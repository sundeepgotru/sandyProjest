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jpeg" ContentType="image/jpeg"/>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B1FF8"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9"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A" w14:textId="77777777" w:rsidR="000B44BE" w:rsidRDefault="00414EA6">
      <w:pPr>
        <w:pBdr>
          <w:top w:val="double" w:sz="6" w:space="1" w:color="auto" w:shadow="1"/>
          <w:left w:val="double" w:sz="6" w:space="4" w:color="auto" w:shadow="1"/>
          <w:bottom w:val="double" w:sz="6" w:space="1" w:color="auto" w:shadow="1"/>
          <w:right w:val="double" w:sz="6" w:space="4" w:color="auto" w:shadow="1"/>
        </w:pBdr>
      </w:pPr>
      <w:r>
        <w:rPr>
          <w:noProof/>
          <w:lang w:eastAsia="en-US"/>
        </w:rPr>
        <w:drawing>
          <wp:inline distT="0" distB="0" distL="0" distR="0" wp14:anchorId="2E1B2A40" wp14:editId="2E1B2A41">
            <wp:extent cx="1000125" cy="77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0125" cy="771525"/>
                    </a:xfrm>
                    <a:prstGeom prst="rect">
                      <a:avLst/>
                    </a:prstGeom>
                    <a:noFill/>
                    <a:ln>
                      <a:noFill/>
                    </a:ln>
                  </pic:spPr>
                </pic:pic>
              </a:graphicData>
            </a:graphic>
          </wp:inline>
        </w:drawing>
      </w:r>
    </w:p>
    <w:p w14:paraId="2E1B1FFB"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C"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D"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E"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1FFF" w14:textId="77777777" w:rsidR="000B44BE" w:rsidRPr="00FD2BF1" w:rsidRDefault="003B4C87">
      <w:pPr>
        <w:pBdr>
          <w:top w:val="double" w:sz="6" w:space="1" w:color="auto" w:shadow="1"/>
          <w:left w:val="double" w:sz="6" w:space="4" w:color="auto" w:shadow="1"/>
          <w:bottom w:val="double" w:sz="6" w:space="1" w:color="auto" w:shadow="1"/>
          <w:right w:val="double" w:sz="6" w:space="4" w:color="auto" w:shadow="1"/>
        </w:pBdr>
        <w:jc w:val="center"/>
        <w:rPr>
          <w:sz w:val="40"/>
          <w:szCs w:val="40"/>
          <w:lang w:val="en-CA"/>
        </w:rPr>
      </w:pPr>
      <w:r>
        <w:rPr>
          <w:sz w:val="40"/>
          <w:szCs w:val="40"/>
        </w:rPr>
        <w:t>DTS-</w:t>
      </w:r>
      <w:r w:rsidR="00B15A9F">
        <w:rPr>
          <w:sz w:val="40"/>
          <w:szCs w:val="40"/>
        </w:rPr>
        <w:t>PVS</w:t>
      </w:r>
    </w:p>
    <w:p w14:paraId="2E1B2000" w14:textId="77777777" w:rsidR="000B44BE" w:rsidRPr="00FD2BF1" w:rsidRDefault="000B44BE">
      <w:pPr>
        <w:pBdr>
          <w:top w:val="double" w:sz="6" w:space="1" w:color="auto" w:shadow="1"/>
          <w:left w:val="double" w:sz="6" w:space="4" w:color="auto" w:shadow="1"/>
          <w:bottom w:val="double" w:sz="6" w:space="1" w:color="auto" w:shadow="1"/>
          <w:right w:val="double" w:sz="6" w:space="4" w:color="auto" w:shadow="1"/>
        </w:pBdr>
        <w:rPr>
          <w:lang w:val="en-CA"/>
        </w:rPr>
      </w:pPr>
    </w:p>
    <w:p w14:paraId="2E1B2001" w14:textId="77777777" w:rsidR="000B44BE" w:rsidRPr="00FD2BF1" w:rsidRDefault="000B44BE">
      <w:pPr>
        <w:pBdr>
          <w:top w:val="double" w:sz="6" w:space="1" w:color="auto" w:shadow="1"/>
          <w:left w:val="double" w:sz="6" w:space="4" w:color="auto" w:shadow="1"/>
          <w:bottom w:val="double" w:sz="6" w:space="1" w:color="auto" w:shadow="1"/>
          <w:right w:val="double" w:sz="6" w:space="4" w:color="auto" w:shadow="1"/>
        </w:pBdr>
        <w:rPr>
          <w:lang w:val="en-CA"/>
        </w:rPr>
      </w:pPr>
    </w:p>
    <w:p w14:paraId="2E1B2002" w14:textId="77777777" w:rsidR="000B44BE" w:rsidRPr="00FD2BF1" w:rsidRDefault="000B44BE">
      <w:pPr>
        <w:pBdr>
          <w:top w:val="double" w:sz="6" w:space="1" w:color="auto" w:shadow="1"/>
          <w:left w:val="double" w:sz="6" w:space="4" w:color="auto" w:shadow="1"/>
          <w:bottom w:val="double" w:sz="6" w:space="1" w:color="auto" w:shadow="1"/>
          <w:right w:val="double" w:sz="6" w:space="4" w:color="auto" w:shadow="1"/>
        </w:pBdr>
        <w:rPr>
          <w:lang w:val="en-CA"/>
        </w:rPr>
      </w:pPr>
    </w:p>
    <w:p w14:paraId="2E1B2003" w14:textId="77777777" w:rsidR="000B44BE" w:rsidRPr="00FD2BF1" w:rsidRDefault="000B44BE">
      <w:pPr>
        <w:pBdr>
          <w:top w:val="double" w:sz="6" w:space="1" w:color="auto" w:shadow="1"/>
          <w:left w:val="double" w:sz="6" w:space="4" w:color="auto" w:shadow="1"/>
          <w:bottom w:val="double" w:sz="6" w:space="1" w:color="auto" w:shadow="1"/>
          <w:right w:val="double" w:sz="6" w:space="4" w:color="auto" w:shadow="1"/>
        </w:pBdr>
        <w:rPr>
          <w:lang w:val="en-CA"/>
        </w:rPr>
      </w:pPr>
    </w:p>
    <w:p w14:paraId="2E1B2004" w14:textId="77777777" w:rsidR="000B44BE" w:rsidRPr="00FD2BF1" w:rsidRDefault="00C339B1">
      <w:pPr>
        <w:pBdr>
          <w:top w:val="double" w:sz="6" w:space="1" w:color="auto" w:shadow="1"/>
          <w:left w:val="double" w:sz="6" w:space="4" w:color="auto" w:shadow="1"/>
          <w:bottom w:val="double" w:sz="6" w:space="1" w:color="auto" w:shadow="1"/>
          <w:right w:val="double" w:sz="6" w:space="4" w:color="auto" w:shadow="1"/>
        </w:pBdr>
        <w:jc w:val="center"/>
        <w:rPr>
          <w:sz w:val="32"/>
          <w:szCs w:val="32"/>
          <w:lang w:val="en-CA"/>
        </w:rPr>
      </w:pPr>
      <w:fldSimple w:instr=" DOCPROPERTY &quot;Component Name&quot;  \* MERGEFORMAT ">
        <w:r w:rsidR="009E7A14" w:rsidRPr="00FD2BF1">
          <w:rPr>
            <w:sz w:val="32"/>
            <w:szCs w:val="32"/>
            <w:lang w:val="en-CA"/>
          </w:rPr>
          <w:t>Production Guide</w:t>
        </w:r>
      </w:fldSimple>
    </w:p>
    <w:p w14:paraId="2E1B2005" w14:textId="77777777" w:rsidR="000B44BE" w:rsidRPr="00FD2BF1" w:rsidRDefault="000B44BE">
      <w:pPr>
        <w:pBdr>
          <w:top w:val="double" w:sz="6" w:space="1" w:color="auto" w:shadow="1"/>
          <w:left w:val="double" w:sz="6" w:space="4" w:color="auto" w:shadow="1"/>
          <w:bottom w:val="double" w:sz="6" w:space="1" w:color="auto" w:shadow="1"/>
          <w:right w:val="double" w:sz="6" w:space="4" w:color="auto" w:shadow="1"/>
        </w:pBdr>
        <w:rPr>
          <w:lang w:val="en-CA"/>
        </w:rPr>
      </w:pPr>
    </w:p>
    <w:p w14:paraId="2E1B2006" w14:textId="1C7FC145" w:rsidR="000B44BE" w:rsidRPr="00FD2BF1" w:rsidRDefault="003121B6">
      <w:pPr>
        <w:pBdr>
          <w:top w:val="double" w:sz="6" w:space="1" w:color="auto" w:shadow="1"/>
          <w:left w:val="double" w:sz="6" w:space="4" w:color="auto" w:shadow="1"/>
          <w:bottom w:val="double" w:sz="6" w:space="1" w:color="auto" w:shadow="1"/>
          <w:right w:val="double" w:sz="6" w:space="4" w:color="auto" w:shadow="1"/>
        </w:pBdr>
        <w:jc w:val="center"/>
        <w:rPr>
          <w:sz w:val="28"/>
          <w:lang w:val="en-CA"/>
        </w:rPr>
      </w:pPr>
      <w:r>
        <w:rPr>
          <w:sz w:val="28"/>
        </w:rPr>
        <w:t>v1.</w:t>
      </w:r>
      <w:del w:id="0" w:author="Giacomini-Varvarigos, Maria" w:date="2013-02-07T14:05:00Z">
        <w:r w:rsidR="00D16E72" w:rsidDel="00574BF7">
          <w:rPr>
            <w:sz w:val="28"/>
          </w:rPr>
          <w:delText>3</w:delText>
        </w:r>
      </w:del>
      <w:ins w:id="1" w:author="Sahu, Priti R" w:date="2015-09-17T00:10:00Z">
        <w:r w:rsidR="00E62450">
          <w:rPr>
            <w:sz w:val="28"/>
          </w:rPr>
          <w:t>5</w:t>
        </w:r>
      </w:ins>
      <w:ins w:id="2" w:author="Giacomini-Varvarigos, Maria" w:date="2013-02-07T14:05:00Z">
        <w:del w:id="3" w:author="Sahu, Priti R" w:date="2015-09-17T00:10:00Z">
          <w:r w:rsidR="00574BF7" w:rsidDel="00E62450">
            <w:rPr>
              <w:sz w:val="28"/>
            </w:rPr>
            <w:delText>4</w:delText>
          </w:r>
        </w:del>
      </w:ins>
    </w:p>
    <w:p w14:paraId="2E1B2007"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2008" w14:textId="77777777" w:rsidR="00926987" w:rsidRDefault="00926987">
      <w:pPr>
        <w:pBdr>
          <w:top w:val="double" w:sz="6" w:space="1" w:color="auto" w:shadow="1"/>
          <w:left w:val="double" w:sz="6" w:space="4" w:color="auto" w:shadow="1"/>
          <w:bottom w:val="double" w:sz="6" w:space="1" w:color="auto" w:shadow="1"/>
          <w:right w:val="double" w:sz="6" w:space="4" w:color="auto" w:shadow="1"/>
        </w:pBdr>
      </w:pPr>
    </w:p>
    <w:p w14:paraId="2E1B2009" w14:textId="77777777" w:rsidR="000D3F8F" w:rsidRDefault="000D3F8F">
      <w:pPr>
        <w:pBdr>
          <w:top w:val="double" w:sz="6" w:space="1" w:color="auto" w:shadow="1"/>
          <w:left w:val="double" w:sz="6" w:space="4" w:color="auto" w:shadow="1"/>
          <w:bottom w:val="double" w:sz="6" w:space="1" w:color="auto" w:shadow="1"/>
          <w:right w:val="double" w:sz="6" w:space="4" w:color="auto" w:shadow="1"/>
        </w:pBdr>
      </w:pPr>
    </w:p>
    <w:p w14:paraId="2E1B200A" w14:textId="77777777" w:rsidR="00926987" w:rsidRDefault="00926987">
      <w:pPr>
        <w:pBdr>
          <w:top w:val="double" w:sz="6" w:space="1" w:color="auto" w:shadow="1"/>
          <w:left w:val="double" w:sz="6" w:space="4" w:color="auto" w:shadow="1"/>
          <w:bottom w:val="double" w:sz="6" w:space="1" w:color="auto" w:shadow="1"/>
          <w:right w:val="double" w:sz="6" w:space="4" w:color="auto" w:shadow="1"/>
        </w:pBdr>
      </w:pPr>
    </w:p>
    <w:p w14:paraId="2E1B200B" w14:textId="77777777" w:rsidR="00926987" w:rsidRDefault="00926987">
      <w:pPr>
        <w:pBdr>
          <w:top w:val="double" w:sz="6" w:space="1" w:color="auto" w:shadow="1"/>
          <w:left w:val="double" w:sz="6" w:space="4" w:color="auto" w:shadow="1"/>
          <w:bottom w:val="double" w:sz="6" w:space="1" w:color="auto" w:shadow="1"/>
          <w:right w:val="double" w:sz="6" w:space="4" w:color="auto" w:shadow="1"/>
        </w:pBdr>
      </w:pPr>
    </w:p>
    <w:p w14:paraId="2E1B200C" w14:textId="77777777" w:rsidR="00926987" w:rsidRDefault="00926987">
      <w:pPr>
        <w:pBdr>
          <w:top w:val="double" w:sz="6" w:space="1" w:color="auto" w:shadow="1"/>
          <w:left w:val="double" w:sz="6" w:space="4" w:color="auto" w:shadow="1"/>
          <w:bottom w:val="double" w:sz="6" w:space="1" w:color="auto" w:shadow="1"/>
          <w:right w:val="double" w:sz="6" w:space="4" w:color="auto" w:shadow="1"/>
        </w:pBdr>
      </w:pPr>
    </w:p>
    <w:p w14:paraId="2E1B200D"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200E" w14:textId="77777777" w:rsidR="000B44BE" w:rsidRDefault="000B44BE">
      <w:pPr>
        <w:pBdr>
          <w:top w:val="double" w:sz="6" w:space="1" w:color="auto" w:shadow="1"/>
          <w:left w:val="double" w:sz="6" w:space="4" w:color="auto" w:shadow="1"/>
          <w:bottom w:val="double" w:sz="6" w:space="1" w:color="auto" w:shadow="1"/>
          <w:right w:val="double" w:sz="6" w:space="4" w:color="auto" w:shadow="1"/>
        </w:pBdr>
      </w:pPr>
    </w:p>
    <w:p w14:paraId="2E1B200F" w14:textId="77777777" w:rsidR="000B44BE" w:rsidRPr="00563EED" w:rsidRDefault="00900EB5" w:rsidP="00563EED">
      <w:pPr>
        <w:pBdr>
          <w:top w:val="double" w:sz="6" w:space="1" w:color="auto" w:shadow="1"/>
          <w:left w:val="double" w:sz="6" w:space="4" w:color="auto" w:shadow="1"/>
          <w:bottom w:val="double" w:sz="6" w:space="1" w:color="auto" w:shadow="1"/>
          <w:right w:val="double" w:sz="6" w:space="4" w:color="auto" w:shadow="1"/>
        </w:pBdr>
        <w:jc w:val="left"/>
        <w:rPr>
          <w:b/>
          <w:sz w:val="16"/>
          <w:szCs w:val="16"/>
        </w:rPr>
      </w:pPr>
      <w:r w:rsidRPr="00563EED">
        <w:rPr>
          <w:b/>
          <w:sz w:val="16"/>
          <w:szCs w:val="16"/>
        </w:rPr>
        <w:t>Proprietary Information Notice:</w:t>
      </w:r>
    </w:p>
    <w:p w14:paraId="2E1B2010" w14:textId="77777777" w:rsidR="00563EED" w:rsidRDefault="00900EB5" w:rsidP="00563EED">
      <w:pPr>
        <w:pBdr>
          <w:top w:val="double" w:sz="6" w:space="1" w:color="auto" w:shadow="1"/>
          <w:left w:val="double" w:sz="6" w:space="4" w:color="auto" w:shadow="1"/>
          <w:bottom w:val="double" w:sz="6" w:space="1" w:color="auto" w:shadow="1"/>
          <w:right w:val="double" w:sz="6" w:space="4" w:color="auto" w:shadow="1"/>
        </w:pBdr>
        <w:spacing w:after="0"/>
        <w:jc w:val="left"/>
        <w:rPr>
          <w:sz w:val="16"/>
          <w:szCs w:val="16"/>
        </w:rPr>
      </w:pPr>
      <w:r w:rsidRPr="00563EED">
        <w:rPr>
          <w:sz w:val="16"/>
          <w:szCs w:val="16"/>
        </w:rPr>
        <w:t xml:space="preserve">This document has been developed and created by CGI. The information contained in this document cannot be used for any other reason than the agreement between CGI and </w:t>
      </w:r>
      <w:smartTag w:uri="urn:schemas-microsoft-com:office:smarttags" w:element="City">
        <w:r w:rsidRPr="00563EED">
          <w:rPr>
            <w:sz w:val="16"/>
            <w:szCs w:val="16"/>
          </w:rPr>
          <w:t>Bell</w:t>
        </w:r>
      </w:smartTag>
      <w:r w:rsidRPr="00563EED">
        <w:rPr>
          <w:sz w:val="16"/>
          <w:szCs w:val="16"/>
        </w:rPr>
        <w:t xml:space="preserve"> </w:t>
      </w:r>
      <w:smartTag w:uri="urn:schemas-microsoft-com:office:smarttags" w:element="country-region">
        <w:r w:rsidRPr="00563EED">
          <w:rPr>
            <w:sz w:val="16"/>
            <w:szCs w:val="16"/>
          </w:rPr>
          <w:t>Canada</w:t>
        </w:r>
      </w:smartTag>
      <w:r w:rsidRPr="00563EED">
        <w:rPr>
          <w:sz w:val="16"/>
          <w:szCs w:val="16"/>
        </w:rPr>
        <w:t xml:space="preserve"> in connection with the processes used to support </w:t>
      </w:r>
      <w:smartTag w:uri="urn:schemas-microsoft-com:office:smarttags" w:element="City">
        <w:r w:rsidRPr="00563EED">
          <w:rPr>
            <w:sz w:val="16"/>
            <w:szCs w:val="16"/>
          </w:rPr>
          <w:t>Bell</w:t>
        </w:r>
      </w:smartTag>
      <w:r w:rsidRPr="00563EED">
        <w:rPr>
          <w:sz w:val="16"/>
          <w:szCs w:val="16"/>
        </w:rPr>
        <w:t xml:space="preserve"> </w:t>
      </w:r>
      <w:smartTag w:uri="urn:schemas-microsoft-com:office:smarttags" w:element="place">
        <w:smartTag w:uri="urn:schemas-microsoft-com:office:smarttags" w:element="country-region">
          <w:r w:rsidRPr="00563EED">
            <w:rPr>
              <w:sz w:val="16"/>
              <w:szCs w:val="16"/>
            </w:rPr>
            <w:t>Canada</w:t>
          </w:r>
        </w:smartTag>
      </w:smartTag>
      <w:r w:rsidRPr="00563EED">
        <w:rPr>
          <w:sz w:val="16"/>
          <w:szCs w:val="16"/>
        </w:rPr>
        <w:t xml:space="preserve">’s systems. </w:t>
      </w:r>
    </w:p>
    <w:p w14:paraId="2E1B2011" w14:textId="77777777" w:rsidR="000B44BE" w:rsidRPr="00563EED" w:rsidRDefault="00900EB5" w:rsidP="00563EED">
      <w:pPr>
        <w:pBdr>
          <w:top w:val="double" w:sz="6" w:space="1" w:color="auto" w:shadow="1"/>
          <w:left w:val="double" w:sz="6" w:space="4" w:color="auto" w:shadow="1"/>
          <w:bottom w:val="double" w:sz="6" w:space="1" w:color="auto" w:shadow="1"/>
          <w:right w:val="double" w:sz="6" w:space="4" w:color="auto" w:shadow="1"/>
        </w:pBdr>
        <w:spacing w:before="0" w:after="0"/>
        <w:jc w:val="left"/>
        <w:rPr>
          <w:sz w:val="16"/>
          <w:szCs w:val="16"/>
        </w:rPr>
      </w:pPr>
      <w:r w:rsidRPr="00563EED">
        <w:rPr>
          <w:sz w:val="16"/>
          <w:szCs w:val="16"/>
        </w:rPr>
        <w:t>The recipient of this document, by its retention and use, agrees to hold this document and its content in strict confidence and agrees to protect the same from loss, theft or unauthorized use. This document shall not be copied or communicated to any third party, in whole or in part, by any means, without the prior written consent of CGI. This Proprietary Information Notice is an integral part of this document and shall not be removed or altered</w:t>
      </w:r>
      <w:r w:rsidR="00563EED" w:rsidRPr="00563EED">
        <w:rPr>
          <w:sz w:val="16"/>
          <w:szCs w:val="16"/>
        </w:rPr>
        <w:t>.</w:t>
      </w:r>
    </w:p>
    <w:p w14:paraId="2E1B2012" w14:textId="77777777" w:rsidR="000B44BE" w:rsidRDefault="000B44BE">
      <w:pPr>
        <w:pBdr>
          <w:top w:val="double" w:sz="6" w:space="1" w:color="auto" w:shadow="1"/>
          <w:left w:val="double" w:sz="6" w:space="4" w:color="auto" w:shadow="1"/>
          <w:bottom w:val="double" w:sz="6" w:space="1" w:color="auto" w:shadow="1"/>
          <w:right w:val="double" w:sz="6" w:space="4" w:color="auto" w:shadow="1"/>
        </w:pBdr>
        <w:jc w:val="right"/>
      </w:pPr>
    </w:p>
    <w:p w14:paraId="2E1B2013" w14:textId="77777777" w:rsidR="000B44BE" w:rsidRDefault="00414EA6">
      <w:pPr>
        <w:pBdr>
          <w:top w:val="double" w:sz="6" w:space="1" w:color="auto" w:shadow="1"/>
          <w:left w:val="double" w:sz="6" w:space="4" w:color="auto" w:shadow="1"/>
          <w:bottom w:val="double" w:sz="6" w:space="1" w:color="auto" w:shadow="1"/>
          <w:right w:val="double" w:sz="6" w:space="4" w:color="auto" w:shadow="1"/>
        </w:pBdr>
        <w:jc w:val="right"/>
      </w:pPr>
      <w:r>
        <w:rPr>
          <w:noProof/>
          <w:lang w:eastAsia="en-US"/>
        </w:rPr>
        <w:drawing>
          <wp:anchor distT="0" distB="0" distL="274320" distR="114300" simplePos="0" relativeHeight="251657728" behindDoc="0" locked="0" layoutInCell="0" allowOverlap="1" wp14:anchorId="2E1B2A42" wp14:editId="2E1B2A43">
            <wp:simplePos x="0" y="0"/>
            <wp:positionH relativeFrom="column">
              <wp:posOffset>4251960</wp:posOffset>
            </wp:positionH>
            <wp:positionV relativeFrom="paragraph">
              <wp:posOffset>136525</wp:posOffset>
            </wp:positionV>
            <wp:extent cx="1371600" cy="736600"/>
            <wp:effectExtent l="0" t="0" r="0" b="6350"/>
            <wp:wrapTight wrapText="left">
              <wp:wrapPolygon edited="0">
                <wp:start x="0" y="0"/>
                <wp:lineTo x="0" y="21228"/>
                <wp:lineTo x="21300" y="21228"/>
                <wp:lineTo x="21300" y="0"/>
                <wp:lineTo x="0" y="0"/>
              </wp:wrapPolygon>
            </wp:wrapTight>
            <wp:docPr id="5" name="Picture 2" descr="CGI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736600"/>
                    </a:xfrm>
                    <a:prstGeom prst="rect">
                      <a:avLst/>
                    </a:prstGeom>
                    <a:noFill/>
                  </pic:spPr>
                </pic:pic>
              </a:graphicData>
            </a:graphic>
          </wp:anchor>
        </w:drawing>
      </w:r>
    </w:p>
    <w:p w14:paraId="2E1B2014" w14:textId="77777777" w:rsidR="000B44BE" w:rsidRDefault="000B44BE">
      <w:pPr>
        <w:pBdr>
          <w:top w:val="double" w:sz="6" w:space="1" w:color="auto" w:shadow="1"/>
          <w:left w:val="double" w:sz="6" w:space="4" w:color="auto" w:shadow="1"/>
          <w:bottom w:val="double" w:sz="6" w:space="1" w:color="auto" w:shadow="1"/>
          <w:right w:val="double" w:sz="6" w:space="4" w:color="auto" w:shadow="1"/>
        </w:pBdr>
        <w:jc w:val="right"/>
      </w:pPr>
    </w:p>
    <w:p w14:paraId="2E1B2015" w14:textId="77777777" w:rsidR="000B44BE" w:rsidRDefault="000B44BE">
      <w:pPr>
        <w:sectPr w:rsidR="000B44BE">
          <w:pgSz w:w="12240" w:h="15840"/>
          <w:pgMar w:top="1440" w:right="1800" w:bottom="1440" w:left="1800" w:header="720" w:footer="720" w:gutter="0"/>
          <w:cols w:space="720"/>
        </w:sectPr>
      </w:pPr>
    </w:p>
    <w:p w14:paraId="2E1B2016" w14:textId="77777777" w:rsidR="000B44BE" w:rsidRDefault="000B44BE">
      <w:pPr>
        <w:pStyle w:val="Heading4"/>
      </w:pPr>
      <w:r>
        <w:lastRenderedPageBreak/>
        <w:t>Revision History</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098"/>
        <w:gridCol w:w="1440"/>
        <w:gridCol w:w="2160"/>
        <w:gridCol w:w="4158"/>
      </w:tblGrid>
      <w:tr w:rsidR="000B44BE" w14:paraId="2E1B201B" w14:textId="77777777">
        <w:tc>
          <w:tcPr>
            <w:tcW w:w="1098" w:type="dxa"/>
            <w:shd w:val="pct10" w:color="auto" w:fill="auto"/>
          </w:tcPr>
          <w:p w14:paraId="2E1B2017" w14:textId="77777777" w:rsidR="000B44BE" w:rsidRDefault="000B44BE">
            <w:pPr>
              <w:pStyle w:val="TableHeading"/>
              <w:jc w:val="center"/>
            </w:pPr>
            <w:r>
              <w:t>Version</w:t>
            </w:r>
          </w:p>
        </w:tc>
        <w:tc>
          <w:tcPr>
            <w:tcW w:w="1440" w:type="dxa"/>
            <w:shd w:val="pct10" w:color="auto" w:fill="auto"/>
          </w:tcPr>
          <w:p w14:paraId="2E1B2018" w14:textId="77777777" w:rsidR="000B44BE" w:rsidRDefault="000B44BE">
            <w:pPr>
              <w:pStyle w:val="TableHeading"/>
              <w:jc w:val="center"/>
            </w:pPr>
            <w:r>
              <w:t>Date</w:t>
            </w:r>
          </w:p>
        </w:tc>
        <w:tc>
          <w:tcPr>
            <w:tcW w:w="2160" w:type="dxa"/>
            <w:shd w:val="pct10" w:color="auto" w:fill="auto"/>
          </w:tcPr>
          <w:p w14:paraId="2E1B2019" w14:textId="77777777" w:rsidR="000B44BE" w:rsidRDefault="000B44BE">
            <w:pPr>
              <w:pStyle w:val="TableHeading"/>
              <w:jc w:val="center"/>
            </w:pPr>
            <w:r>
              <w:t>Author</w:t>
            </w:r>
          </w:p>
        </w:tc>
        <w:tc>
          <w:tcPr>
            <w:tcW w:w="4158" w:type="dxa"/>
            <w:shd w:val="pct10" w:color="auto" w:fill="auto"/>
          </w:tcPr>
          <w:p w14:paraId="2E1B201A" w14:textId="77777777" w:rsidR="000B44BE" w:rsidRDefault="000B44BE">
            <w:pPr>
              <w:pStyle w:val="TableHeading"/>
              <w:jc w:val="center"/>
            </w:pPr>
            <w:r>
              <w:t>Description</w:t>
            </w:r>
          </w:p>
        </w:tc>
      </w:tr>
      <w:tr w:rsidR="00CA1039" w14:paraId="2E1B2020" w14:textId="77777777">
        <w:tc>
          <w:tcPr>
            <w:tcW w:w="1098" w:type="dxa"/>
          </w:tcPr>
          <w:p w14:paraId="2E1B201C" w14:textId="77777777" w:rsidR="00CA1039" w:rsidRDefault="000D3F8F" w:rsidP="000D3F8F">
            <w:pPr>
              <w:pStyle w:val="TableText"/>
            </w:pPr>
            <w:r>
              <w:t>v1.0</w:t>
            </w:r>
          </w:p>
        </w:tc>
        <w:tc>
          <w:tcPr>
            <w:tcW w:w="1440" w:type="dxa"/>
          </w:tcPr>
          <w:p w14:paraId="2E1B201D" w14:textId="77777777" w:rsidR="00CA1039" w:rsidRDefault="00CA1039" w:rsidP="000D3F8F">
            <w:pPr>
              <w:pStyle w:val="TableText"/>
            </w:pPr>
            <w:r>
              <w:t>2012-0</w:t>
            </w:r>
            <w:r w:rsidR="000D3F8F">
              <w:t>6-0</w:t>
            </w:r>
            <w:r w:rsidR="00820C03">
              <w:t>5</w:t>
            </w:r>
          </w:p>
        </w:tc>
        <w:tc>
          <w:tcPr>
            <w:tcW w:w="2160" w:type="dxa"/>
          </w:tcPr>
          <w:p w14:paraId="2E1B201E" w14:textId="77777777" w:rsidR="00CA1039" w:rsidRDefault="00CA1039" w:rsidP="00926987">
            <w:pPr>
              <w:pStyle w:val="TableText"/>
            </w:pPr>
            <w:r>
              <w:t xml:space="preserve">Karen </w:t>
            </w:r>
            <w:proofErr w:type="spellStart"/>
            <w:r>
              <w:t>Vatne</w:t>
            </w:r>
            <w:proofErr w:type="spellEnd"/>
          </w:p>
        </w:tc>
        <w:tc>
          <w:tcPr>
            <w:tcW w:w="4158" w:type="dxa"/>
          </w:tcPr>
          <w:p w14:paraId="2E1B201F" w14:textId="77777777" w:rsidR="000D3F8F" w:rsidRPr="00471B76" w:rsidRDefault="000D3F8F" w:rsidP="00DF4D94">
            <w:pPr>
              <w:pStyle w:val="TableText"/>
            </w:pPr>
            <w:r>
              <w:t xml:space="preserve">Initial version, with input from PEATS #27347 – Bell DTS-PVS SRS </w:t>
            </w:r>
            <w:r w:rsidR="00471B76">
              <w:t xml:space="preserve">v1.1 + other project documentation + the project team + DTS-RTS </w:t>
            </w:r>
            <w:r>
              <w:t>prod guid</w:t>
            </w:r>
            <w:r w:rsidR="00471B76">
              <w:t xml:space="preserve">e </w:t>
            </w:r>
          </w:p>
        </w:tc>
      </w:tr>
      <w:tr w:rsidR="00801961" w14:paraId="2E1B2025" w14:textId="77777777">
        <w:tc>
          <w:tcPr>
            <w:tcW w:w="1098" w:type="dxa"/>
          </w:tcPr>
          <w:p w14:paraId="2E1B2021" w14:textId="77777777" w:rsidR="00801961" w:rsidRDefault="00F32DD9" w:rsidP="000D3F8F">
            <w:pPr>
              <w:pStyle w:val="TableText"/>
            </w:pPr>
            <w:r>
              <w:t>v1.1</w:t>
            </w:r>
          </w:p>
        </w:tc>
        <w:tc>
          <w:tcPr>
            <w:tcW w:w="1440" w:type="dxa"/>
          </w:tcPr>
          <w:p w14:paraId="2E1B2022" w14:textId="77777777" w:rsidR="00801961" w:rsidRDefault="00F32DD9" w:rsidP="000D3F8F">
            <w:pPr>
              <w:pStyle w:val="TableText"/>
            </w:pPr>
            <w:r>
              <w:t>2012-07-</w:t>
            </w:r>
            <w:r w:rsidRPr="00577E95">
              <w:t>1</w:t>
            </w:r>
            <w:r w:rsidR="003121B6">
              <w:t>8</w:t>
            </w:r>
          </w:p>
        </w:tc>
        <w:tc>
          <w:tcPr>
            <w:tcW w:w="2160" w:type="dxa"/>
          </w:tcPr>
          <w:p w14:paraId="2E1B2023" w14:textId="77777777" w:rsidR="00801961" w:rsidRDefault="00F32DD9" w:rsidP="00926987">
            <w:pPr>
              <w:pStyle w:val="TableText"/>
            </w:pPr>
            <w:r>
              <w:t xml:space="preserve">Karen </w:t>
            </w:r>
            <w:proofErr w:type="spellStart"/>
            <w:r>
              <w:t>Vatne</w:t>
            </w:r>
            <w:proofErr w:type="spellEnd"/>
          </w:p>
        </w:tc>
        <w:tc>
          <w:tcPr>
            <w:tcW w:w="4158" w:type="dxa"/>
          </w:tcPr>
          <w:p w14:paraId="2E1B2024" w14:textId="77777777" w:rsidR="00801961" w:rsidRDefault="00F32DD9" w:rsidP="00F32DD9">
            <w:pPr>
              <w:pStyle w:val="TableText"/>
            </w:pPr>
            <w:r>
              <w:t>2.3.1, 6.2, 7.2.3, Glossary  - Added DART interfacing application</w:t>
            </w:r>
          </w:p>
        </w:tc>
      </w:tr>
      <w:tr w:rsidR="00B51891" w14:paraId="2E1B202A" w14:textId="77777777">
        <w:tc>
          <w:tcPr>
            <w:tcW w:w="1098" w:type="dxa"/>
          </w:tcPr>
          <w:p w14:paraId="2E1B2026" w14:textId="77777777" w:rsidR="00B51891" w:rsidRDefault="00B51891" w:rsidP="000D3F8F">
            <w:pPr>
              <w:pStyle w:val="TableText"/>
            </w:pPr>
            <w:r>
              <w:t>V1.2</w:t>
            </w:r>
          </w:p>
        </w:tc>
        <w:tc>
          <w:tcPr>
            <w:tcW w:w="1440" w:type="dxa"/>
          </w:tcPr>
          <w:p w14:paraId="2E1B2027" w14:textId="77777777" w:rsidR="00B51891" w:rsidRDefault="00B51891" w:rsidP="000D3F8F">
            <w:pPr>
              <w:pStyle w:val="TableText"/>
            </w:pPr>
            <w:r>
              <w:t>2012-09-24</w:t>
            </w:r>
          </w:p>
        </w:tc>
        <w:tc>
          <w:tcPr>
            <w:tcW w:w="2160" w:type="dxa"/>
          </w:tcPr>
          <w:p w14:paraId="2E1B2028" w14:textId="77777777" w:rsidR="00B51891" w:rsidRDefault="00B51891" w:rsidP="00926987">
            <w:pPr>
              <w:pStyle w:val="TableText"/>
            </w:pPr>
            <w:proofErr w:type="spellStart"/>
            <w:r>
              <w:t>Sooraj</w:t>
            </w:r>
            <w:proofErr w:type="spellEnd"/>
            <w:r>
              <w:t xml:space="preserve"> P </w:t>
            </w:r>
            <w:proofErr w:type="spellStart"/>
            <w:r>
              <w:t>Babu</w:t>
            </w:r>
            <w:proofErr w:type="spellEnd"/>
          </w:p>
        </w:tc>
        <w:tc>
          <w:tcPr>
            <w:tcW w:w="4158" w:type="dxa"/>
          </w:tcPr>
          <w:p w14:paraId="2E1B2029" w14:textId="77777777" w:rsidR="00B51891" w:rsidRDefault="007D6260" w:rsidP="00F32DD9">
            <w:pPr>
              <w:pStyle w:val="TableText"/>
            </w:pPr>
            <w:r>
              <w:t>Added Section 2.4.3.3 and section 6.2.32</w:t>
            </w:r>
          </w:p>
        </w:tc>
      </w:tr>
      <w:tr w:rsidR="00D16E72" w14:paraId="2E1B2031" w14:textId="77777777">
        <w:tc>
          <w:tcPr>
            <w:tcW w:w="1098" w:type="dxa"/>
          </w:tcPr>
          <w:p w14:paraId="2E1B202B" w14:textId="77777777" w:rsidR="00D16E72" w:rsidRDefault="00D16E72" w:rsidP="000D3F8F">
            <w:pPr>
              <w:pStyle w:val="TableText"/>
            </w:pPr>
            <w:r>
              <w:t>V1.3</w:t>
            </w:r>
          </w:p>
        </w:tc>
        <w:tc>
          <w:tcPr>
            <w:tcW w:w="1440" w:type="dxa"/>
          </w:tcPr>
          <w:p w14:paraId="2E1B202C" w14:textId="77777777" w:rsidR="00D16E72" w:rsidRDefault="00D16E72" w:rsidP="000D3F8F">
            <w:pPr>
              <w:pStyle w:val="TableText"/>
            </w:pPr>
            <w:r>
              <w:t>2012-12-05</w:t>
            </w:r>
          </w:p>
        </w:tc>
        <w:tc>
          <w:tcPr>
            <w:tcW w:w="2160" w:type="dxa"/>
          </w:tcPr>
          <w:p w14:paraId="2E1B202D" w14:textId="77777777" w:rsidR="00D16E72" w:rsidRDefault="00D16E72" w:rsidP="00926987">
            <w:pPr>
              <w:pStyle w:val="TableText"/>
            </w:pPr>
            <w:r>
              <w:t xml:space="preserve">Maria </w:t>
            </w:r>
            <w:proofErr w:type="spellStart"/>
            <w:r>
              <w:t>Giacomini</w:t>
            </w:r>
            <w:proofErr w:type="spellEnd"/>
          </w:p>
        </w:tc>
        <w:tc>
          <w:tcPr>
            <w:tcW w:w="4158" w:type="dxa"/>
          </w:tcPr>
          <w:p w14:paraId="2E1B202E" w14:textId="77777777" w:rsidR="0080583A" w:rsidRDefault="0080583A" w:rsidP="0080583A">
            <w:pPr>
              <w:pStyle w:val="TableText"/>
              <w:rPr>
                <w:ins w:id="4" w:author="Giacomini-Varvarigos, Maria" w:date="2013-01-11T11:41:00Z"/>
              </w:rPr>
            </w:pPr>
            <w:ins w:id="5" w:author="Giacomini-Varvarigos, Maria" w:date="2013-01-11T11:41:00Z">
              <w:r>
                <w:t xml:space="preserve">2.3.1, 6.2, 7.2.3, Glossary  - Added  </w:t>
              </w:r>
            </w:ins>
            <w:ins w:id="6" w:author="Giacomini-Varvarigos, Maria" w:date="2013-02-04T17:01:00Z">
              <w:r w:rsidR="00D944B5">
                <w:t xml:space="preserve">Bell.ca  and </w:t>
              </w:r>
            </w:ins>
            <w:ins w:id="7" w:author="Giacomini-Varvarigos, Maria" w:date="2013-01-11T11:41:00Z">
              <w:r>
                <w:t xml:space="preserve">WAC  interfacing application </w:t>
              </w:r>
            </w:ins>
          </w:p>
          <w:p w14:paraId="2E1B202F" w14:textId="77777777" w:rsidR="00B256A6" w:rsidRDefault="0080583A" w:rsidP="0080583A">
            <w:pPr>
              <w:pStyle w:val="TableText"/>
              <w:rPr>
                <w:ins w:id="8" w:author="Giacomini-Varvarigos, Maria" w:date="2013-01-11T11:52:00Z"/>
              </w:rPr>
            </w:pPr>
            <w:ins w:id="9" w:author="Giacomini-Varvarigos, Maria" w:date="2013-01-11T11:41:00Z">
              <w:r>
                <w:t>6.2.1, 6.2.2., 6.2.3 Updated  CSD &amp; IMC Contact Info.</w:t>
              </w:r>
            </w:ins>
          </w:p>
          <w:p w14:paraId="2E1B2030" w14:textId="77777777" w:rsidR="0080583A" w:rsidRDefault="0080583A" w:rsidP="0080583A">
            <w:pPr>
              <w:pStyle w:val="TableText"/>
            </w:pPr>
            <w:ins w:id="10" w:author="Giacomini-Varvarigos, Maria" w:date="2013-01-11T11:52:00Z">
              <w:r>
                <w:t>8.0 Replaced with ITSM Tool</w:t>
              </w:r>
            </w:ins>
          </w:p>
        </w:tc>
      </w:tr>
      <w:tr w:rsidR="00574BF7" w14:paraId="2E1B2043" w14:textId="77777777">
        <w:trPr>
          <w:ins w:id="11" w:author="Giacomini-Varvarigos, Maria" w:date="2013-02-07T14:05:00Z"/>
        </w:trPr>
        <w:tc>
          <w:tcPr>
            <w:tcW w:w="1098" w:type="dxa"/>
          </w:tcPr>
          <w:p w14:paraId="2E1B2032" w14:textId="77777777" w:rsidR="00574BF7" w:rsidRDefault="00644CEE" w:rsidP="000D3F8F">
            <w:pPr>
              <w:pStyle w:val="TableText"/>
              <w:rPr>
                <w:ins w:id="12" w:author="Giacomini-Varvarigos, Maria" w:date="2013-02-07T14:05:00Z"/>
              </w:rPr>
            </w:pPr>
            <w:ins w:id="13" w:author="Giacomini-Varvarigos, Maria" w:date="2013-02-07T14:27:00Z">
              <w:r>
                <w:t>V</w:t>
              </w:r>
            </w:ins>
            <w:ins w:id="14" w:author="Giacomini-Varvarigos, Maria" w:date="2013-02-07T14:05:00Z">
              <w:r w:rsidR="00574BF7">
                <w:t>1.4</w:t>
              </w:r>
            </w:ins>
          </w:p>
        </w:tc>
        <w:tc>
          <w:tcPr>
            <w:tcW w:w="1440" w:type="dxa"/>
          </w:tcPr>
          <w:p w14:paraId="2E1B2033" w14:textId="77777777" w:rsidR="00574BF7" w:rsidRDefault="00574BF7" w:rsidP="00574BF7">
            <w:pPr>
              <w:pStyle w:val="TableText"/>
              <w:rPr>
                <w:ins w:id="15" w:author="Giacomini-Varvarigos, Maria" w:date="2013-04-05T08:52:00Z"/>
              </w:rPr>
            </w:pPr>
            <w:ins w:id="16" w:author="Giacomini-Varvarigos, Maria" w:date="2013-02-07T14:05:00Z">
              <w:r>
                <w:t>2013-02-07</w:t>
              </w:r>
            </w:ins>
          </w:p>
          <w:p w14:paraId="2E1B2034" w14:textId="77777777" w:rsidR="006D5C46" w:rsidRDefault="006D5C46" w:rsidP="00574BF7">
            <w:pPr>
              <w:pStyle w:val="TableText"/>
              <w:rPr>
                <w:ins w:id="17" w:author="Giacomini-Varvarigos, Maria" w:date="2013-04-05T08:52:00Z"/>
              </w:rPr>
            </w:pPr>
          </w:p>
          <w:p w14:paraId="2E1B2035" w14:textId="77777777" w:rsidR="006D5C46" w:rsidRDefault="006D5C46" w:rsidP="00574BF7">
            <w:pPr>
              <w:pStyle w:val="TableText"/>
              <w:rPr>
                <w:ins w:id="18" w:author="Giacomini-Varvarigos, Maria" w:date="2013-04-05T08:52:00Z"/>
              </w:rPr>
            </w:pPr>
          </w:p>
          <w:p w14:paraId="2E1B2036" w14:textId="77777777" w:rsidR="006D5C46" w:rsidRDefault="006D5C46" w:rsidP="00574BF7">
            <w:pPr>
              <w:pStyle w:val="TableText"/>
              <w:rPr>
                <w:ins w:id="19" w:author="Giacomini-Varvarigos, Maria" w:date="2013-04-05T08:52:00Z"/>
              </w:rPr>
            </w:pPr>
          </w:p>
          <w:p w14:paraId="2E1B2037" w14:textId="77777777" w:rsidR="006D5C46" w:rsidRDefault="006D5C46" w:rsidP="00574BF7">
            <w:pPr>
              <w:pStyle w:val="TableText"/>
              <w:rPr>
                <w:ins w:id="20" w:author="Giacomini-Varvarigos, Maria" w:date="2013-04-05T08:52:00Z"/>
              </w:rPr>
            </w:pPr>
          </w:p>
          <w:p w14:paraId="2E1B2038" w14:textId="77777777" w:rsidR="006D5C46" w:rsidRDefault="006D5C46" w:rsidP="00574BF7">
            <w:pPr>
              <w:pStyle w:val="TableText"/>
              <w:rPr>
                <w:ins w:id="21" w:author="Giacomini-Varvarigos, Maria" w:date="2013-04-05T08:52:00Z"/>
              </w:rPr>
            </w:pPr>
          </w:p>
          <w:p w14:paraId="2E1B2039" w14:textId="77777777" w:rsidR="006D5C46" w:rsidRDefault="006D5C46" w:rsidP="00574BF7">
            <w:pPr>
              <w:pStyle w:val="TableText"/>
              <w:rPr>
                <w:ins w:id="22" w:author="Giacomini-Varvarigos, Maria" w:date="2013-04-05T08:52:00Z"/>
              </w:rPr>
            </w:pPr>
          </w:p>
          <w:p w14:paraId="2E1B203A" w14:textId="77777777" w:rsidR="006D5C46" w:rsidRDefault="006D5C46" w:rsidP="00740A6B">
            <w:pPr>
              <w:pStyle w:val="TableText"/>
              <w:rPr>
                <w:ins w:id="23" w:author="Giacomini-Varvarigos, Maria" w:date="2013-02-07T14:05:00Z"/>
              </w:rPr>
            </w:pPr>
            <w:ins w:id="24" w:author="Giacomini-Varvarigos, Maria" w:date="2013-04-05T08:52:00Z">
              <w:r>
                <w:t>2013-03-</w:t>
              </w:r>
            </w:ins>
            <w:ins w:id="25" w:author="Giacomini-Varvarigos, Maria" w:date="2013-04-05T08:53:00Z">
              <w:r w:rsidR="00740A6B">
                <w:t>27</w:t>
              </w:r>
            </w:ins>
          </w:p>
        </w:tc>
        <w:tc>
          <w:tcPr>
            <w:tcW w:w="2160" w:type="dxa"/>
          </w:tcPr>
          <w:p w14:paraId="2E1B203B" w14:textId="77777777" w:rsidR="00574BF7" w:rsidRDefault="00574BF7" w:rsidP="00926987">
            <w:pPr>
              <w:pStyle w:val="TableText"/>
              <w:rPr>
                <w:ins w:id="26" w:author="Giacomini-Varvarigos, Maria" w:date="2013-02-07T14:05:00Z"/>
              </w:rPr>
            </w:pPr>
            <w:ins w:id="27" w:author="Giacomini-Varvarigos, Maria" w:date="2013-02-07T14:05:00Z">
              <w:r>
                <w:t xml:space="preserve">Maria </w:t>
              </w:r>
              <w:proofErr w:type="spellStart"/>
              <w:r>
                <w:t>Giacomini</w:t>
              </w:r>
              <w:proofErr w:type="spellEnd"/>
            </w:ins>
          </w:p>
        </w:tc>
        <w:tc>
          <w:tcPr>
            <w:tcW w:w="4158" w:type="dxa"/>
          </w:tcPr>
          <w:p w14:paraId="2E1B203C" w14:textId="77777777" w:rsidR="00644CEE" w:rsidRDefault="008F471F" w:rsidP="00574BF7">
            <w:pPr>
              <w:pStyle w:val="TableText"/>
              <w:rPr>
                <w:ins w:id="28" w:author="Giacomini-Varvarigos, Maria" w:date="2013-02-07T14:28:00Z"/>
              </w:rPr>
            </w:pPr>
            <w:ins w:id="29" w:author="Giacomini-Varvarigos, Maria" w:date="2013-04-05T08:40:00Z">
              <w:r>
                <w:t xml:space="preserve">Included </w:t>
              </w:r>
            </w:ins>
            <w:ins w:id="30" w:author="Giacomini-Varvarigos, Maria" w:date="2013-02-07T14:28:00Z">
              <w:r w:rsidR="00644CEE">
                <w:t>comments f</w:t>
              </w:r>
            </w:ins>
            <w:ins w:id="31" w:author="Giacomini-Varvarigos, Maria" w:date="2013-04-05T08:40:00Z">
              <w:r>
                <w:t>ro</w:t>
              </w:r>
            </w:ins>
            <w:ins w:id="32" w:author="Giacomini-Varvarigos, Maria" w:date="2013-02-07T14:28:00Z">
              <w:r w:rsidR="00644CEE">
                <w:t>m CSD:</w:t>
              </w:r>
            </w:ins>
          </w:p>
          <w:p w14:paraId="2E1B203D" w14:textId="77777777" w:rsidR="00734E59" w:rsidRDefault="00734E59" w:rsidP="00574BF7">
            <w:pPr>
              <w:pStyle w:val="TableText"/>
              <w:rPr>
                <w:ins w:id="33" w:author="Giacomini-Varvarigos, Maria" w:date="2013-02-07T14:19:00Z"/>
              </w:rPr>
            </w:pPr>
            <w:ins w:id="34" w:author="Giacomini-Varvarigos, Maria" w:date="2013-02-07T14:19:00Z">
              <w:r>
                <w:t>Section 6.1.2: Added Tier 2 MAS</w:t>
              </w:r>
            </w:ins>
            <w:ins w:id="35" w:author="Giacomini-Varvarigos, Maria" w:date="2013-02-07T14:20:00Z">
              <w:r>
                <w:t xml:space="preserve"> DTS-PVS Support</w:t>
              </w:r>
            </w:ins>
            <w:ins w:id="36" w:author="Giacomini-Varvarigos, Maria" w:date="2013-02-07T14:19:00Z">
              <w:r>
                <w:t xml:space="preserve"> </w:t>
              </w:r>
            </w:ins>
          </w:p>
          <w:p w14:paraId="2E1B203E" w14:textId="77777777" w:rsidR="00574BF7" w:rsidRDefault="00574BF7" w:rsidP="00574BF7">
            <w:pPr>
              <w:pStyle w:val="TableText"/>
              <w:rPr>
                <w:ins w:id="37" w:author="Giacomini-Varvarigos, Maria" w:date="2013-02-07T14:18:00Z"/>
              </w:rPr>
            </w:pPr>
            <w:ins w:id="38" w:author="Giacomini-Varvarigos, Maria" w:date="2013-02-07T14:11:00Z">
              <w:r>
                <w:t xml:space="preserve">Section 6.2 </w:t>
              </w:r>
            </w:ins>
            <w:ins w:id="39" w:author="Giacomini-Varvarigos, Maria" w:date="2013-02-07T14:10:00Z">
              <w:r>
                <w:t xml:space="preserve">Applied </w:t>
              </w:r>
            </w:ins>
            <w:ins w:id="40" w:author="Giacomini-Varvarigos, Maria" w:date="2013-02-07T14:11:00Z">
              <w:r>
                <w:t xml:space="preserve">ITSM assignment </w:t>
              </w:r>
            </w:ins>
          </w:p>
          <w:p w14:paraId="2E1B203F" w14:textId="77777777" w:rsidR="00734E59" w:rsidRDefault="00734E59" w:rsidP="00574BF7">
            <w:pPr>
              <w:pStyle w:val="TableText"/>
              <w:rPr>
                <w:ins w:id="41" w:author="Giacomini-Varvarigos, Maria" w:date="2013-02-07T14:18:00Z"/>
              </w:rPr>
            </w:pPr>
            <w:ins w:id="42" w:author="Giacomini-Varvarigos, Maria" w:date="2013-02-07T14:18:00Z">
              <w:r>
                <w:t xml:space="preserve">Section 7.1 Added IMC in call flow; deleted ref. to Remedy &amp; Remedy </w:t>
              </w:r>
              <w:proofErr w:type="spellStart"/>
              <w:r>
                <w:t>queus</w:t>
              </w:r>
              <w:proofErr w:type="spellEnd"/>
            </w:ins>
          </w:p>
          <w:p w14:paraId="2E1B2040" w14:textId="77777777" w:rsidR="00734E59" w:rsidRDefault="00734E59" w:rsidP="00574BF7">
            <w:pPr>
              <w:pStyle w:val="TableText"/>
              <w:rPr>
                <w:ins w:id="43" w:author="Giacomini-Varvarigos, Maria" w:date="2013-04-05T08:51:00Z"/>
              </w:rPr>
            </w:pPr>
            <w:ins w:id="44" w:author="Giacomini-Varvarigos, Maria" w:date="2013-02-07T14:19:00Z">
              <w:r>
                <w:t xml:space="preserve">Section 7.2.3: Added ITSM assignment </w:t>
              </w:r>
            </w:ins>
          </w:p>
          <w:p w14:paraId="2E1B2041" w14:textId="77777777" w:rsidR="006D5C46" w:rsidRDefault="006D5C46" w:rsidP="00574BF7">
            <w:pPr>
              <w:pStyle w:val="TableText"/>
              <w:rPr>
                <w:ins w:id="45" w:author="Giacomini-Varvarigos, Maria" w:date="2013-04-05T08:51:00Z"/>
              </w:rPr>
            </w:pPr>
          </w:p>
          <w:p w14:paraId="2E1B2042" w14:textId="77777777" w:rsidR="006D5C46" w:rsidRDefault="006D5C46" w:rsidP="00574BF7">
            <w:pPr>
              <w:pStyle w:val="TableText"/>
              <w:rPr>
                <w:ins w:id="46" w:author="Giacomini-Varvarigos, Maria" w:date="2013-02-07T14:05:00Z"/>
              </w:rPr>
            </w:pPr>
            <w:ins w:id="47" w:author="Giacomini-Varvarigos, Maria" w:date="2013-04-05T08:51:00Z">
              <w:r>
                <w:t>Section 2.4.3: Added NI-Guardian list of servers</w:t>
              </w:r>
            </w:ins>
          </w:p>
        </w:tc>
      </w:tr>
      <w:tr w:rsidR="001F1955" w14:paraId="07D3C77F" w14:textId="77777777">
        <w:trPr>
          <w:ins w:id="48" w:author="Ignatius, Alex P" w:date="2015-04-16T13:35:00Z"/>
        </w:trPr>
        <w:tc>
          <w:tcPr>
            <w:tcW w:w="1098" w:type="dxa"/>
          </w:tcPr>
          <w:p w14:paraId="6345ACE7" w14:textId="77777777" w:rsidR="001F1955" w:rsidRDefault="001F1955" w:rsidP="000D3F8F">
            <w:pPr>
              <w:pStyle w:val="TableText"/>
              <w:rPr>
                <w:ins w:id="49" w:author="Ignatius, Alex P" w:date="2015-04-16T13:35:00Z"/>
              </w:rPr>
            </w:pPr>
          </w:p>
        </w:tc>
        <w:tc>
          <w:tcPr>
            <w:tcW w:w="1440" w:type="dxa"/>
          </w:tcPr>
          <w:p w14:paraId="03070C30" w14:textId="629918BE" w:rsidR="001F1955" w:rsidRDefault="001F1955" w:rsidP="00574BF7">
            <w:pPr>
              <w:pStyle w:val="TableText"/>
              <w:rPr>
                <w:ins w:id="50" w:author="Ignatius, Alex P" w:date="2015-04-16T13:35:00Z"/>
              </w:rPr>
            </w:pPr>
            <w:ins w:id="51" w:author="Ignatius, Alex P" w:date="2015-04-16T13:35:00Z">
              <w:r>
                <w:t>2015-04-16</w:t>
              </w:r>
            </w:ins>
          </w:p>
        </w:tc>
        <w:tc>
          <w:tcPr>
            <w:tcW w:w="2160" w:type="dxa"/>
          </w:tcPr>
          <w:p w14:paraId="406B40FD" w14:textId="26572769" w:rsidR="001F1955" w:rsidRDefault="001F1955" w:rsidP="00926987">
            <w:pPr>
              <w:pStyle w:val="TableText"/>
              <w:rPr>
                <w:ins w:id="52" w:author="Ignatius, Alex P" w:date="2015-04-16T13:35:00Z"/>
              </w:rPr>
            </w:pPr>
            <w:ins w:id="53" w:author="Ignatius, Alex P" w:date="2015-04-16T13:35:00Z">
              <w:r>
                <w:t>Alex Ignatius</w:t>
              </w:r>
            </w:ins>
          </w:p>
        </w:tc>
        <w:tc>
          <w:tcPr>
            <w:tcW w:w="4158" w:type="dxa"/>
          </w:tcPr>
          <w:p w14:paraId="6DA9028D" w14:textId="0F4C0B39" w:rsidR="00E62450" w:rsidRDefault="001F1955" w:rsidP="00574BF7">
            <w:pPr>
              <w:pStyle w:val="TableText"/>
              <w:rPr>
                <w:ins w:id="54" w:author="Ignatius, Alex P" w:date="2015-04-16T13:35:00Z"/>
              </w:rPr>
            </w:pPr>
            <w:ins w:id="55" w:author="Ignatius, Alex P" w:date="2015-04-16T13:35:00Z">
              <w:r>
                <w:t xml:space="preserve">Production Guide </w:t>
              </w:r>
              <w:proofErr w:type="spellStart"/>
              <w:r>
                <w:t>reviewd</w:t>
              </w:r>
              <w:proofErr w:type="spellEnd"/>
              <w:r>
                <w:t xml:space="preserve"> and no updates required.</w:t>
              </w:r>
            </w:ins>
          </w:p>
        </w:tc>
      </w:tr>
      <w:tr w:rsidR="00E62450" w14:paraId="1AFAB50A" w14:textId="77777777">
        <w:trPr>
          <w:ins w:id="56" w:author="Sahu, Priti R" w:date="2015-09-17T00:10:00Z"/>
        </w:trPr>
        <w:tc>
          <w:tcPr>
            <w:tcW w:w="1098" w:type="dxa"/>
          </w:tcPr>
          <w:p w14:paraId="28A23BCC" w14:textId="1F000831" w:rsidR="00E62450" w:rsidRDefault="00E62450" w:rsidP="000D3F8F">
            <w:pPr>
              <w:pStyle w:val="TableText"/>
              <w:rPr>
                <w:ins w:id="57" w:author="Sahu, Priti R" w:date="2015-09-17T00:10:00Z"/>
              </w:rPr>
            </w:pPr>
            <w:ins w:id="58" w:author="Sahu, Priti R" w:date="2015-09-17T00:10:00Z">
              <w:r>
                <w:t>V1.5</w:t>
              </w:r>
            </w:ins>
          </w:p>
        </w:tc>
        <w:tc>
          <w:tcPr>
            <w:tcW w:w="1440" w:type="dxa"/>
          </w:tcPr>
          <w:p w14:paraId="72DCCD29" w14:textId="5EDAD67D" w:rsidR="00E62450" w:rsidRDefault="00E62450" w:rsidP="00E62450">
            <w:pPr>
              <w:pStyle w:val="TableText"/>
              <w:rPr>
                <w:ins w:id="59" w:author="Sahu, Priti R" w:date="2015-09-17T00:10:00Z"/>
              </w:rPr>
            </w:pPr>
            <w:ins w:id="60" w:author="Sahu, Priti R" w:date="2015-09-17T00:10:00Z">
              <w:r>
                <w:t>2015-0</w:t>
              </w:r>
            </w:ins>
            <w:ins w:id="61" w:author="Sahu, Priti R" w:date="2015-09-17T00:11:00Z">
              <w:r>
                <w:t>9</w:t>
              </w:r>
            </w:ins>
            <w:ins w:id="62" w:author="Sahu, Priti R" w:date="2015-09-17T00:10:00Z">
              <w:r>
                <w:t>-16</w:t>
              </w:r>
            </w:ins>
          </w:p>
        </w:tc>
        <w:tc>
          <w:tcPr>
            <w:tcW w:w="2160" w:type="dxa"/>
          </w:tcPr>
          <w:p w14:paraId="1BB785BF" w14:textId="0C635474" w:rsidR="00E62450" w:rsidRDefault="00E62450" w:rsidP="00926987">
            <w:pPr>
              <w:pStyle w:val="TableText"/>
              <w:rPr>
                <w:ins w:id="63" w:author="Sahu, Priti R" w:date="2015-09-17T00:10:00Z"/>
              </w:rPr>
            </w:pPr>
            <w:ins w:id="64" w:author="Sahu, Priti R" w:date="2015-09-17T00:11:00Z">
              <w:r>
                <w:t>Priti Ranjan Sahu</w:t>
              </w:r>
            </w:ins>
          </w:p>
        </w:tc>
        <w:tc>
          <w:tcPr>
            <w:tcW w:w="4158" w:type="dxa"/>
          </w:tcPr>
          <w:p w14:paraId="6A92C0C8" w14:textId="3C2999E7" w:rsidR="00E62450" w:rsidRDefault="00E62450" w:rsidP="00574BF7">
            <w:pPr>
              <w:pStyle w:val="TableText"/>
              <w:rPr>
                <w:ins w:id="65" w:author="Sahu, Priti R" w:date="2015-09-17T00:10:00Z"/>
              </w:rPr>
            </w:pPr>
            <w:ins w:id="66" w:author="Sahu, Priti R" w:date="2015-09-17T00:11:00Z">
              <w:r>
                <w:t xml:space="preserve">Update Equifax contact details in Section </w:t>
              </w:r>
            </w:ins>
          </w:p>
        </w:tc>
      </w:tr>
    </w:tbl>
    <w:p w14:paraId="2E1B2044" w14:textId="77777777" w:rsidR="00B068A6" w:rsidRDefault="00B068A6" w:rsidP="00F316DF"/>
    <w:p w14:paraId="2E1B2045" w14:textId="77777777" w:rsidR="00E61497" w:rsidRDefault="00E61497" w:rsidP="00F316DF"/>
    <w:p w14:paraId="2E1B2046" w14:textId="77777777" w:rsidR="00883318" w:rsidRDefault="00883318" w:rsidP="00EF006F">
      <w:pPr>
        <w:numPr>
          <w:ilvl w:val="0"/>
          <w:numId w:val="20"/>
        </w:numPr>
        <w:jc w:val="left"/>
        <w:sectPr w:rsidR="00883318">
          <w:headerReference w:type="default" r:id="rId16"/>
          <w:footerReference w:type="default" r:id="rId17"/>
          <w:pgSz w:w="12240" w:h="15840"/>
          <w:pgMar w:top="1440" w:right="1800" w:bottom="1440" w:left="1800" w:header="720" w:footer="720" w:gutter="0"/>
          <w:cols w:space="720"/>
        </w:sectPr>
      </w:pPr>
    </w:p>
    <w:p w14:paraId="2E1B2047" w14:textId="77777777" w:rsidR="000B44BE" w:rsidRDefault="000B44BE">
      <w:pPr>
        <w:pStyle w:val="TemplateInstructions"/>
        <w:jc w:val="center"/>
        <w:rPr>
          <w:rFonts w:ascii="Arial" w:hAnsi="Arial"/>
          <w:b/>
          <w:i w:val="0"/>
          <w:color w:val="auto"/>
          <w:sz w:val="28"/>
        </w:rPr>
      </w:pPr>
      <w:r>
        <w:rPr>
          <w:rFonts w:ascii="Arial" w:hAnsi="Arial"/>
          <w:b/>
          <w:i w:val="0"/>
          <w:color w:val="auto"/>
          <w:sz w:val="28"/>
        </w:rPr>
        <w:lastRenderedPageBreak/>
        <w:t>Table of Contents</w:t>
      </w:r>
    </w:p>
    <w:p w14:paraId="2E1B2048" w14:textId="77777777" w:rsidR="006955CA" w:rsidRDefault="003553C1">
      <w:pPr>
        <w:pStyle w:val="TOC1"/>
        <w:rPr>
          <w:ins w:id="69" w:author="Giacomini-Varvarigos, Maria" w:date="2013-04-05T08:54:00Z"/>
          <w:rFonts w:asciiTheme="minorHAnsi" w:eastAsiaTheme="minorEastAsia" w:hAnsiTheme="minorHAnsi" w:cstheme="minorBidi"/>
          <w:sz w:val="22"/>
          <w:szCs w:val="22"/>
          <w:lang w:val="en-CA"/>
        </w:rPr>
      </w:pPr>
      <w:r>
        <w:fldChar w:fldCharType="begin"/>
      </w:r>
      <w:r w:rsidR="00EE16A3">
        <w:instrText xml:space="preserve"> TOC \o "1-3" \h \z \t "Heading 1 No Number,1" </w:instrText>
      </w:r>
      <w:r>
        <w:fldChar w:fldCharType="separate"/>
      </w:r>
      <w:ins w:id="70" w:author="Giacomini-Varvarigos, Maria" w:date="2013-04-05T08:54:00Z">
        <w:r w:rsidR="006955CA" w:rsidRPr="003843CE">
          <w:rPr>
            <w:rStyle w:val="Hyperlink"/>
          </w:rPr>
          <w:fldChar w:fldCharType="begin"/>
        </w:r>
        <w:r w:rsidR="006955CA" w:rsidRPr="003843CE">
          <w:rPr>
            <w:rStyle w:val="Hyperlink"/>
          </w:rPr>
          <w:instrText xml:space="preserve"> </w:instrText>
        </w:r>
        <w:r w:rsidR="006955CA">
          <w:instrText>HYPERLINK \l "_Toc352915386"</w:instrText>
        </w:r>
        <w:r w:rsidR="006955CA" w:rsidRPr="003843CE">
          <w:rPr>
            <w:rStyle w:val="Hyperlink"/>
          </w:rPr>
          <w:instrText xml:space="preserve"> </w:instrText>
        </w:r>
        <w:r w:rsidR="006955CA" w:rsidRPr="003843CE">
          <w:rPr>
            <w:rStyle w:val="Hyperlink"/>
          </w:rPr>
          <w:fldChar w:fldCharType="separate"/>
        </w:r>
        <w:r w:rsidR="006955CA" w:rsidRPr="003843CE">
          <w:rPr>
            <w:rStyle w:val="Hyperlink"/>
          </w:rPr>
          <w:t>1.</w:t>
        </w:r>
        <w:r w:rsidR="006955CA">
          <w:rPr>
            <w:rFonts w:asciiTheme="minorHAnsi" w:eastAsiaTheme="minorEastAsia" w:hAnsiTheme="minorHAnsi" w:cstheme="minorBidi"/>
            <w:sz w:val="22"/>
            <w:szCs w:val="22"/>
            <w:lang w:val="en-CA"/>
          </w:rPr>
          <w:tab/>
        </w:r>
        <w:r w:rsidR="006955CA" w:rsidRPr="003843CE">
          <w:rPr>
            <w:rStyle w:val="Hyperlink"/>
          </w:rPr>
          <w:t>Introduction</w:t>
        </w:r>
        <w:r w:rsidR="006955CA">
          <w:rPr>
            <w:webHidden/>
          </w:rPr>
          <w:tab/>
        </w:r>
        <w:r w:rsidR="006955CA">
          <w:rPr>
            <w:webHidden/>
          </w:rPr>
          <w:fldChar w:fldCharType="begin"/>
        </w:r>
        <w:r w:rsidR="006955CA">
          <w:rPr>
            <w:webHidden/>
          </w:rPr>
          <w:instrText xml:space="preserve"> PAGEREF _Toc352915386 \h </w:instrText>
        </w:r>
      </w:ins>
      <w:r w:rsidR="006955CA">
        <w:rPr>
          <w:webHidden/>
        </w:rPr>
      </w:r>
      <w:r w:rsidR="006955CA">
        <w:rPr>
          <w:webHidden/>
        </w:rPr>
        <w:fldChar w:fldCharType="separate"/>
      </w:r>
      <w:ins w:id="71" w:author="Giacomini-Varvarigos, Maria" w:date="2013-04-05T08:54:00Z">
        <w:r w:rsidR="006955CA">
          <w:rPr>
            <w:webHidden/>
          </w:rPr>
          <w:t>6</w:t>
        </w:r>
        <w:r w:rsidR="006955CA">
          <w:rPr>
            <w:webHidden/>
          </w:rPr>
          <w:fldChar w:fldCharType="end"/>
        </w:r>
        <w:r w:rsidR="006955CA" w:rsidRPr="003843CE">
          <w:rPr>
            <w:rStyle w:val="Hyperlink"/>
          </w:rPr>
          <w:fldChar w:fldCharType="end"/>
        </w:r>
      </w:ins>
    </w:p>
    <w:p w14:paraId="2E1B2049" w14:textId="77777777" w:rsidR="006955CA" w:rsidRDefault="006955CA">
      <w:pPr>
        <w:pStyle w:val="TOC2"/>
        <w:tabs>
          <w:tab w:val="left" w:pos="800"/>
          <w:tab w:val="right" w:leader="dot" w:pos="8630"/>
        </w:tabs>
        <w:rPr>
          <w:ins w:id="72" w:author="Giacomini-Varvarigos, Maria" w:date="2013-04-05T08:54:00Z"/>
          <w:rFonts w:asciiTheme="minorHAnsi" w:eastAsiaTheme="minorEastAsia" w:hAnsiTheme="minorHAnsi" w:cstheme="minorBidi"/>
          <w:noProof/>
          <w:sz w:val="22"/>
          <w:szCs w:val="22"/>
          <w:lang w:val="en-CA"/>
        </w:rPr>
      </w:pPr>
      <w:ins w:id="7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"_Toc352915387"</w:instrText>
        </w:r>
        <w:r w:rsidRPr="003843CE">
          <w:rPr>
            <w:rStyle w:val="Hyperlink"/>
            <w:noProof/>
          </w:rPr>
          <w:instrText xml:space="preserve"> </w:instrText>
        </w:r>
        <w:r w:rsidRPr="003843CE">
          <w:rPr>
            <w:rStyle w:val="Hyperlink"/>
            <w:noProof/>
          </w:rPr>
          <w:fldChar w:fldCharType="separate"/>
        </w:r>
        <w:r w:rsidRPr="003843CE">
          <w:rPr>
            <w:rStyle w:val="Hyperlink"/>
            <w:noProof/>
          </w:rPr>
          <w:t>1.1</w:t>
        </w:r>
        <w:r>
          <w:rPr>
            <w:rFonts w:asciiTheme="minorHAnsi" w:eastAsiaTheme="minorEastAsia" w:hAnsiTheme="minorHAnsi" w:cstheme="minorBidi"/>
            <w:noProof/>
            <w:sz w:val="22"/>
            <w:szCs w:val="22"/>
            <w:lang w:val="en-CA"/>
          </w:rPr>
          <w:tab/>
        </w:r>
        <w:r w:rsidRPr="003843CE">
          <w:rPr>
            <w:rStyle w:val="Hyperlink"/>
            <w:noProof/>
          </w:rPr>
          <w:t>Document Objective</w:t>
        </w:r>
        <w:r>
          <w:rPr>
            <w:noProof/>
            <w:webHidden/>
          </w:rPr>
          <w:tab/>
        </w:r>
        <w:r>
          <w:rPr>
            <w:noProof/>
            <w:webHidden/>
          </w:rPr>
          <w:fldChar w:fldCharType="begin"/>
        </w:r>
        <w:r>
          <w:rPr>
            <w:noProof/>
            <w:webHidden/>
          </w:rPr>
          <w:instrText xml:space="preserve"> PAGEREF _Toc352915387 \h </w:instrText>
        </w:r>
      </w:ins>
      <w:r>
        <w:rPr>
          <w:noProof/>
          <w:webHidden/>
        </w:rPr>
      </w:r>
      <w:r>
        <w:rPr>
          <w:noProof/>
          <w:webHidden/>
        </w:rPr>
        <w:fldChar w:fldCharType="separate"/>
      </w:r>
      <w:ins w:id="74" w:author="Giacomini-Varvarigos, Maria" w:date="2013-04-05T08:54:00Z">
        <w:r>
          <w:rPr>
            <w:noProof/>
            <w:webHidden/>
          </w:rPr>
          <w:t>6</w:t>
        </w:r>
        <w:r>
          <w:rPr>
            <w:noProof/>
            <w:webHidden/>
          </w:rPr>
          <w:fldChar w:fldCharType="end"/>
        </w:r>
        <w:r w:rsidRPr="003843CE">
          <w:rPr>
            <w:rStyle w:val="Hyperlink"/>
            <w:noProof/>
          </w:rPr>
          <w:fldChar w:fldCharType="end"/>
        </w:r>
      </w:ins>
    </w:p>
    <w:p w14:paraId="2E1B204A" w14:textId="77777777" w:rsidR="006955CA" w:rsidRDefault="006955CA">
      <w:pPr>
        <w:pStyle w:val="TOC2"/>
        <w:tabs>
          <w:tab w:val="left" w:pos="800"/>
          <w:tab w:val="right" w:leader="dot" w:pos="8630"/>
        </w:tabs>
        <w:rPr>
          <w:ins w:id="75" w:author="Giacomini-Varvarigos, Maria" w:date="2013-04-05T08:54:00Z"/>
          <w:rFonts w:asciiTheme="minorHAnsi" w:eastAsiaTheme="minorEastAsia" w:hAnsiTheme="minorHAnsi" w:cstheme="minorBidi"/>
          <w:noProof/>
          <w:sz w:val="22"/>
          <w:szCs w:val="22"/>
          <w:lang w:val="en-CA"/>
        </w:rPr>
      </w:pPr>
      <w:ins w:id="7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"_Toc352915388"</w:instrText>
        </w:r>
        <w:r w:rsidRPr="003843CE">
          <w:rPr>
            <w:rStyle w:val="Hyperlink"/>
            <w:noProof/>
          </w:rPr>
          <w:instrText xml:space="preserve"> </w:instrText>
        </w:r>
        <w:r w:rsidRPr="003843CE">
          <w:rPr>
            <w:rStyle w:val="Hyperlink"/>
            <w:noProof/>
          </w:rPr>
          <w:fldChar w:fldCharType="separate"/>
        </w:r>
        <w:r w:rsidRPr="003843CE">
          <w:rPr>
            <w:rStyle w:val="Hyperlink"/>
            <w:noProof/>
          </w:rPr>
          <w:t>1.2</w:t>
        </w:r>
        <w:r>
          <w:rPr>
            <w:rFonts w:asciiTheme="minorHAnsi" w:eastAsiaTheme="minorEastAsia" w:hAnsiTheme="minorHAnsi" w:cstheme="minorBidi"/>
            <w:noProof/>
            <w:sz w:val="22"/>
            <w:szCs w:val="22"/>
            <w:lang w:val="en-CA"/>
          </w:rPr>
          <w:tab/>
        </w:r>
        <w:r w:rsidRPr="003843CE">
          <w:rPr>
            <w:rStyle w:val="Hyperlink"/>
            <w:noProof/>
          </w:rPr>
          <w:t>Document Overview</w:t>
        </w:r>
        <w:r>
          <w:rPr>
            <w:noProof/>
            <w:webHidden/>
          </w:rPr>
          <w:tab/>
        </w:r>
        <w:r>
          <w:rPr>
            <w:noProof/>
            <w:webHidden/>
          </w:rPr>
          <w:fldChar w:fldCharType="begin"/>
        </w:r>
        <w:r>
          <w:rPr>
            <w:noProof/>
            <w:webHidden/>
          </w:rPr>
          <w:instrText xml:space="preserve"> PAGEREF _Toc352915388 \h </w:instrText>
        </w:r>
      </w:ins>
      <w:r>
        <w:rPr>
          <w:noProof/>
          <w:webHidden/>
        </w:rPr>
      </w:r>
      <w:r>
        <w:rPr>
          <w:noProof/>
          <w:webHidden/>
        </w:rPr>
        <w:fldChar w:fldCharType="separate"/>
      </w:r>
      <w:ins w:id="77" w:author="Giacomini-Varvarigos, Maria" w:date="2013-04-05T08:54:00Z">
        <w:r>
          <w:rPr>
            <w:noProof/>
            <w:webHidden/>
          </w:rPr>
          <w:t>6</w:t>
        </w:r>
        <w:r>
          <w:rPr>
            <w:noProof/>
            <w:webHidden/>
          </w:rPr>
          <w:fldChar w:fldCharType="end"/>
        </w:r>
        <w:r w:rsidRPr="003843CE">
          <w:rPr>
            <w:rStyle w:val="Hyperlink"/>
            <w:noProof/>
          </w:rPr>
          <w:fldChar w:fldCharType="end"/>
        </w:r>
      </w:ins>
    </w:p>
    <w:p w14:paraId="2E1B204B" w14:textId="77777777" w:rsidR="006955CA" w:rsidRDefault="006955CA">
      <w:pPr>
        <w:pStyle w:val="TOC2"/>
        <w:tabs>
          <w:tab w:val="left" w:pos="800"/>
          <w:tab w:val="right" w:leader="dot" w:pos="8630"/>
        </w:tabs>
        <w:rPr>
          <w:ins w:id="78" w:author="Giacomini-Varvarigos, Maria" w:date="2013-04-05T08:54:00Z"/>
          <w:rFonts w:asciiTheme="minorHAnsi" w:eastAsiaTheme="minorEastAsia" w:hAnsiTheme="minorHAnsi" w:cstheme="minorBidi"/>
          <w:noProof/>
          <w:sz w:val="22"/>
          <w:szCs w:val="22"/>
          <w:lang w:val="en-CA"/>
        </w:rPr>
      </w:pPr>
      <w:ins w:id="7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"_Toc352915389"</w:instrText>
        </w:r>
        <w:r w:rsidRPr="003843CE">
          <w:rPr>
            <w:rStyle w:val="Hyperlink"/>
            <w:noProof/>
          </w:rPr>
          <w:instrText xml:space="preserve"> </w:instrText>
        </w:r>
        <w:r w:rsidRPr="003843CE">
          <w:rPr>
            <w:rStyle w:val="Hyperlink"/>
            <w:noProof/>
          </w:rPr>
          <w:fldChar w:fldCharType="separate"/>
        </w:r>
        <w:r w:rsidRPr="003843CE">
          <w:rPr>
            <w:rStyle w:val="Hyperlink"/>
            <w:noProof/>
          </w:rPr>
          <w:t>1.3</w:t>
        </w:r>
        <w:r>
          <w:rPr>
            <w:rFonts w:asciiTheme="minorHAnsi" w:eastAsiaTheme="minorEastAsia" w:hAnsiTheme="minorHAnsi" w:cstheme="minorBidi"/>
            <w:noProof/>
            <w:sz w:val="22"/>
            <w:szCs w:val="22"/>
            <w:lang w:val="en-CA"/>
          </w:rPr>
          <w:tab/>
        </w:r>
        <w:r w:rsidRPr="003843CE">
          <w:rPr>
            <w:rStyle w:val="Hyperlink"/>
            <w:noProof/>
          </w:rPr>
          <w:t>Document Custodian Group</w:t>
        </w:r>
        <w:r>
          <w:rPr>
            <w:noProof/>
            <w:webHidden/>
          </w:rPr>
          <w:tab/>
        </w:r>
        <w:r>
          <w:rPr>
            <w:noProof/>
            <w:webHidden/>
          </w:rPr>
          <w:fldChar w:fldCharType="begin"/>
        </w:r>
        <w:r>
          <w:rPr>
            <w:noProof/>
            <w:webHidden/>
          </w:rPr>
          <w:instrText xml:space="preserve"> PAGEREF _Toc352915389 \h </w:instrText>
        </w:r>
      </w:ins>
      <w:r>
        <w:rPr>
          <w:noProof/>
          <w:webHidden/>
        </w:rPr>
      </w:r>
      <w:r>
        <w:rPr>
          <w:noProof/>
          <w:webHidden/>
        </w:rPr>
        <w:fldChar w:fldCharType="separate"/>
      </w:r>
      <w:ins w:id="80" w:author="Giacomini-Varvarigos, Maria" w:date="2013-04-05T08:54:00Z">
        <w:r>
          <w:rPr>
            <w:noProof/>
            <w:webHidden/>
          </w:rPr>
          <w:t>6</w:t>
        </w:r>
        <w:r>
          <w:rPr>
            <w:noProof/>
            <w:webHidden/>
          </w:rPr>
          <w:fldChar w:fldCharType="end"/>
        </w:r>
        <w:r w:rsidRPr="003843CE">
          <w:rPr>
            <w:rStyle w:val="Hyperlink"/>
            <w:noProof/>
          </w:rPr>
          <w:fldChar w:fldCharType="end"/>
        </w:r>
      </w:ins>
    </w:p>
    <w:p w14:paraId="2E1B204C" w14:textId="77777777" w:rsidR="006955CA" w:rsidRDefault="006955CA">
      <w:pPr>
        <w:pStyle w:val="TOC1"/>
        <w:rPr>
          <w:ins w:id="81" w:author="Giacomini-Varvarigos, Maria" w:date="2013-04-05T08:54:00Z"/>
          <w:rFonts w:asciiTheme="minorHAnsi" w:eastAsiaTheme="minorEastAsia" w:hAnsiTheme="minorHAnsi" w:cstheme="minorBidi"/>
          <w:sz w:val="22"/>
          <w:szCs w:val="22"/>
          <w:lang w:val="en-CA"/>
        </w:rPr>
      </w:pPr>
      <w:ins w:id="82" w:author="Giacomini-Varvarigos, Maria" w:date="2013-04-05T08:54:00Z">
        <w:r w:rsidRPr="003843CE">
          <w:rPr>
            <w:rStyle w:val="Hyperlink"/>
          </w:rPr>
          <w:fldChar w:fldCharType="begin"/>
        </w:r>
        <w:r w:rsidRPr="003843CE">
          <w:rPr>
            <w:rStyle w:val="Hyperlink"/>
          </w:rPr>
          <w:instrText xml:space="preserve"> </w:instrText>
        </w:r>
        <w:r>
          <w:instrText>HYPERLINK \l "_Toc352915390"</w:instrText>
        </w:r>
        <w:r w:rsidRPr="003843CE">
          <w:rPr>
            <w:rStyle w:val="Hyperlink"/>
          </w:rPr>
          <w:instrText xml:space="preserve"> </w:instrText>
        </w:r>
        <w:r w:rsidRPr="003843CE">
          <w:rPr>
            <w:rStyle w:val="Hyperlink"/>
          </w:rPr>
          <w:fldChar w:fldCharType="separate"/>
        </w:r>
        <w:r w:rsidRPr="003843CE">
          <w:rPr>
            <w:rStyle w:val="Hyperlink"/>
          </w:rPr>
          <w:t>2.</w:t>
        </w:r>
        <w:r>
          <w:rPr>
            <w:rFonts w:asciiTheme="minorHAnsi" w:eastAsiaTheme="minorEastAsia" w:hAnsiTheme="minorHAnsi" w:cstheme="minorBidi"/>
            <w:sz w:val="22"/>
            <w:szCs w:val="22"/>
            <w:lang w:val="en-CA"/>
          </w:rPr>
          <w:tab/>
        </w:r>
        <w:r w:rsidRPr="003843CE">
          <w:rPr>
            <w:rStyle w:val="Hyperlink"/>
          </w:rPr>
          <w:t>System Overview</w:t>
        </w:r>
        <w:r>
          <w:rPr>
            <w:webHidden/>
          </w:rPr>
          <w:tab/>
        </w:r>
        <w:r>
          <w:rPr>
            <w:webHidden/>
          </w:rPr>
          <w:fldChar w:fldCharType="begin"/>
        </w:r>
        <w:r>
          <w:rPr>
            <w:webHidden/>
          </w:rPr>
          <w:instrText xml:space="preserve"> PAGEREF _Toc352915390 \h </w:instrText>
        </w:r>
      </w:ins>
      <w:r>
        <w:rPr>
          <w:webHidden/>
        </w:rPr>
      </w:r>
      <w:r>
        <w:rPr>
          <w:webHidden/>
        </w:rPr>
        <w:fldChar w:fldCharType="separate"/>
      </w:r>
      <w:ins w:id="83" w:author="Giacomini-Varvarigos, Maria" w:date="2013-04-05T08:54:00Z">
        <w:r>
          <w:rPr>
            <w:webHidden/>
          </w:rPr>
          <w:t>7</w:t>
        </w:r>
        <w:r>
          <w:rPr>
            <w:webHidden/>
          </w:rPr>
          <w:fldChar w:fldCharType="end"/>
        </w:r>
        <w:r w:rsidRPr="003843CE">
          <w:rPr>
            <w:rStyle w:val="Hyperlink"/>
          </w:rPr>
          <w:fldChar w:fldCharType="end"/>
        </w:r>
      </w:ins>
    </w:p>
    <w:p w14:paraId="2E1B204D" w14:textId="77777777" w:rsidR="006955CA" w:rsidRDefault="006955CA">
      <w:pPr>
        <w:pStyle w:val="TOC2"/>
        <w:tabs>
          <w:tab w:val="left" w:pos="800"/>
          <w:tab w:val="right" w:leader="dot" w:pos="8630"/>
        </w:tabs>
        <w:rPr>
          <w:ins w:id="84" w:author="Giacomini-Varvarigos, Maria" w:date="2013-04-05T08:54:00Z"/>
          <w:rFonts w:asciiTheme="minorHAnsi" w:eastAsiaTheme="minorEastAsia" w:hAnsiTheme="minorHAnsi" w:cstheme="minorBidi"/>
          <w:noProof/>
          <w:sz w:val="22"/>
          <w:szCs w:val="22"/>
          <w:lang w:val="en-CA"/>
        </w:rPr>
      </w:pPr>
      <w:ins w:id="8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"_Toc352915391"</w:instrText>
        </w:r>
        <w:r w:rsidRPr="003843CE">
          <w:rPr>
            <w:rStyle w:val="Hyperlink"/>
            <w:noProof/>
          </w:rPr>
          <w:instrText xml:space="preserve"> </w:instrText>
        </w:r>
        <w:r w:rsidRPr="003843CE">
          <w:rPr>
            <w:rStyle w:val="Hyperlink"/>
            <w:noProof/>
          </w:rPr>
          <w:fldChar w:fldCharType="separate"/>
        </w:r>
        <w:r w:rsidRPr="003843CE">
          <w:rPr>
            <w:rStyle w:val="Hyperlink"/>
            <w:noProof/>
          </w:rPr>
          <w:t>2.1</w:t>
        </w:r>
        <w:r>
          <w:rPr>
            <w:rFonts w:asciiTheme="minorHAnsi" w:eastAsiaTheme="minorEastAsia" w:hAnsiTheme="minorHAnsi" w:cstheme="minorBidi"/>
            <w:noProof/>
            <w:sz w:val="22"/>
            <w:szCs w:val="22"/>
            <w:lang w:val="en-CA"/>
          </w:rPr>
          <w:tab/>
        </w:r>
        <w:r w:rsidRPr="003843CE">
          <w:rPr>
            <w:rStyle w:val="Hyperlink"/>
            <w:noProof/>
          </w:rPr>
          <w:t>System Description</w:t>
        </w:r>
        <w:r>
          <w:rPr>
            <w:noProof/>
            <w:webHidden/>
          </w:rPr>
          <w:tab/>
        </w:r>
        <w:r>
          <w:rPr>
            <w:noProof/>
            <w:webHidden/>
          </w:rPr>
          <w:fldChar w:fldCharType="begin"/>
        </w:r>
        <w:r>
          <w:rPr>
            <w:noProof/>
            <w:webHidden/>
          </w:rPr>
          <w:instrText xml:space="preserve"> PAGEREF _Toc352915391 \h </w:instrText>
        </w:r>
      </w:ins>
      <w:r>
        <w:rPr>
          <w:noProof/>
          <w:webHidden/>
        </w:rPr>
      </w:r>
      <w:r>
        <w:rPr>
          <w:noProof/>
          <w:webHidden/>
        </w:rPr>
        <w:fldChar w:fldCharType="separate"/>
      </w:r>
      <w:ins w:id="86" w:author="Giacomini-Varvarigos, Maria" w:date="2013-04-05T08:54:00Z">
        <w:r>
          <w:rPr>
            <w:noProof/>
            <w:webHidden/>
          </w:rPr>
          <w:t>7</w:t>
        </w:r>
        <w:r>
          <w:rPr>
            <w:noProof/>
            <w:webHidden/>
          </w:rPr>
          <w:fldChar w:fldCharType="end"/>
        </w:r>
        <w:r w:rsidRPr="003843CE">
          <w:rPr>
            <w:rStyle w:val="Hyperlink"/>
            <w:noProof/>
          </w:rPr>
          <w:fldChar w:fldCharType="end"/>
        </w:r>
      </w:ins>
    </w:p>
    <w:p w14:paraId="2E1B204E" w14:textId="77777777" w:rsidR="006955CA" w:rsidRDefault="006955CA">
      <w:pPr>
        <w:pStyle w:val="TOC2"/>
        <w:tabs>
          <w:tab w:val="left" w:pos="800"/>
          <w:tab w:val="right" w:leader="dot" w:pos="8630"/>
        </w:tabs>
        <w:rPr>
          <w:ins w:id="87" w:author="Giacomini-Varvarigos, Maria" w:date="2013-04-05T08:54:00Z"/>
          <w:rFonts w:asciiTheme="minorHAnsi" w:eastAsiaTheme="minorEastAsia" w:hAnsiTheme="minorHAnsi" w:cstheme="minorBidi"/>
          <w:noProof/>
          <w:sz w:val="22"/>
          <w:szCs w:val="22"/>
          <w:lang w:val="en-CA"/>
        </w:rPr>
      </w:pPr>
      <w:ins w:id="8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"_Toc352915392"</w:instrText>
        </w:r>
        <w:r w:rsidRPr="003843CE">
          <w:rPr>
            <w:rStyle w:val="Hyperlink"/>
            <w:noProof/>
          </w:rPr>
          <w:instrText xml:space="preserve"> </w:instrText>
        </w:r>
        <w:r w:rsidRPr="003843CE">
          <w:rPr>
            <w:rStyle w:val="Hyperlink"/>
            <w:noProof/>
          </w:rPr>
          <w:fldChar w:fldCharType="separate"/>
        </w:r>
        <w:r w:rsidRPr="003843CE">
          <w:rPr>
            <w:rStyle w:val="Hyperlink"/>
            <w:noProof/>
          </w:rPr>
          <w:t>2.2</w:t>
        </w:r>
        <w:r>
          <w:rPr>
            <w:rFonts w:asciiTheme="minorHAnsi" w:eastAsiaTheme="minorEastAsia" w:hAnsiTheme="minorHAnsi" w:cstheme="minorBidi"/>
            <w:noProof/>
            <w:sz w:val="22"/>
            <w:szCs w:val="22"/>
            <w:lang w:val="en-CA"/>
          </w:rPr>
          <w:tab/>
        </w:r>
        <w:r w:rsidRPr="003843CE">
          <w:rPr>
            <w:rStyle w:val="Hyperlink"/>
            <w:noProof/>
          </w:rPr>
          <w:t>Client Community</w:t>
        </w:r>
        <w:r>
          <w:rPr>
            <w:noProof/>
            <w:webHidden/>
          </w:rPr>
          <w:tab/>
        </w:r>
        <w:r>
          <w:rPr>
            <w:noProof/>
            <w:webHidden/>
          </w:rPr>
          <w:fldChar w:fldCharType="begin"/>
        </w:r>
        <w:r>
          <w:rPr>
            <w:noProof/>
            <w:webHidden/>
          </w:rPr>
          <w:instrText xml:space="preserve"> PAGEREF _Toc352915392 \h </w:instrText>
        </w:r>
      </w:ins>
      <w:r>
        <w:rPr>
          <w:noProof/>
          <w:webHidden/>
        </w:rPr>
      </w:r>
      <w:r>
        <w:rPr>
          <w:noProof/>
          <w:webHidden/>
        </w:rPr>
        <w:fldChar w:fldCharType="separate"/>
      </w:r>
      <w:ins w:id="89" w:author="Giacomini-Varvarigos, Maria" w:date="2013-04-05T08:54:00Z">
        <w:r>
          <w:rPr>
            <w:noProof/>
            <w:webHidden/>
          </w:rPr>
          <w:t>8</w:t>
        </w:r>
        <w:r>
          <w:rPr>
            <w:noProof/>
            <w:webHidden/>
          </w:rPr>
          <w:fldChar w:fldCharType="end"/>
        </w:r>
        <w:r w:rsidRPr="003843CE">
          <w:rPr>
            <w:rStyle w:val="Hyperlink"/>
            <w:noProof/>
          </w:rPr>
          <w:fldChar w:fldCharType="end"/>
        </w:r>
      </w:ins>
    </w:p>
    <w:p w14:paraId="2E1B204F" w14:textId="77777777" w:rsidR="006955CA" w:rsidRDefault="006955CA">
      <w:pPr>
        <w:pStyle w:val="TOC3"/>
        <w:tabs>
          <w:tab w:val="left" w:pos="1200"/>
          <w:tab w:val="right" w:leader="dot" w:pos="8630"/>
        </w:tabs>
        <w:rPr>
          <w:ins w:id="90" w:author="Giacomini-Varvarigos, Maria" w:date="2013-04-05T08:54:00Z"/>
          <w:rFonts w:asciiTheme="minorHAnsi" w:eastAsiaTheme="minorEastAsia" w:hAnsiTheme="minorHAnsi" w:cstheme="minorBidi"/>
          <w:noProof/>
          <w:sz w:val="22"/>
          <w:szCs w:val="22"/>
          <w:lang w:val="en-CA"/>
        </w:rPr>
      </w:pPr>
      <w:ins w:id="9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"_Toc352915393"</w:instrText>
        </w:r>
        <w:r w:rsidRPr="003843CE">
          <w:rPr>
            <w:rStyle w:val="Hyperlink"/>
            <w:noProof/>
          </w:rPr>
          <w:instrText xml:space="preserve"> </w:instrText>
        </w:r>
        <w:r w:rsidRPr="003843CE">
          <w:rPr>
            <w:rStyle w:val="Hyperlink"/>
            <w:noProof/>
          </w:rPr>
          <w:fldChar w:fldCharType="separate"/>
        </w:r>
        <w:r w:rsidRPr="003843CE">
          <w:rPr>
            <w:rStyle w:val="Hyperlink"/>
            <w:noProof/>
          </w:rPr>
          <w:t>2.2.1</w:t>
        </w:r>
        <w:r>
          <w:rPr>
            <w:rFonts w:asciiTheme="minorHAnsi" w:eastAsiaTheme="minorEastAsia" w:hAnsiTheme="minorHAnsi" w:cstheme="minorBidi"/>
            <w:noProof/>
            <w:sz w:val="22"/>
            <w:szCs w:val="22"/>
            <w:lang w:val="en-CA"/>
          </w:rPr>
          <w:tab/>
        </w:r>
        <w:r w:rsidRPr="003843CE">
          <w:rPr>
            <w:rStyle w:val="Hyperlink"/>
            <w:noProof/>
          </w:rPr>
          <w:t>Impact If PVS-PCI Not Available</w:t>
        </w:r>
        <w:r>
          <w:rPr>
            <w:noProof/>
            <w:webHidden/>
          </w:rPr>
          <w:tab/>
        </w:r>
        <w:r>
          <w:rPr>
            <w:noProof/>
            <w:webHidden/>
          </w:rPr>
          <w:fldChar w:fldCharType="begin"/>
        </w:r>
        <w:r>
          <w:rPr>
            <w:noProof/>
            <w:webHidden/>
          </w:rPr>
          <w:instrText xml:space="preserve"> PAGEREF _Toc352915393 \h </w:instrText>
        </w:r>
      </w:ins>
      <w:r>
        <w:rPr>
          <w:noProof/>
          <w:webHidden/>
        </w:rPr>
      </w:r>
      <w:r>
        <w:rPr>
          <w:noProof/>
          <w:webHidden/>
        </w:rPr>
        <w:fldChar w:fldCharType="separate"/>
      </w:r>
      <w:ins w:id="92" w:author="Giacomini-Varvarigos, Maria" w:date="2013-04-05T08:54:00Z">
        <w:r>
          <w:rPr>
            <w:noProof/>
            <w:webHidden/>
          </w:rPr>
          <w:t>8</w:t>
        </w:r>
        <w:r>
          <w:rPr>
            <w:noProof/>
            <w:webHidden/>
          </w:rPr>
          <w:fldChar w:fldCharType="end"/>
        </w:r>
        <w:r w:rsidRPr="003843CE">
          <w:rPr>
            <w:rStyle w:val="Hyperlink"/>
            <w:noProof/>
          </w:rPr>
          <w:fldChar w:fldCharType="end"/>
        </w:r>
      </w:ins>
    </w:p>
    <w:p w14:paraId="2E1B2050" w14:textId="77777777" w:rsidR="006955CA" w:rsidRDefault="006955CA">
      <w:pPr>
        <w:pStyle w:val="TOC2"/>
        <w:tabs>
          <w:tab w:val="left" w:pos="800"/>
          <w:tab w:val="right" w:leader="dot" w:pos="8630"/>
        </w:tabs>
        <w:rPr>
          <w:ins w:id="93" w:author="Giacomini-Varvarigos, Maria" w:date="2013-04-05T08:54:00Z"/>
          <w:rFonts w:asciiTheme="minorHAnsi" w:eastAsiaTheme="minorEastAsia" w:hAnsiTheme="minorHAnsi" w:cstheme="minorBidi"/>
          <w:noProof/>
          <w:sz w:val="22"/>
          <w:szCs w:val="22"/>
          <w:lang w:val="en-CA"/>
        </w:rPr>
      </w:pPr>
      <w:ins w:id="9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"_Toc352915394"</w:instrText>
        </w:r>
        <w:r w:rsidRPr="003843CE">
          <w:rPr>
            <w:rStyle w:val="Hyperlink"/>
            <w:noProof/>
          </w:rPr>
          <w:instrText xml:space="preserve"> </w:instrText>
        </w:r>
        <w:r w:rsidRPr="003843CE">
          <w:rPr>
            <w:rStyle w:val="Hyperlink"/>
            <w:noProof/>
          </w:rPr>
          <w:fldChar w:fldCharType="separate"/>
        </w:r>
        <w:r w:rsidRPr="003843CE">
          <w:rPr>
            <w:rStyle w:val="Hyperlink"/>
            <w:noProof/>
          </w:rPr>
          <w:t>2.3</w:t>
        </w:r>
        <w:r>
          <w:rPr>
            <w:rFonts w:asciiTheme="minorHAnsi" w:eastAsiaTheme="minorEastAsia" w:hAnsiTheme="minorHAnsi" w:cstheme="minorBidi"/>
            <w:noProof/>
            <w:sz w:val="22"/>
            <w:szCs w:val="22"/>
            <w:lang w:val="en-CA"/>
          </w:rPr>
          <w:tab/>
        </w:r>
        <w:r w:rsidRPr="003843CE">
          <w:rPr>
            <w:rStyle w:val="Hyperlink"/>
            <w:noProof/>
          </w:rPr>
          <w:t>Interfaces</w:t>
        </w:r>
        <w:r>
          <w:rPr>
            <w:noProof/>
            <w:webHidden/>
          </w:rPr>
          <w:tab/>
        </w:r>
        <w:r>
          <w:rPr>
            <w:noProof/>
            <w:webHidden/>
          </w:rPr>
          <w:fldChar w:fldCharType="begin"/>
        </w:r>
        <w:r>
          <w:rPr>
            <w:noProof/>
            <w:webHidden/>
          </w:rPr>
          <w:instrText xml:space="preserve"> PAGEREF _Toc352915394 \h </w:instrText>
        </w:r>
      </w:ins>
      <w:r>
        <w:rPr>
          <w:noProof/>
          <w:webHidden/>
        </w:rPr>
      </w:r>
      <w:r>
        <w:rPr>
          <w:noProof/>
          <w:webHidden/>
        </w:rPr>
        <w:fldChar w:fldCharType="separate"/>
      </w:r>
      <w:ins w:id="95" w:author="Giacomini-Varvarigos, Maria" w:date="2013-04-05T08:54:00Z">
        <w:r>
          <w:rPr>
            <w:noProof/>
            <w:webHidden/>
          </w:rPr>
          <w:t>8</w:t>
        </w:r>
        <w:r>
          <w:rPr>
            <w:noProof/>
            <w:webHidden/>
          </w:rPr>
          <w:fldChar w:fldCharType="end"/>
        </w:r>
        <w:r w:rsidRPr="003843CE">
          <w:rPr>
            <w:rStyle w:val="Hyperlink"/>
            <w:noProof/>
          </w:rPr>
          <w:fldChar w:fldCharType="end"/>
        </w:r>
      </w:ins>
    </w:p>
    <w:p w14:paraId="2E1B2051" w14:textId="77777777" w:rsidR="006955CA" w:rsidRDefault="006955CA">
      <w:pPr>
        <w:pStyle w:val="TOC3"/>
        <w:tabs>
          <w:tab w:val="left" w:pos="1200"/>
          <w:tab w:val="right" w:leader="dot" w:pos="8630"/>
        </w:tabs>
        <w:rPr>
          <w:ins w:id="96" w:author="Giacomini-Varvarigos, Maria" w:date="2013-04-05T08:54:00Z"/>
          <w:rFonts w:asciiTheme="minorHAnsi" w:eastAsiaTheme="minorEastAsia" w:hAnsiTheme="minorHAnsi" w:cstheme="minorBidi"/>
          <w:noProof/>
          <w:sz w:val="22"/>
          <w:szCs w:val="22"/>
          <w:lang w:val="en-CA"/>
        </w:rPr>
      </w:pPr>
      <w:ins w:id="9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"_Toc352915395"</w:instrText>
        </w:r>
        <w:r w:rsidRPr="003843CE">
          <w:rPr>
            <w:rStyle w:val="Hyperlink"/>
            <w:noProof/>
          </w:rPr>
          <w:instrText xml:space="preserve"> </w:instrText>
        </w:r>
        <w:r w:rsidRPr="003843CE">
          <w:rPr>
            <w:rStyle w:val="Hyperlink"/>
            <w:noProof/>
          </w:rPr>
          <w:fldChar w:fldCharType="separate"/>
        </w:r>
        <w:r w:rsidRPr="003843CE">
          <w:rPr>
            <w:rStyle w:val="Hyperlink"/>
            <w:noProof/>
          </w:rPr>
          <w:t>2.3.1</w:t>
        </w:r>
        <w:r>
          <w:rPr>
            <w:rFonts w:asciiTheme="minorHAnsi" w:eastAsiaTheme="minorEastAsia" w:hAnsiTheme="minorHAnsi" w:cstheme="minorBidi"/>
            <w:noProof/>
            <w:sz w:val="22"/>
            <w:szCs w:val="22"/>
            <w:lang w:val="en-CA"/>
          </w:rPr>
          <w:tab/>
        </w:r>
        <w:r w:rsidRPr="003843CE">
          <w:rPr>
            <w:rStyle w:val="Hyperlink"/>
            <w:noProof/>
          </w:rPr>
          <w:t>Client (BSS) Applications</w:t>
        </w:r>
        <w:r>
          <w:rPr>
            <w:noProof/>
            <w:webHidden/>
          </w:rPr>
          <w:tab/>
        </w:r>
        <w:r>
          <w:rPr>
            <w:noProof/>
            <w:webHidden/>
          </w:rPr>
          <w:fldChar w:fldCharType="begin"/>
        </w:r>
        <w:r>
          <w:rPr>
            <w:noProof/>
            <w:webHidden/>
          </w:rPr>
          <w:instrText xml:space="preserve"> PAGEREF _Toc352915395 \h </w:instrText>
        </w:r>
      </w:ins>
      <w:r>
        <w:rPr>
          <w:noProof/>
          <w:webHidden/>
        </w:rPr>
      </w:r>
      <w:r>
        <w:rPr>
          <w:noProof/>
          <w:webHidden/>
        </w:rPr>
        <w:fldChar w:fldCharType="separate"/>
      </w:r>
      <w:ins w:id="98" w:author="Giacomini-Varvarigos, Maria" w:date="2013-04-05T08:54:00Z">
        <w:r>
          <w:rPr>
            <w:noProof/>
            <w:webHidden/>
          </w:rPr>
          <w:t>8</w:t>
        </w:r>
        <w:r>
          <w:rPr>
            <w:noProof/>
            <w:webHidden/>
          </w:rPr>
          <w:fldChar w:fldCharType="end"/>
        </w:r>
        <w:r w:rsidRPr="003843CE">
          <w:rPr>
            <w:rStyle w:val="Hyperlink"/>
            <w:noProof/>
          </w:rPr>
          <w:fldChar w:fldCharType="end"/>
        </w:r>
      </w:ins>
    </w:p>
    <w:p w14:paraId="2E1B2052" w14:textId="77777777" w:rsidR="006955CA" w:rsidRDefault="006955CA">
      <w:pPr>
        <w:pStyle w:val="TOC3"/>
        <w:tabs>
          <w:tab w:val="left" w:pos="1200"/>
          <w:tab w:val="right" w:leader="dot" w:pos="8630"/>
        </w:tabs>
        <w:rPr>
          <w:ins w:id="99" w:author="Giacomini-Varvarigos, Maria" w:date="2013-04-05T08:54:00Z"/>
          <w:rFonts w:asciiTheme="minorHAnsi" w:eastAsiaTheme="minorEastAsia" w:hAnsiTheme="minorHAnsi" w:cstheme="minorBidi"/>
          <w:noProof/>
          <w:sz w:val="22"/>
          <w:szCs w:val="22"/>
          <w:lang w:val="en-CA"/>
        </w:rPr>
      </w:pPr>
      <w:ins w:id="10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"_Toc352915396"</w:instrText>
        </w:r>
        <w:r w:rsidRPr="003843CE">
          <w:rPr>
            <w:rStyle w:val="Hyperlink"/>
            <w:noProof/>
          </w:rPr>
          <w:instrText xml:space="preserve"> </w:instrText>
        </w:r>
        <w:r w:rsidRPr="003843CE">
          <w:rPr>
            <w:rStyle w:val="Hyperlink"/>
            <w:noProof/>
          </w:rPr>
          <w:fldChar w:fldCharType="separate"/>
        </w:r>
        <w:r w:rsidRPr="003843CE">
          <w:rPr>
            <w:rStyle w:val="Hyperlink"/>
            <w:noProof/>
          </w:rPr>
          <w:t>2.3.2</w:t>
        </w:r>
        <w:r>
          <w:rPr>
            <w:rFonts w:asciiTheme="minorHAnsi" w:eastAsiaTheme="minorEastAsia" w:hAnsiTheme="minorHAnsi" w:cstheme="minorBidi"/>
            <w:noProof/>
            <w:sz w:val="22"/>
            <w:szCs w:val="22"/>
            <w:lang w:val="en-CA"/>
          </w:rPr>
          <w:tab/>
        </w:r>
        <w:r w:rsidRPr="003843CE">
          <w:rPr>
            <w:rStyle w:val="Hyperlink"/>
            <w:noProof/>
          </w:rPr>
          <w:t>Tokenization/De-Tokenization</w:t>
        </w:r>
        <w:r>
          <w:rPr>
            <w:noProof/>
            <w:webHidden/>
          </w:rPr>
          <w:tab/>
        </w:r>
        <w:r>
          <w:rPr>
            <w:noProof/>
            <w:webHidden/>
          </w:rPr>
          <w:fldChar w:fldCharType="begin"/>
        </w:r>
        <w:r>
          <w:rPr>
            <w:noProof/>
            <w:webHidden/>
          </w:rPr>
          <w:instrText xml:space="preserve"> PAGEREF _Toc352915396 \h </w:instrText>
        </w:r>
      </w:ins>
      <w:r>
        <w:rPr>
          <w:noProof/>
          <w:webHidden/>
        </w:rPr>
      </w:r>
      <w:r>
        <w:rPr>
          <w:noProof/>
          <w:webHidden/>
        </w:rPr>
        <w:fldChar w:fldCharType="separate"/>
      </w:r>
      <w:ins w:id="101" w:author="Giacomini-Varvarigos, Maria" w:date="2013-04-05T08:54:00Z">
        <w:r>
          <w:rPr>
            <w:noProof/>
            <w:webHidden/>
          </w:rPr>
          <w:t>8</w:t>
        </w:r>
        <w:r>
          <w:rPr>
            <w:noProof/>
            <w:webHidden/>
          </w:rPr>
          <w:fldChar w:fldCharType="end"/>
        </w:r>
        <w:r w:rsidRPr="003843CE">
          <w:rPr>
            <w:rStyle w:val="Hyperlink"/>
            <w:noProof/>
          </w:rPr>
          <w:fldChar w:fldCharType="end"/>
        </w:r>
      </w:ins>
    </w:p>
    <w:p w14:paraId="2E1B2053" w14:textId="77777777" w:rsidR="006955CA" w:rsidRDefault="006955CA">
      <w:pPr>
        <w:pStyle w:val="TOC3"/>
        <w:tabs>
          <w:tab w:val="left" w:pos="1200"/>
          <w:tab w:val="right" w:leader="dot" w:pos="8630"/>
        </w:tabs>
        <w:rPr>
          <w:ins w:id="102" w:author="Giacomini-Varvarigos, Maria" w:date="2013-04-05T08:54:00Z"/>
          <w:rFonts w:asciiTheme="minorHAnsi" w:eastAsiaTheme="minorEastAsia" w:hAnsiTheme="minorHAnsi" w:cstheme="minorBidi"/>
          <w:noProof/>
          <w:sz w:val="22"/>
          <w:szCs w:val="22"/>
          <w:lang w:val="en-CA"/>
        </w:rPr>
      </w:pPr>
      <w:ins w:id="10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"_Toc352915397"</w:instrText>
        </w:r>
        <w:r w:rsidRPr="003843CE">
          <w:rPr>
            <w:rStyle w:val="Hyperlink"/>
            <w:noProof/>
          </w:rPr>
          <w:instrText xml:space="preserve"> </w:instrText>
        </w:r>
        <w:r w:rsidRPr="003843CE">
          <w:rPr>
            <w:rStyle w:val="Hyperlink"/>
            <w:noProof/>
          </w:rPr>
          <w:fldChar w:fldCharType="separate"/>
        </w:r>
        <w:r w:rsidRPr="003843CE">
          <w:rPr>
            <w:rStyle w:val="Hyperlink"/>
            <w:noProof/>
          </w:rPr>
          <w:t>2.3.3</w:t>
        </w:r>
        <w:r>
          <w:rPr>
            <w:rFonts w:asciiTheme="minorHAnsi" w:eastAsiaTheme="minorEastAsia" w:hAnsiTheme="minorHAnsi" w:cstheme="minorBidi"/>
            <w:noProof/>
            <w:sz w:val="22"/>
            <w:szCs w:val="22"/>
            <w:lang w:val="en-CA"/>
          </w:rPr>
          <w:tab/>
        </w:r>
        <w:r w:rsidRPr="003843CE">
          <w:rPr>
            <w:rStyle w:val="Hyperlink"/>
            <w:noProof/>
          </w:rPr>
          <w:t>Interfacing Credit and Payment Service Providers</w:t>
        </w:r>
        <w:r>
          <w:rPr>
            <w:noProof/>
            <w:webHidden/>
          </w:rPr>
          <w:tab/>
        </w:r>
        <w:r>
          <w:rPr>
            <w:noProof/>
            <w:webHidden/>
          </w:rPr>
          <w:fldChar w:fldCharType="begin"/>
        </w:r>
        <w:r>
          <w:rPr>
            <w:noProof/>
            <w:webHidden/>
          </w:rPr>
          <w:instrText xml:space="preserve"> PAGEREF _Toc352915397 \h </w:instrText>
        </w:r>
      </w:ins>
      <w:r>
        <w:rPr>
          <w:noProof/>
          <w:webHidden/>
        </w:rPr>
      </w:r>
      <w:r>
        <w:rPr>
          <w:noProof/>
          <w:webHidden/>
        </w:rPr>
        <w:fldChar w:fldCharType="separate"/>
      </w:r>
      <w:ins w:id="104" w:author="Giacomini-Varvarigos, Maria" w:date="2013-04-05T08:54:00Z">
        <w:r>
          <w:rPr>
            <w:noProof/>
            <w:webHidden/>
          </w:rPr>
          <w:t>8</w:t>
        </w:r>
        <w:r>
          <w:rPr>
            <w:noProof/>
            <w:webHidden/>
          </w:rPr>
          <w:fldChar w:fldCharType="end"/>
        </w:r>
        <w:r w:rsidRPr="003843CE">
          <w:rPr>
            <w:rStyle w:val="Hyperlink"/>
            <w:noProof/>
          </w:rPr>
          <w:fldChar w:fldCharType="end"/>
        </w:r>
      </w:ins>
    </w:p>
    <w:p w14:paraId="2E1B2054" w14:textId="77777777" w:rsidR="006955CA" w:rsidRDefault="006955CA">
      <w:pPr>
        <w:pStyle w:val="TOC2"/>
        <w:tabs>
          <w:tab w:val="left" w:pos="800"/>
          <w:tab w:val="right" w:leader="dot" w:pos="8630"/>
        </w:tabs>
        <w:rPr>
          <w:ins w:id="105" w:author="Giacomini-Varvarigos, Maria" w:date="2013-04-05T08:54:00Z"/>
          <w:rFonts w:asciiTheme="minorHAnsi" w:eastAsiaTheme="minorEastAsia" w:hAnsiTheme="minorHAnsi" w:cstheme="minorBidi"/>
          <w:noProof/>
          <w:sz w:val="22"/>
          <w:szCs w:val="22"/>
          <w:lang w:val="en-CA"/>
        </w:rPr>
      </w:pPr>
      <w:ins w:id="10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"_Toc352915398"</w:instrText>
        </w:r>
        <w:r w:rsidRPr="003843CE">
          <w:rPr>
            <w:rStyle w:val="Hyperlink"/>
            <w:noProof/>
          </w:rPr>
          <w:instrText xml:space="preserve"> </w:instrText>
        </w:r>
        <w:r w:rsidRPr="003843CE">
          <w:rPr>
            <w:rStyle w:val="Hyperlink"/>
            <w:noProof/>
          </w:rPr>
          <w:fldChar w:fldCharType="separate"/>
        </w:r>
        <w:r w:rsidRPr="003843CE">
          <w:rPr>
            <w:rStyle w:val="Hyperlink"/>
            <w:noProof/>
          </w:rPr>
          <w:t>2.4</w:t>
        </w:r>
        <w:r>
          <w:rPr>
            <w:rFonts w:asciiTheme="minorHAnsi" w:eastAsiaTheme="minorEastAsia" w:hAnsiTheme="minorHAnsi" w:cstheme="minorBidi"/>
            <w:noProof/>
            <w:sz w:val="22"/>
            <w:szCs w:val="22"/>
            <w:lang w:val="en-CA"/>
          </w:rPr>
          <w:tab/>
        </w:r>
        <w:r w:rsidRPr="003843CE">
          <w:rPr>
            <w:rStyle w:val="Hyperlink"/>
            <w:noProof/>
          </w:rPr>
          <w:t>Environment</w:t>
        </w:r>
        <w:r>
          <w:rPr>
            <w:noProof/>
            <w:webHidden/>
          </w:rPr>
          <w:tab/>
        </w:r>
        <w:r>
          <w:rPr>
            <w:noProof/>
            <w:webHidden/>
          </w:rPr>
          <w:fldChar w:fldCharType="begin"/>
        </w:r>
        <w:r>
          <w:rPr>
            <w:noProof/>
            <w:webHidden/>
          </w:rPr>
          <w:instrText xml:space="preserve"> PAGEREF _Toc352915398 \h </w:instrText>
        </w:r>
      </w:ins>
      <w:r>
        <w:rPr>
          <w:noProof/>
          <w:webHidden/>
        </w:rPr>
      </w:r>
      <w:r>
        <w:rPr>
          <w:noProof/>
          <w:webHidden/>
        </w:rPr>
        <w:fldChar w:fldCharType="separate"/>
      </w:r>
      <w:ins w:id="107" w:author="Giacomini-Varvarigos, Maria" w:date="2013-04-05T08:54:00Z">
        <w:r>
          <w:rPr>
            <w:noProof/>
            <w:webHidden/>
          </w:rPr>
          <w:t>10</w:t>
        </w:r>
        <w:r>
          <w:rPr>
            <w:noProof/>
            <w:webHidden/>
          </w:rPr>
          <w:fldChar w:fldCharType="end"/>
        </w:r>
        <w:r w:rsidRPr="003843CE">
          <w:rPr>
            <w:rStyle w:val="Hyperlink"/>
            <w:noProof/>
          </w:rPr>
          <w:fldChar w:fldCharType="end"/>
        </w:r>
      </w:ins>
    </w:p>
    <w:p w14:paraId="2E1B2055" w14:textId="77777777" w:rsidR="006955CA" w:rsidRDefault="006955CA">
      <w:pPr>
        <w:pStyle w:val="TOC3"/>
        <w:tabs>
          <w:tab w:val="left" w:pos="1200"/>
          <w:tab w:val="right" w:leader="dot" w:pos="8630"/>
        </w:tabs>
        <w:rPr>
          <w:ins w:id="108" w:author="Giacomini-Varvarigos, Maria" w:date="2013-04-05T08:54:00Z"/>
          <w:rFonts w:asciiTheme="minorHAnsi" w:eastAsiaTheme="minorEastAsia" w:hAnsiTheme="minorHAnsi" w:cstheme="minorBidi"/>
          <w:noProof/>
          <w:sz w:val="22"/>
          <w:szCs w:val="22"/>
          <w:lang w:val="en-CA"/>
        </w:rPr>
      </w:pPr>
      <w:ins w:id="10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"_Toc352915399"</w:instrText>
        </w:r>
        <w:r w:rsidRPr="003843CE">
          <w:rPr>
            <w:rStyle w:val="Hyperlink"/>
            <w:noProof/>
          </w:rPr>
          <w:instrText xml:space="preserve"> </w:instrText>
        </w:r>
        <w:r w:rsidRPr="003843CE">
          <w:rPr>
            <w:rStyle w:val="Hyperlink"/>
            <w:noProof/>
          </w:rPr>
          <w:fldChar w:fldCharType="separate"/>
        </w:r>
        <w:r w:rsidRPr="003843CE">
          <w:rPr>
            <w:rStyle w:val="Hyperlink"/>
            <w:noProof/>
          </w:rPr>
          <w:t>2.4.1</w:t>
        </w:r>
        <w:r>
          <w:rPr>
            <w:rFonts w:asciiTheme="minorHAnsi" w:eastAsiaTheme="minorEastAsia" w:hAnsiTheme="minorHAnsi" w:cstheme="minorBidi"/>
            <w:noProof/>
            <w:sz w:val="22"/>
            <w:szCs w:val="22"/>
            <w:lang w:val="en-CA"/>
          </w:rPr>
          <w:tab/>
        </w:r>
        <w:r w:rsidRPr="003843CE">
          <w:rPr>
            <w:rStyle w:val="Hyperlink"/>
            <w:noProof/>
          </w:rPr>
          <w:t>Architecture Diagrams</w:t>
        </w:r>
        <w:r>
          <w:rPr>
            <w:noProof/>
            <w:webHidden/>
          </w:rPr>
          <w:tab/>
        </w:r>
        <w:r>
          <w:rPr>
            <w:noProof/>
            <w:webHidden/>
          </w:rPr>
          <w:fldChar w:fldCharType="begin"/>
        </w:r>
        <w:r>
          <w:rPr>
            <w:noProof/>
            <w:webHidden/>
          </w:rPr>
          <w:instrText xml:space="preserve"> PAGEREF _Toc352915399 \h </w:instrText>
        </w:r>
      </w:ins>
      <w:r>
        <w:rPr>
          <w:noProof/>
          <w:webHidden/>
        </w:rPr>
      </w:r>
      <w:r>
        <w:rPr>
          <w:noProof/>
          <w:webHidden/>
        </w:rPr>
        <w:fldChar w:fldCharType="separate"/>
      </w:r>
      <w:ins w:id="110" w:author="Giacomini-Varvarigos, Maria" w:date="2013-04-05T08:54:00Z">
        <w:r>
          <w:rPr>
            <w:noProof/>
            <w:webHidden/>
          </w:rPr>
          <w:t>10</w:t>
        </w:r>
        <w:r>
          <w:rPr>
            <w:noProof/>
            <w:webHidden/>
          </w:rPr>
          <w:fldChar w:fldCharType="end"/>
        </w:r>
        <w:r w:rsidRPr="003843CE">
          <w:rPr>
            <w:rStyle w:val="Hyperlink"/>
            <w:noProof/>
          </w:rPr>
          <w:fldChar w:fldCharType="end"/>
        </w:r>
      </w:ins>
    </w:p>
    <w:p w14:paraId="2E1B2056" w14:textId="77777777" w:rsidR="006955CA" w:rsidRDefault="006955CA">
      <w:pPr>
        <w:pStyle w:val="TOC3"/>
        <w:tabs>
          <w:tab w:val="left" w:pos="1200"/>
          <w:tab w:val="right" w:leader="dot" w:pos="8630"/>
        </w:tabs>
        <w:rPr>
          <w:ins w:id="111" w:author="Giacomini-Varvarigos, Maria" w:date="2013-04-05T08:54:00Z"/>
          <w:rFonts w:asciiTheme="minorHAnsi" w:eastAsiaTheme="minorEastAsia" w:hAnsiTheme="minorHAnsi" w:cstheme="minorBidi"/>
          <w:noProof/>
          <w:sz w:val="22"/>
          <w:szCs w:val="22"/>
          <w:lang w:val="en-CA"/>
        </w:rPr>
      </w:pPr>
      <w:ins w:id="11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"_Toc352915400"</w:instrText>
        </w:r>
        <w:r w:rsidRPr="003843CE">
          <w:rPr>
            <w:rStyle w:val="Hyperlink"/>
            <w:noProof/>
          </w:rPr>
          <w:instrText xml:space="preserve"> </w:instrText>
        </w:r>
        <w:r w:rsidRPr="003843CE">
          <w:rPr>
            <w:rStyle w:val="Hyperlink"/>
            <w:noProof/>
          </w:rPr>
          <w:fldChar w:fldCharType="separate"/>
        </w:r>
        <w:r w:rsidRPr="003843CE">
          <w:rPr>
            <w:rStyle w:val="Hyperlink"/>
            <w:noProof/>
          </w:rPr>
          <w:t>2.4.1.1</w:t>
        </w:r>
        <w:r>
          <w:rPr>
            <w:rFonts w:asciiTheme="minorHAnsi" w:eastAsiaTheme="minorEastAsia" w:hAnsiTheme="minorHAnsi" w:cstheme="minorBidi"/>
            <w:noProof/>
            <w:sz w:val="22"/>
            <w:szCs w:val="22"/>
            <w:lang w:val="en-CA"/>
          </w:rPr>
          <w:tab/>
        </w:r>
        <w:r w:rsidRPr="003843CE">
          <w:rPr>
            <w:rStyle w:val="Hyperlink"/>
            <w:noProof/>
          </w:rPr>
          <w:t>DTS-PVS</w:t>
        </w:r>
        <w:r>
          <w:rPr>
            <w:noProof/>
            <w:webHidden/>
          </w:rPr>
          <w:tab/>
        </w:r>
        <w:r>
          <w:rPr>
            <w:noProof/>
            <w:webHidden/>
          </w:rPr>
          <w:fldChar w:fldCharType="begin"/>
        </w:r>
        <w:r>
          <w:rPr>
            <w:noProof/>
            <w:webHidden/>
          </w:rPr>
          <w:instrText xml:space="preserve"> PAGEREF _Toc352915400 \h </w:instrText>
        </w:r>
      </w:ins>
      <w:r>
        <w:rPr>
          <w:noProof/>
          <w:webHidden/>
        </w:rPr>
      </w:r>
      <w:r>
        <w:rPr>
          <w:noProof/>
          <w:webHidden/>
        </w:rPr>
        <w:fldChar w:fldCharType="separate"/>
      </w:r>
      <w:ins w:id="113" w:author="Giacomini-Varvarigos, Maria" w:date="2013-04-05T08:54:00Z">
        <w:r>
          <w:rPr>
            <w:noProof/>
            <w:webHidden/>
          </w:rPr>
          <w:t>10</w:t>
        </w:r>
        <w:r>
          <w:rPr>
            <w:noProof/>
            <w:webHidden/>
          </w:rPr>
          <w:fldChar w:fldCharType="end"/>
        </w:r>
        <w:r w:rsidRPr="003843CE">
          <w:rPr>
            <w:rStyle w:val="Hyperlink"/>
            <w:noProof/>
          </w:rPr>
          <w:fldChar w:fldCharType="end"/>
        </w:r>
      </w:ins>
    </w:p>
    <w:p w14:paraId="2E1B2057" w14:textId="77777777" w:rsidR="006955CA" w:rsidRDefault="006955CA">
      <w:pPr>
        <w:pStyle w:val="TOC3"/>
        <w:tabs>
          <w:tab w:val="left" w:pos="1200"/>
          <w:tab w:val="right" w:leader="dot" w:pos="8630"/>
        </w:tabs>
        <w:rPr>
          <w:ins w:id="114" w:author="Giacomini-Varvarigos, Maria" w:date="2013-04-05T08:54:00Z"/>
          <w:rFonts w:asciiTheme="minorHAnsi" w:eastAsiaTheme="minorEastAsia" w:hAnsiTheme="minorHAnsi" w:cstheme="minorBidi"/>
          <w:noProof/>
          <w:sz w:val="22"/>
          <w:szCs w:val="22"/>
          <w:lang w:val="en-CA"/>
        </w:rPr>
      </w:pPr>
      <w:ins w:id="11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"_Toc352915401"</w:instrText>
        </w:r>
        <w:r w:rsidRPr="003843CE">
          <w:rPr>
            <w:rStyle w:val="Hyperlink"/>
            <w:noProof/>
          </w:rPr>
          <w:instrText xml:space="preserve"> </w:instrText>
        </w:r>
        <w:r w:rsidRPr="003843CE">
          <w:rPr>
            <w:rStyle w:val="Hyperlink"/>
            <w:noProof/>
          </w:rPr>
          <w:fldChar w:fldCharType="separate"/>
        </w:r>
        <w:r w:rsidRPr="003843CE">
          <w:rPr>
            <w:rStyle w:val="Hyperlink"/>
            <w:noProof/>
          </w:rPr>
          <w:t>2.4.1.2</w:t>
        </w:r>
        <w:r>
          <w:rPr>
            <w:rFonts w:asciiTheme="minorHAnsi" w:eastAsiaTheme="minorEastAsia" w:hAnsiTheme="minorHAnsi" w:cstheme="minorBidi"/>
            <w:noProof/>
            <w:sz w:val="22"/>
            <w:szCs w:val="22"/>
            <w:lang w:val="en-CA"/>
          </w:rPr>
          <w:tab/>
        </w:r>
        <w:r w:rsidRPr="003843CE">
          <w:rPr>
            <w:rStyle w:val="Hyperlink"/>
            <w:noProof/>
          </w:rPr>
          <w:t>DTS Production</w:t>
        </w:r>
        <w:r>
          <w:rPr>
            <w:noProof/>
            <w:webHidden/>
          </w:rPr>
          <w:tab/>
        </w:r>
        <w:r>
          <w:rPr>
            <w:noProof/>
            <w:webHidden/>
          </w:rPr>
          <w:fldChar w:fldCharType="begin"/>
        </w:r>
        <w:r>
          <w:rPr>
            <w:noProof/>
            <w:webHidden/>
          </w:rPr>
          <w:instrText xml:space="preserve"> PAGEREF _Toc352915401 \h </w:instrText>
        </w:r>
      </w:ins>
      <w:r>
        <w:rPr>
          <w:noProof/>
          <w:webHidden/>
        </w:rPr>
      </w:r>
      <w:r>
        <w:rPr>
          <w:noProof/>
          <w:webHidden/>
        </w:rPr>
        <w:fldChar w:fldCharType="separate"/>
      </w:r>
      <w:ins w:id="116" w:author="Giacomini-Varvarigos, Maria" w:date="2013-04-05T08:54:00Z">
        <w:r>
          <w:rPr>
            <w:noProof/>
            <w:webHidden/>
          </w:rPr>
          <w:t>11</w:t>
        </w:r>
        <w:r>
          <w:rPr>
            <w:noProof/>
            <w:webHidden/>
          </w:rPr>
          <w:fldChar w:fldCharType="end"/>
        </w:r>
        <w:r w:rsidRPr="003843CE">
          <w:rPr>
            <w:rStyle w:val="Hyperlink"/>
            <w:noProof/>
          </w:rPr>
          <w:fldChar w:fldCharType="end"/>
        </w:r>
      </w:ins>
    </w:p>
    <w:p w14:paraId="2E1B2058" w14:textId="77777777" w:rsidR="006955CA" w:rsidRDefault="006955CA">
      <w:pPr>
        <w:pStyle w:val="TOC3"/>
        <w:tabs>
          <w:tab w:val="left" w:pos="1200"/>
          <w:tab w:val="right" w:leader="dot" w:pos="8630"/>
        </w:tabs>
        <w:rPr>
          <w:ins w:id="117" w:author="Giacomini-Varvarigos, Maria" w:date="2013-04-05T08:54:00Z"/>
          <w:rFonts w:asciiTheme="minorHAnsi" w:eastAsiaTheme="minorEastAsia" w:hAnsiTheme="minorHAnsi" w:cstheme="minorBidi"/>
          <w:noProof/>
          <w:sz w:val="22"/>
          <w:szCs w:val="22"/>
          <w:lang w:val="en-CA"/>
        </w:rPr>
      </w:pPr>
      <w:ins w:id="11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"_Toc352915402"</w:instrText>
        </w:r>
        <w:r w:rsidRPr="003843CE">
          <w:rPr>
            <w:rStyle w:val="Hyperlink"/>
            <w:noProof/>
          </w:rPr>
          <w:instrText xml:space="preserve"> </w:instrText>
        </w:r>
        <w:r w:rsidRPr="003843CE">
          <w:rPr>
            <w:rStyle w:val="Hyperlink"/>
            <w:noProof/>
          </w:rPr>
          <w:fldChar w:fldCharType="separate"/>
        </w:r>
        <w:r w:rsidRPr="003843CE">
          <w:rPr>
            <w:rStyle w:val="Hyperlink"/>
            <w:noProof/>
            <w:lang w:val="en-CA"/>
          </w:rPr>
          <w:t>2.4.1.3</w:t>
        </w:r>
        <w:r>
          <w:rPr>
            <w:rFonts w:asciiTheme="minorHAnsi" w:eastAsiaTheme="minorEastAsia" w:hAnsiTheme="minorHAnsi" w:cstheme="minorBidi"/>
            <w:noProof/>
            <w:sz w:val="22"/>
            <w:szCs w:val="22"/>
            <w:lang w:val="en-CA"/>
          </w:rPr>
          <w:tab/>
        </w:r>
        <w:r w:rsidRPr="003843CE">
          <w:rPr>
            <w:rStyle w:val="Hyperlink"/>
            <w:noProof/>
            <w:lang w:val="en-CA"/>
          </w:rPr>
          <w:t>PCI Pre-Prod (CDE)</w:t>
        </w:r>
        <w:r>
          <w:rPr>
            <w:noProof/>
            <w:webHidden/>
          </w:rPr>
          <w:tab/>
        </w:r>
        <w:r>
          <w:rPr>
            <w:noProof/>
            <w:webHidden/>
          </w:rPr>
          <w:fldChar w:fldCharType="begin"/>
        </w:r>
        <w:r>
          <w:rPr>
            <w:noProof/>
            <w:webHidden/>
          </w:rPr>
          <w:instrText xml:space="preserve"> PAGEREF _Toc352915402 \h </w:instrText>
        </w:r>
      </w:ins>
      <w:r>
        <w:rPr>
          <w:noProof/>
          <w:webHidden/>
        </w:rPr>
      </w:r>
      <w:r>
        <w:rPr>
          <w:noProof/>
          <w:webHidden/>
        </w:rPr>
        <w:fldChar w:fldCharType="separate"/>
      </w:r>
      <w:ins w:id="119" w:author="Giacomini-Varvarigos, Maria" w:date="2013-04-05T08:54:00Z">
        <w:r>
          <w:rPr>
            <w:noProof/>
            <w:webHidden/>
          </w:rPr>
          <w:t>12</w:t>
        </w:r>
        <w:r>
          <w:rPr>
            <w:noProof/>
            <w:webHidden/>
          </w:rPr>
          <w:fldChar w:fldCharType="end"/>
        </w:r>
        <w:r w:rsidRPr="003843CE">
          <w:rPr>
            <w:rStyle w:val="Hyperlink"/>
            <w:noProof/>
          </w:rPr>
          <w:fldChar w:fldCharType="end"/>
        </w:r>
      </w:ins>
    </w:p>
    <w:p w14:paraId="2E1B2059" w14:textId="77777777" w:rsidR="006955CA" w:rsidRDefault="006955CA">
      <w:pPr>
        <w:pStyle w:val="TOC3"/>
        <w:tabs>
          <w:tab w:val="left" w:pos="1200"/>
          <w:tab w:val="right" w:leader="dot" w:pos="8630"/>
        </w:tabs>
        <w:rPr>
          <w:ins w:id="120" w:author="Giacomini-Varvarigos, Maria" w:date="2013-04-05T08:54:00Z"/>
          <w:rFonts w:asciiTheme="minorHAnsi" w:eastAsiaTheme="minorEastAsia" w:hAnsiTheme="minorHAnsi" w:cstheme="minorBidi"/>
          <w:noProof/>
          <w:sz w:val="22"/>
          <w:szCs w:val="22"/>
          <w:lang w:val="en-CA"/>
        </w:rPr>
      </w:pPr>
      <w:ins w:id="12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"_Toc352915403"</w:instrText>
        </w:r>
        <w:r w:rsidRPr="003843CE">
          <w:rPr>
            <w:rStyle w:val="Hyperlink"/>
            <w:noProof/>
          </w:rPr>
          <w:instrText xml:space="preserve"> </w:instrText>
        </w:r>
        <w:r w:rsidRPr="003843CE">
          <w:rPr>
            <w:rStyle w:val="Hyperlink"/>
            <w:noProof/>
          </w:rPr>
          <w:fldChar w:fldCharType="separate"/>
        </w:r>
        <w:r w:rsidRPr="003843CE">
          <w:rPr>
            <w:rStyle w:val="Hyperlink"/>
            <w:noProof/>
          </w:rPr>
          <w:t>2.4.2</w:t>
        </w:r>
        <w:r>
          <w:rPr>
            <w:rFonts w:asciiTheme="minorHAnsi" w:eastAsiaTheme="minorEastAsia" w:hAnsiTheme="minorHAnsi" w:cstheme="minorBidi"/>
            <w:noProof/>
            <w:sz w:val="22"/>
            <w:szCs w:val="22"/>
            <w:lang w:val="en-CA"/>
          </w:rPr>
          <w:tab/>
        </w:r>
        <w:r w:rsidRPr="003843CE">
          <w:rPr>
            <w:rStyle w:val="Hyperlink"/>
            <w:noProof/>
          </w:rPr>
          <w:t>Load Balancing</w:t>
        </w:r>
        <w:r>
          <w:rPr>
            <w:noProof/>
            <w:webHidden/>
          </w:rPr>
          <w:tab/>
        </w:r>
        <w:r>
          <w:rPr>
            <w:noProof/>
            <w:webHidden/>
          </w:rPr>
          <w:fldChar w:fldCharType="begin"/>
        </w:r>
        <w:r>
          <w:rPr>
            <w:noProof/>
            <w:webHidden/>
          </w:rPr>
          <w:instrText xml:space="preserve"> PAGEREF _Toc352915403 \h </w:instrText>
        </w:r>
      </w:ins>
      <w:r>
        <w:rPr>
          <w:noProof/>
          <w:webHidden/>
        </w:rPr>
      </w:r>
      <w:r>
        <w:rPr>
          <w:noProof/>
          <w:webHidden/>
        </w:rPr>
        <w:fldChar w:fldCharType="separate"/>
      </w:r>
      <w:ins w:id="122" w:author="Giacomini-Varvarigos, Maria" w:date="2013-04-05T08:54:00Z">
        <w:r>
          <w:rPr>
            <w:noProof/>
            <w:webHidden/>
          </w:rPr>
          <w:t>13</w:t>
        </w:r>
        <w:r>
          <w:rPr>
            <w:noProof/>
            <w:webHidden/>
          </w:rPr>
          <w:fldChar w:fldCharType="end"/>
        </w:r>
        <w:r w:rsidRPr="003843CE">
          <w:rPr>
            <w:rStyle w:val="Hyperlink"/>
            <w:noProof/>
          </w:rPr>
          <w:fldChar w:fldCharType="end"/>
        </w:r>
      </w:ins>
    </w:p>
    <w:p w14:paraId="2E1B205A" w14:textId="77777777" w:rsidR="006955CA" w:rsidRDefault="006955CA">
      <w:pPr>
        <w:pStyle w:val="TOC3"/>
        <w:tabs>
          <w:tab w:val="left" w:pos="1200"/>
          <w:tab w:val="right" w:leader="dot" w:pos="8630"/>
        </w:tabs>
        <w:rPr>
          <w:ins w:id="123" w:author="Giacomini-Varvarigos, Maria" w:date="2013-04-05T08:54:00Z"/>
          <w:rFonts w:asciiTheme="minorHAnsi" w:eastAsiaTheme="minorEastAsia" w:hAnsiTheme="minorHAnsi" w:cstheme="minorBidi"/>
          <w:noProof/>
          <w:sz w:val="22"/>
          <w:szCs w:val="22"/>
          <w:lang w:val="en-CA"/>
        </w:rPr>
      </w:pPr>
      <w:ins w:id="12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"_Toc352915404"</w:instrText>
        </w:r>
        <w:r w:rsidRPr="003843CE">
          <w:rPr>
            <w:rStyle w:val="Hyperlink"/>
            <w:noProof/>
          </w:rPr>
          <w:instrText xml:space="preserve"> </w:instrText>
        </w:r>
        <w:r w:rsidRPr="003843CE">
          <w:rPr>
            <w:rStyle w:val="Hyperlink"/>
            <w:noProof/>
          </w:rPr>
          <w:fldChar w:fldCharType="separate"/>
        </w:r>
        <w:r w:rsidRPr="003843CE">
          <w:rPr>
            <w:rStyle w:val="Hyperlink"/>
            <w:noProof/>
          </w:rPr>
          <w:t>2.4.3</w:t>
        </w:r>
        <w:r>
          <w:rPr>
            <w:rFonts w:asciiTheme="minorHAnsi" w:eastAsiaTheme="minorEastAsia" w:hAnsiTheme="minorHAnsi" w:cstheme="minorBidi"/>
            <w:noProof/>
            <w:sz w:val="22"/>
            <w:szCs w:val="22"/>
            <w:lang w:val="en-CA"/>
          </w:rPr>
          <w:tab/>
        </w:r>
        <w:r w:rsidRPr="003843CE">
          <w:rPr>
            <w:rStyle w:val="Hyperlink"/>
            <w:noProof/>
          </w:rPr>
          <w:t>Server Config</w:t>
        </w:r>
        <w:r>
          <w:rPr>
            <w:noProof/>
            <w:webHidden/>
          </w:rPr>
          <w:tab/>
        </w:r>
        <w:r>
          <w:rPr>
            <w:noProof/>
            <w:webHidden/>
          </w:rPr>
          <w:fldChar w:fldCharType="begin"/>
        </w:r>
        <w:r>
          <w:rPr>
            <w:noProof/>
            <w:webHidden/>
          </w:rPr>
          <w:instrText xml:space="preserve"> PAGEREF _Toc352915404 \h </w:instrText>
        </w:r>
      </w:ins>
      <w:r>
        <w:rPr>
          <w:noProof/>
          <w:webHidden/>
        </w:rPr>
      </w:r>
      <w:r>
        <w:rPr>
          <w:noProof/>
          <w:webHidden/>
        </w:rPr>
        <w:fldChar w:fldCharType="separate"/>
      </w:r>
      <w:ins w:id="125" w:author="Giacomini-Varvarigos, Maria" w:date="2013-04-05T08:54:00Z">
        <w:r>
          <w:rPr>
            <w:noProof/>
            <w:webHidden/>
          </w:rPr>
          <w:t>13</w:t>
        </w:r>
        <w:r>
          <w:rPr>
            <w:noProof/>
            <w:webHidden/>
          </w:rPr>
          <w:fldChar w:fldCharType="end"/>
        </w:r>
        <w:r w:rsidRPr="003843CE">
          <w:rPr>
            <w:rStyle w:val="Hyperlink"/>
            <w:noProof/>
          </w:rPr>
          <w:fldChar w:fldCharType="end"/>
        </w:r>
      </w:ins>
    </w:p>
    <w:p w14:paraId="2E1B205B" w14:textId="77777777" w:rsidR="006955CA" w:rsidRDefault="006955CA">
      <w:pPr>
        <w:pStyle w:val="TOC3"/>
        <w:tabs>
          <w:tab w:val="left" w:pos="1200"/>
          <w:tab w:val="right" w:leader="dot" w:pos="8630"/>
        </w:tabs>
        <w:rPr>
          <w:ins w:id="126" w:author="Giacomini-Varvarigos, Maria" w:date="2013-04-05T08:54:00Z"/>
          <w:rFonts w:asciiTheme="minorHAnsi" w:eastAsiaTheme="minorEastAsia" w:hAnsiTheme="minorHAnsi" w:cstheme="minorBidi"/>
          <w:noProof/>
          <w:sz w:val="22"/>
          <w:szCs w:val="22"/>
          <w:lang w:val="en-CA"/>
        </w:rPr>
      </w:pPr>
      <w:ins w:id="12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"_Toc352915405"</w:instrText>
        </w:r>
        <w:r w:rsidRPr="003843CE">
          <w:rPr>
            <w:rStyle w:val="Hyperlink"/>
            <w:noProof/>
          </w:rPr>
          <w:instrText xml:space="preserve"> </w:instrText>
        </w:r>
        <w:r w:rsidRPr="003843CE">
          <w:rPr>
            <w:rStyle w:val="Hyperlink"/>
            <w:noProof/>
          </w:rPr>
          <w:fldChar w:fldCharType="separate"/>
        </w:r>
        <w:r w:rsidRPr="003843CE">
          <w:rPr>
            <w:rStyle w:val="Hyperlink"/>
            <w:noProof/>
          </w:rPr>
          <w:t>2.4.3.1</w:t>
        </w:r>
        <w:r>
          <w:rPr>
            <w:rFonts w:asciiTheme="minorHAnsi" w:eastAsiaTheme="minorEastAsia" w:hAnsiTheme="minorHAnsi" w:cstheme="minorBidi"/>
            <w:noProof/>
            <w:sz w:val="22"/>
            <w:szCs w:val="22"/>
            <w:lang w:val="en-CA"/>
          </w:rPr>
          <w:tab/>
        </w:r>
        <w:r w:rsidRPr="003843CE">
          <w:rPr>
            <w:rStyle w:val="Hyperlink"/>
            <w:noProof/>
          </w:rPr>
          <w:t>PCI Hardening</w:t>
        </w:r>
        <w:r>
          <w:rPr>
            <w:noProof/>
            <w:webHidden/>
          </w:rPr>
          <w:tab/>
        </w:r>
        <w:r>
          <w:rPr>
            <w:noProof/>
            <w:webHidden/>
          </w:rPr>
          <w:fldChar w:fldCharType="begin"/>
        </w:r>
        <w:r>
          <w:rPr>
            <w:noProof/>
            <w:webHidden/>
          </w:rPr>
          <w:instrText xml:space="preserve"> PAGEREF _Toc352915405 \h </w:instrText>
        </w:r>
      </w:ins>
      <w:r>
        <w:rPr>
          <w:noProof/>
          <w:webHidden/>
        </w:rPr>
      </w:r>
      <w:r>
        <w:rPr>
          <w:noProof/>
          <w:webHidden/>
        </w:rPr>
        <w:fldChar w:fldCharType="separate"/>
      </w:r>
      <w:ins w:id="128" w:author="Giacomini-Varvarigos, Maria" w:date="2013-04-05T08:54:00Z">
        <w:r>
          <w:rPr>
            <w:noProof/>
            <w:webHidden/>
          </w:rPr>
          <w:t>13</w:t>
        </w:r>
        <w:r>
          <w:rPr>
            <w:noProof/>
            <w:webHidden/>
          </w:rPr>
          <w:fldChar w:fldCharType="end"/>
        </w:r>
        <w:r w:rsidRPr="003843CE">
          <w:rPr>
            <w:rStyle w:val="Hyperlink"/>
            <w:noProof/>
          </w:rPr>
          <w:fldChar w:fldCharType="end"/>
        </w:r>
      </w:ins>
    </w:p>
    <w:p w14:paraId="2E1B205C" w14:textId="77777777" w:rsidR="006955CA" w:rsidRDefault="006955CA">
      <w:pPr>
        <w:pStyle w:val="TOC3"/>
        <w:tabs>
          <w:tab w:val="left" w:pos="1200"/>
          <w:tab w:val="right" w:leader="dot" w:pos="8630"/>
        </w:tabs>
        <w:rPr>
          <w:ins w:id="129" w:author="Giacomini-Varvarigos, Maria" w:date="2013-04-05T08:54:00Z"/>
          <w:rFonts w:asciiTheme="minorHAnsi" w:eastAsiaTheme="minorEastAsia" w:hAnsiTheme="minorHAnsi" w:cstheme="minorBidi"/>
          <w:noProof/>
          <w:sz w:val="22"/>
          <w:szCs w:val="22"/>
          <w:lang w:val="en-CA"/>
        </w:rPr>
      </w:pPr>
      <w:ins w:id="13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"_Toc352915406"</w:instrText>
        </w:r>
        <w:r w:rsidRPr="003843CE">
          <w:rPr>
            <w:rStyle w:val="Hyperlink"/>
            <w:noProof/>
          </w:rPr>
          <w:instrText xml:space="preserve"> </w:instrText>
        </w:r>
        <w:r w:rsidRPr="003843CE">
          <w:rPr>
            <w:rStyle w:val="Hyperlink"/>
            <w:noProof/>
          </w:rPr>
          <w:fldChar w:fldCharType="separate"/>
        </w:r>
        <w:r w:rsidRPr="003843CE">
          <w:rPr>
            <w:rStyle w:val="Hyperlink"/>
            <w:noProof/>
          </w:rPr>
          <w:t>2.4.3.2</w:t>
        </w:r>
        <w:r>
          <w:rPr>
            <w:rFonts w:asciiTheme="minorHAnsi" w:eastAsiaTheme="minorEastAsia" w:hAnsiTheme="minorHAnsi" w:cstheme="minorBidi"/>
            <w:noProof/>
            <w:sz w:val="22"/>
            <w:szCs w:val="22"/>
            <w:lang w:val="en-CA"/>
          </w:rPr>
          <w:tab/>
        </w:r>
        <w:r w:rsidRPr="003843CE">
          <w:rPr>
            <w:rStyle w:val="Hyperlink"/>
            <w:noProof/>
          </w:rPr>
          <w:t>PatchLink</w:t>
        </w:r>
        <w:r>
          <w:rPr>
            <w:noProof/>
            <w:webHidden/>
          </w:rPr>
          <w:tab/>
        </w:r>
        <w:r>
          <w:rPr>
            <w:noProof/>
            <w:webHidden/>
          </w:rPr>
          <w:fldChar w:fldCharType="begin"/>
        </w:r>
        <w:r>
          <w:rPr>
            <w:noProof/>
            <w:webHidden/>
          </w:rPr>
          <w:instrText xml:space="preserve"> PAGEREF _Toc352915406 \h </w:instrText>
        </w:r>
      </w:ins>
      <w:r>
        <w:rPr>
          <w:noProof/>
          <w:webHidden/>
        </w:rPr>
      </w:r>
      <w:r>
        <w:rPr>
          <w:noProof/>
          <w:webHidden/>
        </w:rPr>
        <w:fldChar w:fldCharType="separate"/>
      </w:r>
      <w:ins w:id="131" w:author="Giacomini-Varvarigos, Maria" w:date="2013-04-05T08:54:00Z">
        <w:r>
          <w:rPr>
            <w:noProof/>
            <w:webHidden/>
          </w:rPr>
          <w:t>14</w:t>
        </w:r>
        <w:r>
          <w:rPr>
            <w:noProof/>
            <w:webHidden/>
          </w:rPr>
          <w:fldChar w:fldCharType="end"/>
        </w:r>
        <w:r w:rsidRPr="003843CE">
          <w:rPr>
            <w:rStyle w:val="Hyperlink"/>
            <w:noProof/>
          </w:rPr>
          <w:fldChar w:fldCharType="end"/>
        </w:r>
      </w:ins>
    </w:p>
    <w:p w14:paraId="2E1B205D" w14:textId="77777777" w:rsidR="006955CA" w:rsidRDefault="006955CA">
      <w:pPr>
        <w:pStyle w:val="TOC3"/>
        <w:tabs>
          <w:tab w:val="left" w:pos="1200"/>
          <w:tab w:val="right" w:leader="dot" w:pos="8630"/>
        </w:tabs>
        <w:rPr>
          <w:ins w:id="132" w:author="Giacomini-Varvarigos, Maria" w:date="2013-04-05T08:54:00Z"/>
          <w:rFonts w:asciiTheme="minorHAnsi" w:eastAsiaTheme="minorEastAsia" w:hAnsiTheme="minorHAnsi" w:cstheme="minorBidi"/>
          <w:noProof/>
          <w:sz w:val="22"/>
          <w:szCs w:val="22"/>
          <w:lang w:val="en-CA"/>
        </w:rPr>
      </w:pPr>
      <w:ins w:id="13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"_Toc352915407"</w:instrText>
        </w:r>
        <w:r w:rsidRPr="003843CE">
          <w:rPr>
            <w:rStyle w:val="Hyperlink"/>
            <w:noProof/>
          </w:rPr>
          <w:instrText xml:space="preserve"> </w:instrText>
        </w:r>
        <w:r w:rsidRPr="003843CE">
          <w:rPr>
            <w:rStyle w:val="Hyperlink"/>
            <w:noProof/>
          </w:rPr>
          <w:fldChar w:fldCharType="separate"/>
        </w:r>
        <w:r w:rsidRPr="003843CE">
          <w:rPr>
            <w:rStyle w:val="Hyperlink"/>
            <w:noProof/>
          </w:rPr>
          <w:t>2.4.3.3</w:t>
        </w:r>
        <w:r>
          <w:rPr>
            <w:rFonts w:asciiTheme="minorHAnsi" w:eastAsiaTheme="minorEastAsia" w:hAnsiTheme="minorHAnsi" w:cstheme="minorBidi"/>
            <w:noProof/>
            <w:sz w:val="22"/>
            <w:szCs w:val="22"/>
            <w:lang w:val="en-CA"/>
          </w:rPr>
          <w:tab/>
        </w:r>
        <w:r w:rsidRPr="003843CE">
          <w:rPr>
            <w:rStyle w:val="Hyperlink"/>
            <w:noProof/>
          </w:rPr>
          <w:t>DTS PVS Patching Procedure</w:t>
        </w:r>
        <w:r>
          <w:rPr>
            <w:noProof/>
            <w:webHidden/>
          </w:rPr>
          <w:tab/>
        </w:r>
        <w:r>
          <w:rPr>
            <w:noProof/>
            <w:webHidden/>
          </w:rPr>
          <w:fldChar w:fldCharType="begin"/>
        </w:r>
        <w:r>
          <w:rPr>
            <w:noProof/>
            <w:webHidden/>
          </w:rPr>
          <w:instrText xml:space="preserve"> PAGEREF _Toc352915407 \h </w:instrText>
        </w:r>
      </w:ins>
      <w:r>
        <w:rPr>
          <w:noProof/>
          <w:webHidden/>
        </w:rPr>
      </w:r>
      <w:r>
        <w:rPr>
          <w:noProof/>
          <w:webHidden/>
        </w:rPr>
        <w:fldChar w:fldCharType="separate"/>
      </w:r>
      <w:ins w:id="134" w:author="Giacomini-Varvarigos, Maria" w:date="2013-04-05T08:54:00Z">
        <w:r>
          <w:rPr>
            <w:noProof/>
            <w:webHidden/>
          </w:rPr>
          <w:t>14</w:t>
        </w:r>
        <w:r>
          <w:rPr>
            <w:noProof/>
            <w:webHidden/>
          </w:rPr>
          <w:fldChar w:fldCharType="end"/>
        </w:r>
        <w:r w:rsidRPr="003843CE">
          <w:rPr>
            <w:rStyle w:val="Hyperlink"/>
            <w:noProof/>
          </w:rPr>
          <w:fldChar w:fldCharType="end"/>
        </w:r>
      </w:ins>
    </w:p>
    <w:p w14:paraId="2E1B205E" w14:textId="77777777" w:rsidR="006955CA" w:rsidRDefault="006955CA">
      <w:pPr>
        <w:pStyle w:val="TOC3"/>
        <w:tabs>
          <w:tab w:val="left" w:pos="1200"/>
          <w:tab w:val="right" w:leader="dot" w:pos="8630"/>
        </w:tabs>
        <w:rPr>
          <w:ins w:id="135" w:author="Giacomini-Varvarigos, Maria" w:date="2013-04-05T08:54:00Z"/>
          <w:rFonts w:asciiTheme="minorHAnsi" w:eastAsiaTheme="minorEastAsia" w:hAnsiTheme="minorHAnsi" w:cstheme="minorBidi"/>
          <w:noProof/>
          <w:sz w:val="22"/>
          <w:szCs w:val="22"/>
          <w:lang w:val="en-CA"/>
        </w:rPr>
      </w:pPr>
      <w:ins w:id="13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"_Toc352915408"</w:instrText>
        </w:r>
        <w:r w:rsidRPr="003843CE">
          <w:rPr>
            <w:rStyle w:val="Hyperlink"/>
            <w:noProof/>
          </w:rPr>
          <w:instrText xml:space="preserve"> </w:instrText>
        </w:r>
        <w:r w:rsidRPr="003843CE">
          <w:rPr>
            <w:rStyle w:val="Hyperlink"/>
            <w:noProof/>
          </w:rPr>
          <w:fldChar w:fldCharType="separate"/>
        </w:r>
        <w:r w:rsidRPr="003843CE">
          <w:rPr>
            <w:rStyle w:val="Hyperlink"/>
            <w:noProof/>
          </w:rPr>
          <w:t>2.4.3.4</w:t>
        </w:r>
        <w:r>
          <w:rPr>
            <w:rFonts w:asciiTheme="minorHAnsi" w:eastAsiaTheme="minorEastAsia" w:hAnsiTheme="minorHAnsi" w:cstheme="minorBidi"/>
            <w:noProof/>
            <w:sz w:val="22"/>
            <w:szCs w:val="22"/>
            <w:lang w:val="en-CA"/>
          </w:rPr>
          <w:tab/>
        </w:r>
        <w:r w:rsidRPr="003843CE">
          <w:rPr>
            <w:rStyle w:val="Hyperlink"/>
            <w:noProof/>
          </w:rPr>
          <w:t>Middleware Patching Process</w:t>
        </w:r>
        <w:r>
          <w:rPr>
            <w:noProof/>
            <w:webHidden/>
          </w:rPr>
          <w:tab/>
        </w:r>
        <w:r>
          <w:rPr>
            <w:noProof/>
            <w:webHidden/>
          </w:rPr>
          <w:fldChar w:fldCharType="begin"/>
        </w:r>
        <w:r>
          <w:rPr>
            <w:noProof/>
            <w:webHidden/>
          </w:rPr>
          <w:instrText xml:space="preserve"> PAGEREF _Toc352915408 \h </w:instrText>
        </w:r>
      </w:ins>
      <w:r>
        <w:rPr>
          <w:noProof/>
          <w:webHidden/>
        </w:rPr>
      </w:r>
      <w:r>
        <w:rPr>
          <w:noProof/>
          <w:webHidden/>
        </w:rPr>
        <w:fldChar w:fldCharType="separate"/>
      </w:r>
      <w:ins w:id="137" w:author="Giacomini-Varvarigos, Maria" w:date="2013-04-05T08:54:00Z">
        <w:r>
          <w:rPr>
            <w:noProof/>
            <w:webHidden/>
          </w:rPr>
          <w:t>14</w:t>
        </w:r>
        <w:r>
          <w:rPr>
            <w:noProof/>
            <w:webHidden/>
          </w:rPr>
          <w:fldChar w:fldCharType="end"/>
        </w:r>
        <w:r w:rsidRPr="003843CE">
          <w:rPr>
            <w:rStyle w:val="Hyperlink"/>
            <w:noProof/>
          </w:rPr>
          <w:fldChar w:fldCharType="end"/>
        </w:r>
      </w:ins>
    </w:p>
    <w:p w14:paraId="2E1B205F" w14:textId="77777777" w:rsidR="006955CA" w:rsidRDefault="006955CA">
      <w:pPr>
        <w:pStyle w:val="TOC3"/>
        <w:tabs>
          <w:tab w:val="left" w:pos="1200"/>
          <w:tab w:val="right" w:leader="dot" w:pos="8630"/>
        </w:tabs>
        <w:rPr>
          <w:ins w:id="138" w:author="Giacomini-Varvarigos, Maria" w:date="2013-04-05T08:54:00Z"/>
          <w:rFonts w:asciiTheme="minorHAnsi" w:eastAsiaTheme="minorEastAsia" w:hAnsiTheme="minorHAnsi" w:cstheme="minorBidi"/>
          <w:noProof/>
          <w:sz w:val="22"/>
          <w:szCs w:val="22"/>
          <w:lang w:val="en-CA"/>
        </w:rPr>
      </w:pPr>
      <w:ins w:id="13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"_Toc352915409"</w:instrText>
        </w:r>
        <w:r w:rsidRPr="003843CE">
          <w:rPr>
            <w:rStyle w:val="Hyperlink"/>
            <w:noProof/>
          </w:rPr>
          <w:instrText xml:space="preserve"> </w:instrText>
        </w:r>
        <w:r w:rsidRPr="003843CE">
          <w:rPr>
            <w:rStyle w:val="Hyperlink"/>
            <w:noProof/>
          </w:rPr>
          <w:fldChar w:fldCharType="separate"/>
        </w:r>
        <w:r w:rsidRPr="003843CE">
          <w:rPr>
            <w:rStyle w:val="Hyperlink"/>
            <w:noProof/>
          </w:rPr>
          <w:t>2.4.3.5</w:t>
        </w:r>
        <w:r>
          <w:rPr>
            <w:rFonts w:asciiTheme="minorHAnsi" w:eastAsiaTheme="minorEastAsia" w:hAnsiTheme="minorHAnsi" w:cstheme="minorBidi"/>
            <w:noProof/>
            <w:sz w:val="22"/>
            <w:szCs w:val="22"/>
            <w:lang w:val="en-CA"/>
          </w:rPr>
          <w:tab/>
        </w:r>
        <w:r w:rsidRPr="003843CE">
          <w:rPr>
            <w:rStyle w:val="Hyperlink"/>
            <w:noProof/>
          </w:rPr>
          <w:t>McAfee</w:t>
        </w:r>
        <w:r>
          <w:rPr>
            <w:noProof/>
            <w:webHidden/>
          </w:rPr>
          <w:tab/>
        </w:r>
        <w:r>
          <w:rPr>
            <w:noProof/>
            <w:webHidden/>
          </w:rPr>
          <w:fldChar w:fldCharType="begin"/>
        </w:r>
        <w:r>
          <w:rPr>
            <w:noProof/>
            <w:webHidden/>
          </w:rPr>
          <w:instrText xml:space="preserve"> PAGEREF _Toc352915409 \h </w:instrText>
        </w:r>
      </w:ins>
      <w:r>
        <w:rPr>
          <w:noProof/>
          <w:webHidden/>
        </w:rPr>
      </w:r>
      <w:r>
        <w:rPr>
          <w:noProof/>
          <w:webHidden/>
        </w:rPr>
        <w:fldChar w:fldCharType="separate"/>
      </w:r>
      <w:ins w:id="140" w:author="Giacomini-Varvarigos, Maria" w:date="2013-04-05T08:54:00Z">
        <w:r>
          <w:rPr>
            <w:noProof/>
            <w:webHidden/>
          </w:rPr>
          <w:t>14</w:t>
        </w:r>
        <w:r>
          <w:rPr>
            <w:noProof/>
            <w:webHidden/>
          </w:rPr>
          <w:fldChar w:fldCharType="end"/>
        </w:r>
        <w:r w:rsidRPr="003843CE">
          <w:rPr>
            <w:rStyle w:val="Hyperlink"/>
            <w:noProof/>
          </w:rPr>
          <w:fldChar w:fldCharType="end"/>
        </w:r>
      </w:ins>
    </w:p>
    <w:p w14:paraId="2E1B2060" w14:textId="77777777" w:rsidR="006955CA" w:rsidRDefault="006955CA">
      <w:pPr>
        <w:pStyle w:val="TOC3"/>
        <w:tabs>
          <w:tab w:val="left" w:pos="1200"/>
          <w:tab w:val="right" w:leader="dot" w:pos="8630"/>
        </w:tabs>
        <w:rPr>
          <w:ins w:id="141" w:author="Giacomini-Varvarigos, Maria" w:date="2013-04-05T08:54:00Z"/>
          <w:rFonts w:asciiTheme="minorHAnsi" w:eastAsiaTheme="minorEastAsia" w:hAnsiTheme="minorHAnsi" w:cstheme="minorBidi"/>
          <w:noProof/>
          <w:sz w:val="22"/>
          <w:szCs w:val="22"/>
          <w:lang w:val="en-CA"/>
        </w:rPr>
      </w:pPr>
      <w:ins w:id="14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"_Toc352915410"</w:instrText>
        </w:r>
        <w:r w:rsidRPr="003843CE">
          <w:rPr>
            <w:rStyle w:val="Hyperlink"/>
            <w:noProof/>
          </w:rPr>
          <w:instrText xml:space="preserve"> </w:instrText>
        </w:r>
        <w:r w:rsidRPr="003843CE">
          <w:rPr>
            <w:rStyle w:val="Hyperlink"/>
            <w:noProof/>
          </w:rPr>
          <w:fldChar w:fldCharType="separate"/>
        </w:r>
        <w:r w:rsidRPr="003843CE">
          <w:rPr>
            <w:rStyle w:val="Hyperlink"/>
            <w:noProof/>
          </w:rPr>
          <w:t>2.4.3.6</w:t>
        </w:r>
        <w:r>
          <w:rPr>
            <w:rFonts w:asciiTheme="minorHAnsi" w:eastAsiaTheme="minorEastAsia" w:hAnsiTheme="minorHAnsi" w:cstheme="minorBidi"/>
            <w:noProof/>
            <w:sz w:val="22"/>
            <w:szCs w:val="22"/>
            <w:lang w:val="en-CA"/>
          </w:rPr>
          <w:tab/>
        </w:r>
        <w:r w:rsidRPr="003843CE">
          <w:rPr>
            <w:rStyle w:val="Hyperlink"/>
            <w:noProof/>
          </w:rPr>
          <w:t>ArcSight</w:t>
        </w:r>
        <w:r>
          <w:rPr>
            <w:noProof/>
            <w:webHidden/>
          </w:rPr>
          <w:tab/>
        </w:r>
        <w:r>
          <w:rPr>
            <w:noProof/>
            <w:webHidden/>
          </w:rPr>
          <w:fldChar w:fldCharType="begin"/>
        </w:r>
        <w:r>
          <w:rPr>
            <w:noProof/>
            <w:webHidden/>
          </w:rPr>
          <w:instrText xml:space="preserve"> PAGEREF _Toc352915410 \h </w:instrText>
        </w:r>
      </w:ins>
      <w:r>
        <w:rPr>
          <w:noProof/>
          <w:webHidden/>
        </w:rPr>
      </w:r>
      <w:r>
        <w:rPr>
          <w:noProof/>
          <w:webHidden/>
        </w:rPr>
        <w:fldChar w:fldCharType="separate"/>
      </w:r>
      <w:ins w:id="143" w:author="Giacomini-Varvarigos, Maria" w:date="2013-04-05T08:54:00Z">
        <w:r>
          <w:rPr>
            <w:noProof/>
            <w:webHidden/>
          </w:rPr>
          <w:t>14</w:t>
        </w:r>
        <w:r>
          <w:rPr>
            <w:noProof/>
            <w:webHidden/>
          </w:rPr>
          <w:fldChar w:fldCharType="end"/>
        </w:r>
        <w:r w:rsidRPr="003843CE">
          <w:rPr>
            <w:rStyle w:val="Hyperlink"/>
            <w:noProof/>
          </w:rPr>
          <w:fldChar w:fldCharType="end"/>
        </w:r>
      </w:ins>
    </w:p>
    <w:p w14:paraId="2E1B2061" w14:textId="77777777" w:rsidR="006955CA" w:rsidRDefault="006955CA">
      <w:pPr>
        <w:pStyle w:val="TOC3"/>
        <w:tabs>
          <w:tab w:val="left" w:pos="1200"/>
          <w:tab w:val="right" w:leader="dot" w:pos="8630"/>
        </w:tabs>
        <w:rPr>
          <w:ins w:id="144" w:author="Giacomini-Varvarigos, Maria" w:date="2013-04-05T08:54:00Z"/>
          <w:rFonts w:asciiTheme="minorHAnsi" w:eastAsiaTheme="minorEastAsia" w:hAnsiTheme="minorHAnsi" w:cstheme="minorBidi"/>
          <w:noProof/>
          <w:sz w:val="22"/>
          <w:szCs w:val="22"/>
          <w:lang w:val="en-CA"/>
        </w:rPr>
      </w:pPr>
      <w:ins w:id="14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"_Toc352915411"</w:instrText>
        </w:r>
        <w:r w:rsidRPr="003843CE">
          <w:rPr>
            <w:rStyle w:val="Hyperlink"/>
            <w:noProof/>
          </w:rPr>
          <w:instrText xml:space="preserve"> </w:instrText>
        </w:r>
        <w:r w:rsidRPr="003843CE">
          <w:rPr>
            <w:rStyle w:val="Hyperlink"/>
            <w:noProof/>
          </w:rPr>
          <w:fldChar w:fldCharType="separate"/>
        </w:r>
        <w:r w:rsidRPr="003843CE">
          <w:rPr>
            <w:rStyle w:val="Hyperlink"/>
            <w:noProof/>
          </w:rPr>
          <w:t>2.4.3.7</w:t>
        </w:r>
        <w:r>
          <w:rPr>
            <w:rFonts w:asciiTheme="minorHAnsi" w:eastAsiaTheme="minorEastAsia" w:hAnsiTheme="minorHAnsi" w:cstheme="minorBidi"/>
            <w:noProof/>
            <w:sz w:val="22"/>
            <w:szCs w:val="22"/>
            <w:lang w:val="en-CA"/>
          </w:rPr>
          <w:tab/>
        </w:r>
        <w:r w:rsidRPr="003843CE">
          <w:rPr>
            <w:rStyle w:val="Hyperlink"/>
            <w:noProof/>
          </w:rPr>
          <w:t>ILO with Remote Console Access to Servers</w:t>
        </w:r>
        <w:r>
          <w:rPr>
            <w:noProof/>
            <w:webHidden/>
          </w:rPr>
          <w:tab/>
        </w:r>
        <w:r>
          <w:rPr>
            <w:noProof/>
            <w:webHidden/>
          </w:rPr>
          <w:fldChar w:fldCharType="begin"/>
        </w:r>
        <w:r>
          <w:rPr>
            <w:noProof/>
            <w:webHidden/>
          </w:rPr>
          <w:instrText xml:space="preserve"> PAGEREF _Toc352915411 \h </w:instrText>
        </w:r>
      </w:ins>
      <w:r>
        <w:rPr>
          <w:noProof/>
          <w:webHidden/>
        </w:rPr>
      </w:r>
      <w:r>
        <w:rPr>
          <w:noProof/>
          <w:webHidden/>
        </w:rPr>
        <w:fldChar w:fldCharType="separate"/>
      </w:r>
      <w:ins w:id="146" w:author="Giacomini-Varvarigos, Maria" w:date="2013-04-05T08:54:00Z">
        <w:r>
          <w:rPr>
            <w:noProof/>
            <w:webHidden/>
          </w:rPr>
          <w:t>14</w:t>
        </w:r>
        <w:r>
          <w:rPr>
            <w:noProof/>
            <w:webHidden/>
          </w:rPr>
          <w:fldChar w:fldCharType="end"/>
        </w:r>
        <w:r w:rsidRPr="003843CE">
          <w:rPr>
            <w:rStyle w:val="Hyperlink"/>
            <w:noProof/>
          </w:rPr>
          <w:fldChar w:fldCharType="end"/>
        </w:r>
      </w:ins>
    </w:p>
    <w:p w14:paraId="2E1B2062" w14:textId="77777777" w:rsidR="006955CA" w:rsidRDefault="006955CA">
      <w:pPr>
        <w:pStyle w:val="TOC2"/>
        <w:tabs>
          <w:tab w:val="left" w:pos="800"/>
          <w:tab w:val="right" w:leader="dot" w:pos="8630"/>
        </w:tabs>
        <w:rPr>
          <w:ins w:id="147" w:author="Giacomini-Varvarigos, Maria" w:date="2013-04-05T08:54:00Z"/>
          <w:rFonts w:asciiTheme="minorHAnsi" w:eastAsiaTheme="minorEastAsia" w:hAnsiTheme="minorHAnsi" w:cstheme="minorBidi"/>
          <w:noProof/>
          <w:sz w:val="22"/>
          <w:szCs w:val="22"/>
          <w:lang w:val="en-CA"/>
        </w:rPr>
      </w:pPr>
      <w:ins w:id="14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"_Toc352915412"</w:instrText>
        </w:r>
        <w:r w:rsidRPr="003843CE">
          <w:rPr>
            <w:rStyle w:val="Hyperlink"/>
            <w:noProof/>
          </w:rPr>
          <w:instrText xml:space="preserve"> </w:instrText>
        </w:r>
        <w:r w:rsidRPr="003843CE">
          <w:rPr>
            <w:rStyle w:val="Hyperlink"/>
            <w:noProof/>
          </w:rPr>
          <w:fldChar w:fldCharType="separate"/>
        </w:r>
        <w:r w:rsidRPr="003843CE">
          <w:rPr>
            <w:rStyle w:val="Hyperlink"/>
            <w:noProof/>
          </w:rPr>
          <w:t>2.5</w:t>
        </w:r>
        <w:r>
          <w:rPr>
            <w:rFonts w:asciiTheme="minorHAnsi" w:eastAsiaTheme="minorEastAsia" w:hAnsiTheme="minorHAnsi" w:cstheme="minorBidi"/>
            <w:noProof/>
            <w:sz w:val="22"/>
            <w:szCs w:val="22"/>
            <w:lang w:val="en-CA"/>
          </w:rPr>
          <w:tab/>
        </w:r>
        <w:r w:rsidRPr="003843CE">
          <w:rPr>
            <w:rStyle w:val="Hyperlink"/>
            <w:noProof/>
          </w:rPr>
          <w:t>Security Measures</w:t>
        </w:r>
        <w:r>
          <w:rPr>
            <w:noProof/>
            <w:webHidden/>
          </w:rPr>
          <w:tab/>
        </w:r>
        <w:r>
          <w:rPr>
            <w:noProof/>
            <w:webHidden/>
          </w:rPr>
          <w:fldChar w:fldCharType="begin"/>
        </w:r>
        <w:r>
          <w:rPr>
            <w:noProof/>
            <w:webHidden/>
          </w:rPr>
          <w:instrText xml:space="preserve"> PAGEREF _Toc352915412 \h </w:instrText>
        </w:r>
      </w:ins>
      <w:r>
        <w:rPr>
          <w:noProof/>
          <w:webHidden/>
        </w:rPr>
      </w:r>
      <w:r>
        <w:rPr>
          <w:noProof/>
          <w:webHidden/>
        </w:rPr>
        <w:fldChar w:fldCharType="separate"/>
      </w:r>
      <w:ins w:id="149" w:author="Giacomini-Varvarigos, Maria" w:date="2013-04-05T08:54:00Z">
        <w:r>
          <w:rPr>
            <w:noProof/>
            <w:webHidden/>
          </w:rPr>
          <w:t>15</w:t>
        </w:r>
        <w:r>
          <w:rPr>
            <w:noProof/>
            <w:webHidden/>
          </w:rPr>
          <w:fldChar w:fldCharType="end"/>
        </w:r>
        <w:r w:rsidRPr="003843CE">
          <w:rPr>
            <w:rStyle w:val="Hyperlink"/>
            <w:noProof/>
          </w:rPr>
          <w:fldChar w:fldCharType="end"/>
        </w:r>
      </w:ins>
    </w:p>
    <w:p w14:paraId="2E1B2063" w14:textId="77777777" w:rsidR="006955CA" w:rsidRDefault="006955CA">
      <w:pPr>
        <w:pStyle w:val="TOC1"/>
        <w:rPr>
          <w:ins w:id="150" w:author="Giacomini-Varvarigos, Maria" w:date="2013-04-05T08:54:00Z"/>
          <w:rFonts w:asciiTheme="minorHAnsi" w:eastAsiaTheme="minorEastAsia" w:hAnsiTheme="minorHAnsi" w:cstheme="minorBidi"/>
          <w:sz w:val="22"/>
          <w:szCs w:val="22"/>
          <w:lang w:val="en-CA"/>
        </w:rPr>
      </w:pPr>
      <w:ins w:id="151" w:author="Giacomini-Varvarigos, Maria" w:date="2013-04-05T08:54:00Z">
        <w:r w:rsidRPr="003843CE">
          <w:rPr>
            <w:rStyle w:val="Hyperlink"/>
          </w:rPr>
          <w:fldChar w:fldCharType="begin"/>
        </w:r>
        <w:r w:rsidRPr="003843CE">
          <w:rPr>
            <w:rStyle w:val="Hyperlink"/>
          </w:rPr>
          <w:instrText xml:space="preserve"> </w:instrText>
        </w:r>
        <w:r>
          <w:instrText>HYPERLINK \l "_Toc352915413"</w:instrText>
        </w:r>
        <w:r w:rsidRPr="003843CE">
          <w:rPr>
            <w:rStyle w:val="Hyperlink"/>
          </w:rPr>
          <w:instrText xml:space="preserve"> </w:instrText>
        </w:r>
        <w:r w:rsidRPr="003843CE">
          <w:rPr>
            <w:rStyle w:val="Hyperlink"/>
          </w:rPr>
          <w:fldChar w:fldCharType="separate"/>
        </w:r>
        <w:r w:rsidRPr="003843CE">
          <w:rPr>
            <w:rStyle w:val="Hyperlink"/>
          </w:rPr>
          <w:t>3.</w:t>
        </w:r>
        <w:r>
          <w:rPr>
            <w:rFonts w:asciiTheme="minorHAnsi" w:eastAsiaTheme="minorEastAsia" w:hAnsiTheme="minorHAnsi" w:cstheme="minorBidi"/>
            <w:sz w:val="22"/>
            <w:szCs w:val="22"/>
            <w:lang w:val="en-CA"/>
          </w:rPr>
          <w:tab/>
        </w:r>
        <w:r w:rsidRPr="003843CE">
          <w:rPr>
            <w:rStyle w:val="Hyperlink"/>
          </w:rPr>
          <w:t>Production Schedules</w:t>
        </w:r>
        <w:r>
          <w:rPr>
            <w:webHidden/>
          </w:rPr>
          <w:tab/>
        </w:r>
        <w:r>
          <w:rPr>
            <w:webHidden/>
          </w:rPr>
          <w:fldChar w:fldCharType="begin"/>
        </w:r>
        <w:r>
          <w:rPr>
            <w:webHidden/>
          </w:rPr>
          <w:instrText xml:space="preserve"> PAGEREF _Toc352915413 \h </w:instrText>
        </w:r>
      </w:ins>
      <w:r>
        <w:rPr>
          <w:webHidden/>
        </w:rPr>
      </w:r>
      <w:r>
        <w:rPr>
          <w:webHidden/>
        </w:rPr>
        <w:fldChar w:fldCharType="separate"/>
      </w:r>
      <w:ins w:id="152" w:author="Giacomini-Varvarigos, Maria" w:date="2013-04-05T08:54:00Z">
        <w:r>
          <w:rPr>
            <w:webHidden/>
          </w:rPr>
          <w:t>16</w:t>
        </w:r>
        <w:r>
          <w:rPr>
            <w:webHidden/>
          </w:rPr>
          <w:fldChar w:fldCharType="end"/>
        </w:r>
        <w:r w:rsidRPr="003843CE">
          <w:rPr>
            <w:rStyle w:val="Hyperlink"/>
          </w:rPr>
          <w:fldChar w:fldCharType="end"/>
        </w:r>
      </w:ins>
    </w:p>
    <w:p w14:paraId="2E1B2064" w14:textId="77777777" w:rsidR="006955CA" w:rsidRDefault="006955CA">
      <w:pPr>
        <w:pStyle w:val="TOC2"/>
        <w:tabs>
          <w:tab w:val="left" w:pos="800"/>
          <w:tab w:val="right" w:leader="dot" w:pos="8630"/>
        </w:tabs>
        <w:rPr>
          <w:ins w:id="153" w:author="Giacomini-Varvarigos, Maria" w:date="2013-04-05T08:54:00Z"/>
          <w:rFonts w:asciiTheme="minorHAnsi" w:eastAsiaTheme="minorEastAsia" w:hAnsiTheme="minorHAnsi" w:cstheme="minorBidi"/>
          <w:noProof/>
          <w:sz w:val="22"/>
          <w:szCs w:val="22"/>
          <w:lang w:val="en-CA"/>
        </w:rPr>
      </w:pPr>
      <w:ins w:id="15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"_Toc352915414"</w:instrText>
        </w:r>
        <w:r w:rsidRPr="003843CE">
          <w:rPr>
            <w:rStyle w:val="Hyperlink"/>
            <w:noProof/>
          </w:rPr>
          <w:instrText xml:space="preserve"> </w:instrText>
        </w:r>
        <w:r w:rsidRPr="003843CE">
          <w:rPr>
            <w:rStyle w:val="Hyperlink"/>
            <w:noProof/>
          </w:rPr>
          <w:fldChar w:fldCharType="separate"/>
        </w:r>
        <w:r w:rsidRPr="003843CE">
          <w:rPr>
            <w:rStyle w:val="Hyperlink"/>
            <w:noProof/>
          </w:rPr>
          <w:t>3.1</w:t>
        </w:r>
        <w:r>
          <w:rPr>
            <w:rFonts w:asciiTheme="minorHAnsi" w:eastAsiaTheme="minorEastAsia" w:hAnsiTheme="minorHAnsi" w:cstheme="minorBidi"/>
            <w:noProof/>
            <w:sz w:val="22"/>
            <w:szCs w:val="22"/>
            <w:lang w:val="en-CA"/>
          </w:rPr>
          <w:tab/>
        </w:r>
        <w:r w:rsidRPr="003843CE">
          <w:rPr>
            <w:rStyle w:val="Hyperlink"/>
            <w:noProof/>
          </w:rPr>
          <w:t>Daily Operations</w:t>
        </w:r>
        <w:r>
          <w:rPr>
            <w:noProof/>
            <w:webHidden/>
          </w:rPr>
          <w:tab/>
        </w:r>
        <w:r>
          <w:rPr>
            <w:noProof/>
            <w:webHidden/>
          </w:rPr>
          <w:fldChar w:fldCharType="begin"/>
        </w:r>
        <w:r>
          <w:rPr>
            <w:noProof/>
            <w:webHidden/>
          </w:rPr>
          <w:instrText xml:space="preserve"> PAGEREF _Toc352915414 \h </w:instrText>
        </w:r>
      </w:ins>
      <w:r>
        <w:rPr>
          <w:noProof/>
          <w:webHidden/>
        </w:rPr>
      </w:r>
      <w:r>
        <w:rPr>
          <w:noProof/>
          <w:webHidden/>
        </w:rPr>
        <w:fldChar w:fldCharType="separate"/>
      </w:r>
      <w:ins w:id="155" w:author="Giacomini-Varvarigos, Maria" w:date="2013-04-05T08:54:00Z">
        <w:r>
          <w:rPr>
            <w:noProof/>
            <w:webHidden/>
          </w:rPr>
          <w:t>16</w:t>
        </w:r>
        <w:r>
          <w:rPr>
            <w:noProof/>
            <w:webHidden/>
          </w:rPr>
          <w:fldChar w:fldCharType="end"/>
        </w:r>
        <w:r w:rsidRPr="003843CE">
          <w:rPr>
            <w:rStyle w:val="Hyperlink"/>
            <w:noProof/>
          </w:rPr>
          <w:fldChar w:fldCharType="end"/>
        </w:r>
      </w:ins>
    </w:p>
    <w:p w14:paraId="2E1B2065" w14:textId="77777777" w:rsidR="006955CA" w:rsidRDefault="006955CA">
      <w:pPr>
        <w:pStyle w:val="TOC3"/>
        <w:tabs>
          <w:tab w:val="left" w:pos="1200"/>
          <w:tab w:val="right" w:leader="dot" w:pos="8630"/>
        </w:tabs>
        <w:rPr>
          <w:ins w:id="156" w:author="Giacomini-Varvarigos, Maria" w:date="2013-04-05T08:54:00Z"/>
          <w:rFonts w:asciiTheme="minorHAnsi" w:eastAsiaTheme="minorEastAsia" w:hAnsiTheme="minorHAnsi" w:cstheme="minorBidi"/>
          <w:noProof/>
          <w:sz w:val="22"/>
          <w:szCs w:val="22"/>
          <w:lang w:val="en-CA"/>
        </w:rPr>
      </w:pPr>
      <w:ins w:id="15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"_Toc352915415"</w:instrText>
        </w:r>
        <w:r w:rsidRPr="003843CE">
          <w:rPr>
            <w:rStyle w:val="Hyperlink"/>
            <w:noProof/>
          </w:rPr>
          <w:instrText xml:space="preserve"> </w:instrText>
        </w:r>
        <w:r w:rsidRPr="003843CE">
          <w:rPr>
            <w:rStyle w:val="Hyperlink"/>
            <w:noProof/>
          </w:rPr>
          <w:fldChar w:fldCharType="separate"/>
        </w:r>
        <w:r w:rsidRPr="003843CE">
          <w:rPr>
            <w:rStyle w:val="Hyperlink"/>
            <w:noProof/>
          </w:rPr>
          <w:t>3.1.1</w:t>
        </w:r>
        <w:r>
          <w:rPr>
            <w:rFonts w:asciiTheme="minorHAnsi" w:eastAsiaTheme="minorEastAsia" w:hAnsiTheme="minorHAnsi" w:cstheme="minorBidi"/>
            <w:noProof/>
            <w:sz w:val="22"/>
            <w:szCs w:val="22"/>
            <w:lang w:val="en-CA"/>
          </w:rPr>
          <w:tab/>
        </w:r>
        <w:r w:rsidRPr="003843CE">
          <w:rPr>
            <w:rStyle w:val="Hyperlink"/>
            <w:noProof/>
          </w:rPr>
          <w:t>Start of Day Operations</w:t>
        </w:r>
        <w:r>
          <w:rPr>
            <w:noProof/>
            <w:webHidden/>
          </w:rPr>
          <w:tab/>
        </w:r>
        <w:r>
          <w:rPr>
            <w:noProof/>
            <w:webHidden/>
          </w:rPr>
          <w:fldChar w:fldCharType="begin"/>
        </w:r>
        <w:r>
          <w:rPr>
            <w:noProof/>
            <w:webHidden/>
          </w:rPr>
          <w:instrText xml:space="preserve"> PAGEREF _Toc352915415 \h </w:instrText>
        </w:r>
      </w:ins>
      <w:r>
        <w:rPr>
          <w:noProof/>
          <w:webHidden/>
        </w:rPr>
      </w:r>
      <w:r>
        <w:rPr>
          <w:noProof/>
          <w:webHidden/>
        </w:rPr>
        <w:fldChar w:fldCharType="separate"/>
      </w:r>
      <w:ins w:id="158" w:author="Giacomini-Varvarigos, Maria" w:date="2013-04-05T08:54:00Z">
        <w:r>
          <w:rPr>
            <w:noProof/>
            <w:webHidden/>
          </w:rPr>
          <w:t>16</w:t>
        </w:r>
        <w:r>
          <w:rPr>
            <w:noProof/>
            <w:webHidden/>
          </w:rPr>
          <w:fldChar w:fldCharType="end"/>
        </w:r>
        <w:r w:rsidRPr="003843CE">
          <w:rPr>
            <w:rStyle w:val="Hyperlink"/>
            <w:noProof/>
          </w:rPr>
          <w:fldChar w:fldCharType="end"/>
        </w:r>
      </w:ins>
    </w:p>
    <w:p w14:paraId="2E1B2066" w14:textId="77777777" w:rsidR="006955CA" w:rsidRDefault="006955CA">
      <w:pPr>
        <w:pStyle w:val="TOC3"/>
        <w:tabs>
          <w:tab w:val="left" w:pos="1200"/>
          <w:tab w:val="right" w:leader="dot" w:pos="8630"/>
        </w:tabs>
        <w:rPr>
          <w:ins w:id="159" w:author="Giacomini-Varvarigos, Maria" w:date="2013-04-05T08:54:00Z"/>
          <w:rFonts w:asciiTheme="minorHAnsi" w:eastAsiaTheme="minorEastAsia" w:hAnsiTheme="minorHAnsi" w:cstheme="minorBidi"/>
          <w:noProof/>
          <w:sz w:val="22"/>
          <w:szCs w:val="22"/>
          <w:lang w:val="en-CA"/>
        </w:rPr>
      </w:pPr>
      <w:ins w:id="16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"_Toc352915416"</w:instrText>
        </w:r>
        <w:r w:rsidRPr="003843CE">
          <w:rPr>
            <w:rStyle w:val="Hyperlink"/>
            <w:noProof/>
          </w:rPr>
          <w:instrText xml:space="preserve"> </w:instrText>
        </w:r>
        <w:r w:rsidRPr="003843CE">
          <w:rPr>
            <w:rStyle w:val="Hyperlink"/>
            <w:noProof/>
          </w:rPr>
          <w:fldChar w:fldCharType="separate"/>
        </w:r>
        <w:r w:rsidRPr="003843CE">
          <w:rPr>
            <w:rStyle w:val="Hyperlink"/>
            <w:noProof/>
          </w:rPr>
          <w:t>3.1.2</w:t>
        </w:r>
        <w:r>
          <w:rPr>
            <w:rFonts w:asciiTheme="minorHAnsi" w:eastAsiaTheme="minorEastAsia" w:hAnsiTheme="minorHAnsi" w:cstheme="minorBidi"/>
            <w:noProof/>
            <w:sz w:val="22"/>
            <w:szCs w:val="22"/>
            <w:lang w:val="en-CA"/>
          </w:rPr>
          <w:tab/>
        </w:r>
        <w:r w:rsidRPr="003843CE">
          <w:rPr>
            <w:rStyle w:val="Hyperlink"/>
            <w:noProof/>
          </w:rPr>
          <w:t>Intra-Day Operations</w:t>
        </w:r>
        <w:r>
          <w:rPr>
            <w:noProof/>
            <w:webHidden/>
          </w:rPr>
          <w:tab/>
        </w:r>
        <w:r>
          <w:rPr>
            <w:noProof/>
            <w:webHidden/>
          </w:rPr>
          <w:fldChar w:fldCharType="begin"/>
        </w:r>
        <w:r>
          <w:rPr>
            <w:noProof/>
            <w:webHidden/>
          </w:rPr>
          <w:instrText xml:space="preserve"> PAGEREF _Toc352915416 \h </w:instrText>
        </w:r>
      </w:ins>
      <w:r>
        <w:rPr>
          <w:noProof/>
          <w:webHidden/>
        </w:rPr>
      </w:r>
      <w:r>
        <w:rPr>
          <w:noProof/>
          <w:webHidden/>
        </w:rPr>
        <w:fldChar w:fldCharType="separate"/>
      </w:r>
      <w:ins w:id="161" w:author="Giacomini-Varvarigos, Maria" w:date="2013-04-05T08:54:00Z">
        <w:r>
          <w:rPr>
            <w:noProof/>
            <w:webHidden/>
          </w:rPr>
          <w:t>16</w:t>
        </w:r>
        <w:r>
          <w:rPr>
            <w:noProof/>
            <w:webHidden/>
          </w:rPr>
          <w:fldChar w:fldCharType="end"/>
        </w:r>
        <w:r w:rsidRPr="003843CE">
          <w:rPr>
            <w:rStyle w:val="Hyperlink"/>
            <w:noProof/>
          </w:rPr>
          <w:fldChar w:fldCharType="end"/>
        </w:r>
      </w:ins>
    </w:p>
    <w:p w14:paraId="2E1B2067" w14:textId="77777777" w:rsidR="006955CA" w:rsidRDefault="006955CA">
      <w:pPr>
        <w:pStyle w:val="TOC3"/>
        <w:tabs>
          <w:tab w:val="left" w:pos="1200"/>
          <w:tab w:val="right" w:leader="dot" w:pos="8630"/>
        </w:tabs>
        <w:rPr>
          <w:ins w:id="162" w:author="Giacomini-Varvarigos, Maria" w:date="2013-04-05T08:54:00Z"/>
          <w:rFonts w:asciiTheme="minorHAnsi" w:eastAsiaTheme="minorEastAsia" w:hAnsiTheme="minorHAnsi" w:cstheme="minorBidi"/>
          <w:noProof/>
          <w:sz w:val="22"/>
          <w:szCs w:val="22"/>
          <w:lang w:val="en-CA"/>
        </w:rPr>
      </w:pPr>
      <w:ins w:id="16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"_Toc352915417"</w:instrText>
        </w:r>
        <w:r w:rsidRPr="003843CE">
          <w:rPr>
            <w:rStyle w:val="Hyperlink"/>
            <w:noProof/>
          </w:rPr>
          <w:instrText xml:space="preserve"> </w:instrText>
        </w:r>
        <w:r w:rsidRPr="003843CE">
          <w:rPr>
            <w:rStyle w:val="Hyperlink"/>
            <w:noProof/>
          </w:rPr>
          <w:fldChar w:fldCharType="separate"/>
        </w:r>
        <w:r w:rsidRPr="003843CE">
          <w:rPr>
            <w:rStyle w:val="Hyperlink"/>
            <w:noProof/>
          </w:rPr>
          <w:t>3.1.3</w:t>
        </w:r>
        <w:r>
          <w:rPr>
            <w:rFonts w:asciiTheme="minorHAnsi" w:eastAsiaTheme="minorEastAsia" w:hAnsiTheme="minorHAnsi" w:cstheme="minorBidi"/>
            <w:noProof/>
            <w:sz w:val="22"/>
            <w:szCs w:val="22"/>
            <w:lang w:val="en-CA"/>
          </w:rPr>
          <w:tab/>
        </w:r>
        <w:r w:rsidRPr="003843CE">
          <w:rPr>
            <w:rStyle w:val="Hyperlink"/>
            <w:noProof/>
          </w:rPr>
          <w:t>End of Day Operations</w:t>
        </w:r>
        <w:r>
          <w:rPr>
            <w:noProof/>
            <w:webHidden/>
          </w:rPr>
          <w:tab/>
        </w:r>
        <w:r>
          <w:rPr>
            <w:noProof/>
            <w:webHidden/>
          </w:rPr>
          <w:fldChar w:fldCharType="begin"/>
        </w:r>
        <w:r>
          <w:rPr>
            <w:noProof/>
            <w:webHidden/>
          </w:rPr>
          <w:instrText xml:space="preserve"> PAGEREF _Toc352915417 \h </w:instrText>
        </w:r>
      </w:ins>
      <w:r>
        <w:rPr>
          <w:noProof/>
          <w:webHidden/>
        </w:rPr>
      </w:r>
      <w:r>
        <w:rPr>
          <w:noProof/>
          <w:webHidden/>
        </w:rPr>
        <w:fldChar w:fldCharType="separate"/>
      </w:r>
      <w:ins w:id="164" w:author="Giacomini-Varvarigos, Maria" w:date="2013-04-05T08:54:00Z">
        <w:r>
          <w:rPr>
            <w:noProof/>
            <w:webHidden/>
          </w:rPr>
          <w:t>16</w:t>
        </w:r>
        <w:r>
          <w:rPr>
            <w:noProof/>
            <w:webHidden/>
          </w:rPr>
          <w:fldChar w:fldCharType="end"/>
        </w:r>
        <w:r w:rsidRPr="003843CE">
          <w:rPr>
            <w:rStyle w:val="Hyperlink"/>
            <w:noProof/>
          </w:rPr>
          <w:fldChar w:fldCharType="end"/>
        </w:r>
      </w:ins>
    </w:p>
    <w:p w14:paraId="2E1B2068" w14:textId="77777777" w:rsidR="006955CA" w:rsidRDefault="006955CA">
      <w:pPr>
        <w:pStyle w:val="TOC3"/>
        <w:tabs>
          <w:tab w:val="left" w:pos="1200"/>
          <w:tab w:val="right" w:leader="dot" w:pos="8630"/>
        </w:tabs>
        <w:rPr>
          <w:ins w:id="165" w:author="Giacomini-Varvarigos, Maria" w:date="2013-04-05T08:54:00Z"/>
          <w:rFonts w:asciiTheme="minorHAnsi" w:eastAsiaTheme="minorEastAsia" w:hAnsiTheme="minorHAnsi" w:cstheme="minorBidi"/>
          <w:noProof/>
          <w:sz w:val="22"/>
          <w:szCs w:val="22"/>
          <w:lang w:val="en-CA"/>
        </w:rPr>
      </w:pPr>
      <w:ins w:id="16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"_Toc352915418"</w:instrText>
        </w:r>
        <w:r w:rsidRPr="003843CE">
          <w:rPr>
            <w:rStyle w:val="Hyperlink"/>
            <w:noProof/>
          </w:rPr>
          <w:instrText xml:space="preserve"> </w:instrText>
        </w:r>
        <w:r w:rsidRPr="003843CE">
          <w:rPr>
            <w:rStyle w:val="Hyperlink"/>
            <w:noProof/>
          </w:rPr>
          <w:fldChar w:fldCharType="separate"/>
        </w:r>
        <w:r w:rsidRPr="003843CE">
          <w:rPr>
            <w:rStyle w:val="Hyperlink"/>
            <w:noProof/>
          </w:rPr>
          <w:t>3.1.4</w:t>
        </w:r>
        <w:r>
          <w:rPr>
            <w:rFonts w:asciiTheme="minorHAnsi" w:eastAsiaTheme="minorEastAsia" w:hAnsiTheme="minorHAnsi" w:cstheme="minorBidi"/>
            <w:noProof/>
            <w:sz w:val="22"/>
            <w:szCs w:val="22"/>
            <w:lang w:val="en-CA"/>
          </w:rPr>
          <w:tab/>
        </w:r>
        <w:r w:rsidRPr="003843CE">
          <w:rPr>
            <w:rStyle w:val="Hyperlink"/>
            <w:noProof/>
          </w:rPr>
          <w:t>Overnight Operations</w:t>
        </w:r>
        <w:r>
          <w:rPr>
            <w:noProof/>
            <w:webHidden/>
          </w:rPr>
          <w:tab/>
        </w:r>
        <w:r>
          <w:rPr>
            <w:noProof/>
            <w:webHidden/>
          </w:rPr>
          <w:fldChar w:fldCharType="begin"/>
        </w:r>
        <w:r>
          <w:rPr>
            <w:noProof/>
            <w:webHidden/>
          </w:rPr>
          <w:instrText xml:space="preserve"> PAGEREF _Toc352915418 \h </w:instrText>
        </w:r>
      </w:ins>
      <w:r>
        <w:rPr>
          <w:noProof/>
          <w:webHidden/>
        </w:rPr>
      </w:r>
      <w:r>
        <w:rPr>
          <w:noProof/>
          <w:webHidden/>
        </w:rPr>
        <w:fldChar w:fldCharType="separate"/>
      </w:r>
      <w:ins w:id="167" w:author="Giacomini-Varvarigos, Maria" w:date="2013-04-05T08:54:00Z">
        <w:r>
          <w:rPr>
            <w:noProof/>
            <w:webHidden/>
          </w:rPr>
          <w:t>16</w:t>
        </w:r>
        <w:r>
          <w:rPr>
            <w:noProof/>
            <w:webHidden/>
          </w:rPr>
          <w:fldChar w:fldCharType="end"/>
        </w:r>
        <w:r w:rsidRPr="003843CE">
          <w:rPr>
            <w:rStyle w:val="Hyperlink"/>
            <w:noProof/>
          </w:rPr>
          <w:fldChar w:fldCharType="end"/>
        </w:r>
      </w:ins>
    </w:p>
    <w:p w14:paraId="2E1B2069" w14:textId="77777777" w:rsidR="006955CA" w:rsidRDefault="006955CA">
      <w:pPr>
        <w:pStyle w:val="TOC2"/>
        <w:tabs>
          <w:tab w:val="left" w:pos="800"/>
          <w:tab w:val="right" w:leader="dot" w:pos="8630"/>
        </w:tabs>
        <w:rPr>
          <w:ins w:id="168" w:author="Giacomini-Varvarigos, Maria" w:date="2013-04-05T08:54:00Z"/>
          <w:rFonts w:asciiTheme="minorHAnsi" w:eastAsiaTheme="minorEastAsia" w:hAnsiTheme="minorHAnsi" w:cstheme="minorBidi"/>
          <w:noProof/>
          <w:sz w:val="22"/>
          <w:szCs w:val="22"/>
          <w:lang w:val="en-CA"/>
        </w:rPr>
      </w:pPr>
      <w:ins w:id="16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"_Toc352915419"</w:instrText>
        </w:r>
        <w:r w:rsidRPr="003843CE">
          <w:rPr>
            <w:rStyle w:val="Hyperlink"/>
            <w:noProof/>
          </w:rPr>
          <w:instrText xml:space="preserve"> </w:instrText>
        </w:r>
        <w:r w:rsidRPr="003843CE">
          <w:rPr>
            <w:rStyle w:val="Hyperlink"/>
            <w:noProof/>
          </w:rPr>
          <w:fldChar w:fldCharType="separate"/>
        </w:r>
        <w:r w:rsidRPr="003843CE">
          <w:rPr>
            <w:rStyle w:val="Hyperlink"/>
            <w:noProof/>
          </w:rPr>
          <w:t>3.2</w:t>
        </w:r>
        <w:r>
          <w:rPr>
            <w:rFonts w:asciiTheme="minorHAnsi" w:eastAsiaTheme="minorEastAsia" w:hAnsiTheme="minorHAnsi" w:cstheme="minorBidi"/>
            <w:noProof/>
            <w:sz w:val="22"/>
            <w:szCs w:val="22"/>
            <w:lang w:val="en-CA"/>
          </w:rPr>
          <w:tab/>
        </w:r>
        <w:r w:rsidRPr="003843CE">
          <w:rPr>
            <w:rStyle w:val="Hyperlink"/>
            <w:noProof/>
          </w:rPr>
          <w:t>Periodic Operations</w:t>
        </w:r>
        <w:r>
          <w:rPr>
            <w:noProof/>
            <w:webHidden/>
          </w:rPr>
          <w:tab/>
        </w:r>
        <w:r>
          <w:rPr>
            <w:noProof/>
            <w:webHidden/>
          </w:rPr>
          <w:fldChar w:fldCharType="begin"/>
        </w:r>
        <w:r>
          <w:rPr>
            <w:noProof/>
            <w:webHidden/>
          </w:rPr>
          <w:instrText xml:space="preserve"> PAGEREF _Toc352915419 \h </w:instrText>
        </w:r>
      </w:ins>
      <w:r>
        <w:rPr>
          <w:noProof/>
          <w:webHidden/>
        </w:rPr>
      </w:r>
      <w:r>
        <w:rPr>
          <w:noProof/>
          <w:webHidden/>
        </w:rPr>
        <w:fldChar w:fldCharType="separate"/>
      </w:r>
      <w:ins w:id="170" w:author="Giacomini-Varvarigos, Maria" w:date="2013-04-05T08:54:00Z">
        <w:r>
          <w:rPr>
            <w:noProof/>
            <w:webHidden/>
          </w:rPr>
          <w:t>16</w:t>
        </w:r>
        <w:r>
          <w:rPr>
            <w:noProof/>
            <w:webHidden/>
          </w:rPr>
          <w:fldChar w:fldCharType="end"/>
        </w:r>
        <w:r w:rsidRPr="003843CE">
          <w:rPr>
            <w:rStyle w:val="Hyperlink"/>
            <w:noProof/>
          </w:rPr>
          <w:fldChar w:fldCharType="end"/>
        </w:r>
      </w:ins>
    </w:p>
    <w:p w14:paraId="2E1B206A" w14:textId="77777777" w:rsidR="006955CA" w:rsidRDefault="006955CA">
      <w:pPr>
        <w:pStyle w:val="TOC3"/>
        <w:tabs>
          <w:tab w:val="left" w:pos="1200"/>
          <w:tab w:val="right" w:leader="dot" w:pos="8630"/>
        </w:tabs>
        <w:rPr>
          <w:ins w:id="171" w:author="Giacomini-Varvarigos, Maria" w:date="2013-04-05T08:54:00Z"/>
          <w:rFonts w:asciiTheme="minorHAnsi" w:eastAsiaTheme="minorEastAsia" w:hAnsiTheme="minorHAnsi" w:cstheme="minorBidi"/>
          <w:noProof/>
          <w:sz w:val="22"/>
          <w:szCs w:val="22"/>
          <w:lang w:val="en-CA"/>
        </w:rPr>
      </w:pPr>
      <w:ins w:id="17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"_Toc352915420"</w:instrText>
        </w:r>
        <w:r w:rsidRPr="003843CE">
          <w:rPr>
            <w:rStyle w:val="Hyperlink"/>
            <w:noProof/>
          </w:rPr>
          <w:instrText xml:space="preserve"> </w:instrText>
        </w:r>
        <w:r w:rsidRPr="003843CE">
          <w:rPr>
            <w:rStyle w:val="Hyperlink"/>
            <w:noProof/>
          </w:rPr>
          <w:fldChar w:fldCharType="separate"/>
        </w:r>
        <w:r w:rsidRPr="003843CE">
          <w:rPr>
            <w:rStyle w:val="Hyperlink"/>
            <w:noProof/>
          </w:rPr>
          <w:t>3.2.1</w:t>
        </w:r>
        <w:r>
          <w:rPr>
            <w:rFonts w:asciiTheme="minorHAnsi" w:eastAsiaTheme="minorEastAsia" w:hAnsiTheme="minorHAnsi" w:cstheme="minorBidi"/>
            <w:noProof/>
            <w:sz w:val="22"/>
            <w:szCs w:val="22"/>
            <w:lang w:val="en-CA"/>
          </w:rPr>
          <w:tab/>
        </w:r>
        <w:r w:rsidRPr="003843CE">
          <w:rPr>
            <w:rStyle w:val="Hyperlink"/>
            <w:noProof/>
          </w:rPr>
          <w:t>Yearly Operations</w:t>
        </w:r>
        <w:r>
          <w:rPr>
            <w:noProof/>
            <w:webHidden/>
          </w:rPr>
          <w:tab/>
        </w:r>
        <w:r>
          <w:rPr>
            <w:noProof/>
            <w:webHidden/>
          </w:rPr>
          <w:fldChar w:fldCharType="begin"/>
        </w:r>
        <w:r>
          <w:rPr>
            <w:noProof/>
            <w:webHidden/>
          </w:rPr>
          <w:instrText xml:space="preserve"> PAGEREF _Toc352915420 \h </w:instrText>
        </w:r>
      </w:ins>
      <w:r>
        <w:rPr>
          <w:noProof/>
          <w:webHidden/>
        </w:rPr>
      </w:r>
      <w:r>
        <w:rPr>
          <w:noProof/>
          <w:webHidden/>
        </w:rPr>
        <w:fldChar w:fldCharType="separate"/>
      </w:r>
      <w:ins w:id="173" w:author="Giacomini-Varvarigos, Maria" w:date="2013-04-05T08:54:00Z">
        <w:r>
          <w:rPr>
            <w:noProof/>
            <w:webHidden/>
          </w:rPr>
          <w:t>16</w:t>
        </w:r>
        <w:r>
          <w:rPr>
            <w:noProof/>
            <w:webHidden/>
          </w:rPr>
          <w:fldChar w:fldCharType="end"/>
        </w:r>
        <w:r w:rsidRPr="003843CE">
          <w:rPr>
            <w:rStyle w:val="Hyperlink"/>
            <w:noProof/>
          </w:rPr>
          <w:fldChar w:fldCharType="end"/>
        </w:r>
      </w:ins>
    </w:p>
    <w:p w14:paraId="2E1B206B" w14:textId="77777777" w:rsidR="006955CA" w:rsidRDefault="006955CA">
      <w:pPr>
        <w:pStyle w:val="TOC2"/>
        <w:tabs>
          <w:tab w:val="left" w:pos="800"/>
          <w:tab w:val="right" w:leader="dot" w:pos="8630"/>
        </w:tabs>
        <w:rPr>
          <w:ins w:id="174" w:author="Giacomini-Varvarigos, Maria" w:date="2013-04-05T08:54:00Z"/>
          <w:rFonts w:asciiTheme="minorHAnsi" w:eastAsiaTheme="minorEastAsia" w:hAnsiTheme="minorHAnsi" w:cstheme="minorBidi"/>
          <w:noProof/>
          <w:sz w:val="22"/>
          <w:szCs w:val="22"/>
          <w:lang w:val="en-CA"/>
        </w:rPr>
      </w:pPr>
      <w:ins w:id="17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"_Toc352915421"</w:instrText>
        </w:r>
        <w:r w:rsidRPr="003843CE">
          <w:rPr>
            <w:rStyle w:val="Hyperlink"/>
            <w:noProof/>
          </w:rPr>
          <w:instrText xml:space="preserve"> </w:instrText>
        </w:r>
        <w:r w:rsidRPr="003843CE">
          <w:rPr>
            <w:rStyle w:val="Hyperlink"/>
            <w:noProof/>
          </w:rPr>
          <w:fldChar w:fldCharType="separate"/>
        </w:r>
        <w:r w:rsidRPr="003843CE">
          <w:rPr>
            <w:rStyle w:val="Hyperlink"/>
            <w:noProof/>
          </w:rPr>
          <w:t>3.3</w:t>
        </w:r>
        <w:r>
          <w:rPr>
            <w:rFonts w:asciiTheme="minorHAnsi" w:eastAsiaTheme="minorEastAsia" w:hAnsiTheme="minorHAnsi" w:cstheme="minorBidi"/>
            <w:noProof/>
            <w:sz w:val="22"/>
            <w:szCs w:val="22"/>
            <w:lang w:val="en-CA"/>
          </w:rPr>
          <w:tab/>
        </w:r>
        <w:r w:rsidRPr="003843CE">
          <w:rPr>
            <w:rStyle w:val="Hyperlink"/>
            <w:noProof/>
          </w:rPr>
          <w:t>Non-periodic Operations</w:t>
        </w:r>
        <w:r>
          <w:rPr>
            <w:noProof/>
            <w:webHidden/>
          </w:rPr>
          <w:tab/>
        </w:r>
        <w:r>
          <w:rPr>
            <w:noProof/>
            <w:webHidden/>
          </w:rPr>
          <w:fldChar w:fldCharType="begin"/>
        </w:r>
        <w:r>
          <w:rPr>
            <w:noProof/>
            <w:webHidden/>
          </w:rPr>
          <w:instrText xml:space="preserve"> PAGEREF _Toc352915421 \h </w:instrText>
        </w:r>
      </w:ins>
      <w:r>
        <w:rPr>
          <w:noProof/>
          <w:webHidden/>
        </w:rPr>
      </w:r>
      <w:r>
        <w:rPr>
          <w:noProof/>
          <w:webHidden/>
        </w:rPr>
        <w:fldChar w:fldCharType="separate"/>
      </w:r>
      <w:ins w:id="176" w:author="Giacomini-Varvarigos, Maria" w:date="2013-04-05T08:54:00Z">
        <w:r>
          <w:rPr>
            <w:noProof/>
            <w:webHidden/>
          </w:rPr>
          <w:t>16</w:t>
        </w:r>
        <w:r>
          <w:rPr>
            <w:noProof/>
            <w:webHidden/>
          </w:rPr>
          <w:fldChar w:fldCharType="end"/>
        </w:r>
        <w:r w:rsidRPr="003843CE">
          <w:rPr>
            <w:rStyle w:val="Hyperlink"/>
            <w:noProof/>
          </w:rPr>
          <w:fldChar w:fldCharType="end"/>
        </w:r>
      </w:ins>
    </w:p>
    <w:p w14:paraId="2E1B206C" w14:textId="77777777" w:rsidR="006955CA" w:rsidRDefault="006955CA">
      <w:pPr>
        <w:pStyle w:val="TOC3"/>
        <w:tabs>
          <w:tab w:val="left" w:pos="1200"/>
          <w:tab w:val="right" w:leader="dot" w:pos="8630"/>
        </w:tabs>
        <w:rPr>
          <w:ins w:id="177" w:author="Giacomini-Varvarigos, Maria" w:date="2013-04-05T08:54:00Z"/>
          <w:rFonts w:asciiTheme="minorHAnsi" w:eastAsiaTheme="minorEastAsia" w:hAnsiTheme="minorHAnsi" w:cstheme="minorBidi"/>
          <w:noProof/>
          <w:sz w:val="22"/>
          <w:szCs w:val="22"/>
          <w:lang w:val="en-CA"/>
        </w:rPr>
      </w:pPr>
      <w:ins w:id="17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"_Toc352915422"</w:instrText>
        </w:r>
        <w:r w:rsidRPr="003843CE">
          <w:rPr>
            <w:rStyle w:val="Hyperlink"/>
            <w:noProof/>
          </w:rPr>
          <w:instrText xml:space="preserve"> </w:instrText>
        </w:r>
        <w:r w:rsidRPr="003843CE">
          <w:rPr>
            <w:rStyle w:val="Hyperlink"/>
            <w:noProof/>
          </w:rPr>
          <w:fldChar w:fldCharType="separate"/>
        </w:r>
        <w:r w:rsidRPr="003843CE">
          <w:rPr>
            <w:rStyle w:val="Hyperlink"/>
            <w:noProof/>
          </w:rPr>
          <w:t>3.3.1</w:t>
        </w:r>
        <w:r>
          <w:rPr>
            <w:rFonts w:asciiTheme="minorHAnsi" w:eastAsiaTheme="minorEastAsia" w:hAnsiTheme="minorHAnsi" w:cstheme="minorBidi"/>
            <w:noProof/>
            <w:sz w:val="22"/>
            <w:szCs w:val="22"/>
            <w:lang w:val="en-CA"/>
          </w:rPr>
          <w:tab/>
        </w:r>
        <w:r w:rsidRPr="003843CE">
          <w:rPr>
            <w:rStyle w:val="Hyperlink"/>
            <w:noProof/>
          </w:rPr>
          <w:t>Ad Hoc Operations</w:t>
        </w:r>
        <w:r>
          <w:rPr>
            <w:noProof/>
            <w:webHidden/>
          </w:rPr>
          <w:tab/>
        </w:r>
        <w:r>
          <w:rPr>
            <w:noProof/>
            <w:webHidden/>
          </w:rPr>
          <w:fldChar w:fldCharType="begin"/>
        </w:r>
        <w:r>
          <w:rPr>
            <w:noProof/>
            <w:webHidden/>
          </w:rPr>
          <w:instrText xml:space="preserve"> PAGEREF _Toc352915422 \h </w:instrText>
        </w:r>
      </w:ins>
      <w:r>
        <w:rPr>
          <w:noProof/>
          <w:webHidden/>
        </w:rPr>
      </w:r>
      <w:r>
        <w:rPr>
          <w:noProof/>
          <w:webHidden/>
        </w:rPr>
        <w:fldChar w:fldCharType="separate"/>
      </w:r>
      <w:ins w:id="179" w:author="Giacomini-Varvarigos, Maria" w:date="2013-04-05T08:54:00Z">
        <w:r>
          <w:rPr>
            <w:noProof/>
            <w:webHidden/>
          </w:rPr>
          <w:t>16</w:t>
        </w:r>
        <w:r>
          <w:rPr>
            <w:noProof/>
            <w:webHidden/>
          </w:rPr>
          <w:fldChar w:fldCharType="end"/>
        </w:r>
        <w:r w:rsidRPr="003843CE">
          <w:rPr>
            <w:rStyle w:val="Hyperlink"/>
            <w:noProof/>
          </w:rPr>
          <w:fldChar w:fldCharType="end"/>
        </w:r>
      </w:ins>
    </w:p>
    <w:p w14:paraId="2E1B206D" w14:textId="77777777" w:rsidR="006955CA" w:rsidRDefault="006955CA">
      <w:pPr>
        <w:pStyle w:val="TOC2"/>
        <w:tabs>
          <w:tab w:val="left" w:pos="800"/>
          <w:tab w:val="right" w:leader="dot" w:pos="8630"/>
        </w:tabs>
        <w:rPr>
          <w:ins w:id="180" w:author="Giacomini-Varvarigos, Maria" w:date="2013-04-05T08:54:00Z"/>
          <w:rFonts w:asciiTheme="minorHAnsi" w:eastAsiaTheme="minorEastAsia" w:hAnsiTheme="minorHAnsi" w:cstheme="minorBidi"/>
          <w:noProof/>
          <w:sz w:val="22"/>
          <w:szCs w:val="22"/>
          <w:lang w:val="en-CA"/>
        </w:rPr>
      </w:pPr>
      <w:ins w:id="18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"_Toc352915423"</w:instrText>
        </w:r>
        <w:r w:rsidRPr="003843CE">
          <w:rPr>
            <w:rStyle w:val="Hyperlink"/>
            <w:noProof/>
          </w:rPr>
          <w:instrText xml:space="preserve"> </w:instrText>
        </w:r>
        <w:r w:rsidRPr="003843CE">
          <w:rPr>
            <w:rStyle w:val="Hyperlink"/>
            <w:noProof/>
          </w:rPr>
          <w:fldChar w:fldCharType="separate"/>
        </w:r>
        <w:r w:rsidRPr="003843CE">
          <w:rPr>
            <w:rStyle w:val="Hyperlink"/>
            <w:noProof/>
          </w:rPr>
          <w:t>3.4</w:t>
        </w:r>
        <w:r>
          <w:rPr>
            <w:rFonts w:asciiTheme="minorHAnsi" w:eastAsiaTheme="minorEastAsia" w:hAnsiTheme="minorHAnsi" w:cstheme="minorBidi"/>
            <w:noProof/>
            <w:sz w:val="22"/>
            <w:szCs w:val="22"/>
            <w:lang w:val="en-CA"/>
          </w:rPr>
          <w:tab/>
        </w:r>
        <w:r w:rsidRPr="003843CE">
          <w:rPr>
            <w:rStyle w:val="Hyperlink"/>
            <w:noProof/>
          </w:rPr>
          <w:t>Operations Backup</w:t>
        </w:r>
        <w:r>
          <w:rPr>
            <w:noProof/>
            <w:webHidden/>
          </w:rPr>
          <w:tab/>
        </w:r>
        <w:r>
          <w:rPr>
            <w:noProof/>
            <w:webHidden/>
          </w:rPr>
          <w:fldChar w:fldCharType="begin"/>
        </w:r>
        <w:r>
          <w:rPr>
            <w:noProof/>
            <w:webHidden/>
          </w:rPr>
          <w:instrText xml:space="preserve"> PAGEREF _Toc352915423 \h </w:instrText>
        </w:r>
      </w:ins>
      <w:r>
        <w:rPr>
          <w:noProof/>
          <w:webHidden/>
        </w:rPr>
      </w:r>
      <w:r>
        <w:rPr>
          <w:noProof/>
          <w:webHidden/>
        </w:rPr>
        <w:fldChar w:fldCharType="separate"/>
      </w:r>
      <w:ins w:id="182" w:author="Giacomini-Varvarigos, Maria" w:date="2013-04-05T08:54:00Z">
        <w:r>
          <w:rPr>
            <w:noProof/>
            <w:webHidden/>
          </w:rPr>
          <w:t>16</w:t>
        </w:r>
        <w:r>
          <w:rPr>
            <w:noProof/>
            <w:webHidden/>
          </w:rPr>
          <w:fldChar w:fldCharType="end"/>
        </w:r>
        <w:r w:rsidRPr="003843CE">
          <w:rPr>
            <w:rStyle w:val="Hyperlink"/>
            <w:noProof/>
          </w:rPr>
          <w:fldChar w:fldCharType="end"/>
        </w:r>
      </w:ins>
    </w:p>
    <w:p w14:paraId="2E1B206E" w14:textId="77777777" w:rsidR="006955CA" w:rsidRDefault="006955CA">
      <w:pPr>
        <w:pStyle w:val="TOC2"/>
        <w:tabs>
          <w:tab w:val="left" w:pos="800"/>
          <w:tab w:val="right" w:leader="dot" w:pos="8630"/>
        </w:tabs>
        <w:rPr>
          <w:ins w:id="183" w:author="Giacomini-Varvarigos, Maria" w:date="2013-04-05T08:54:00Z"/>
          <w:rFonts w:asciiTheme="minorHAnsi" w:eastAsiaTheme="minorEastAsia" w:hAnsiTheme="minorHAnsi" w:cstheme="minorBidi"/>
          <w:noProof/>
          <w:sz w:val="22"/>
          <w:szCs w:val="22"/>
          <w:lang w:val="en-CA"/>
        </w:rPr>
      </w:pPr>
      <w:ins w:id="18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"_Toc352915424"</w:instrText>
        </w:r>
        <w:r w:rsidRPr="003843CE">
          <w:rPr>
            <w:rStyle w:val="Hyperlink"/>
            <w:noProof/>
          </w:rPr>
          <w:instrText xml:space="preserve"> </w:instrText>
        </w:r>
        <w:r w:rsidRPr="003843CE">
          <w:rPr>
            <w:rStyle w:val="Hyperlink"/>
            <w:noProof/>
          </w:rPr>
          <w:fldChar w:fldCharType="separate"/>
        </w:r>
        <w:r w:rsidRPr="003843CE">
          <w:rPr>
            <w:rStyle w:val="Hyperlink"/>
            <w:noProof/>
          </w:rPr>
          <w:t>3.5</w:t>
        </w:r>
        <w:r>
          <w:rPr>
            <w:rFonts w:asciiTheme="minorHAnsi" w:eastAsiaTheme="minorEastAsia" w:hAnsiTheme="minorHAnsi" w:cstheme="minorBidi"/>
            <w:noProof/>
            <w:sz w:val="22"/>
            <w:szCs w:val="22"/>
            <w:lang w:val="en-CA"/>
          </w:rPr>
          <w:tab/>
        </w:r>
        <w:r w:rsidRPr="003843CE">
          <w:rPr>
            <w:rStyle w:val="Hyperlink"/>
            <w:noProof/>
          </w:rPr>
          <w:t>Critical Dates</w:t>
        </w:r>
        <w:r>
          <w:rPr>
            <w:noProof/>
            <w:webHidden/>
          </w:rPr>
          <w:tab/>
        </w:r>
        <w:r>
          <w:rPr>
            <w:noProof/>
            <w:webHidden/>
          </w:rPr>
          <w:fldChar w:fldCharType="begin"/>
        </w:r>
        <w:r>
          <w:rPr>
            <w:noProof/>
            <w:webHidden/>
          </w:rPr>
          <w:instrText xml:space="preserve"> PAGEREF _Toc352915424 \h </w:instrText>
        </w:r>
      </w:ins>
      <w:r>
        <w:rPr>
          <w:noProof/>
          <w:webHidden/>
        </w:rPr>
      </w:r>
      <w:r>
        <w:rPr>
          <w:noProof/>
          <w:webHidden/>
        </w:rPr>
        <w:fldChar w:fldCharType="separate"/>
      </w:r>
      <w:ins w:id="185" w:author="Giacomini-Varvarigos, Maria" w:date="2013-04-05T08:54:00Z">
        <w:r>
          <w:rPr>
            <w:noProof/>
            <w:webHidden/>
          </w:rPr>
          <w:t>17</w:t>
        </w:r>
        <w:r>
          <w:rPr>
            <w:noProof/>
            <w:webHidden/>
          </w:rPr>
          <w:fldChar w:fldCharType="end"/>
        </w:r>
        <w:r w:rsidRPr="003843CE">
          <w:rPr>
            <w:rStyle w:val="Hyperlink"/>
            <w:noProof/>
          </w:rPr>
          <w:fldChar w:fldCharType="end"/>
        </w:r>
      </w:ins>
    </w:p>
    <w:p w14:paraId="2E1B206F" w14:textId="77777777" w:rsidR="006955CA" w:rsidRDefault="006955CA">
      <w:pPr>
        <w:pStyle w:val="TOC1"/>
        <w:rPr>
          <w:ins w:id="186" w:author="Giacomini-Varvarigos, Maria" w:date="2013-04-05T08:54:00Z"/>
          <w:rFonts w:asciiTheme="minorHAnsi" w:eastAsiaTheme="minorEastAsia" w:hAnsiTheme="minorHAnsi" w:cstheme="minorBidi"/>
          <w:sz w:val="22"/>
          <w:szCs w:val="22"/>
          <w:lang w:val="en-CA"/>
        </w:rPr>
      </w:pPr>
      <w:ins w:id="187" w:author="Giacomini-Varvarigos, Maria" w:date="2013-04-05T08:54:00Z">
        <w:r w:rsidRPr="003843CE">
          <w:rPr>
            <w:rStyle w:val="Hyperlink"/>
          </w:rPr>
          <w:fldChar w:fldCharType="begin"/>
        </w:r>
        <w:r w:rsidRPr="003843CE">
          <w:rPr>
            <w:rStyle w:val="Hyperlink"/>
          </w:rPr>
          <w:instrText xml:space="preserve"> </w:instrText>
        </w:r>
        <w:r>
          <w:instrText>HYPERLINK \l "_Toc352915425"</w:instrText>
        </w:r>
        <w:r w:rsidRPr="003843CE">
          <w:rPr>
            <w:rStyle w:val="Hyperlink"/>
          </w:rPr>
          <w:instrText xml:space="preserve"> </w:instrText>
        </w:r>
        <w:r w:rsidRPr="003843CE">
          <w:rPr>
            <w:rStyle w:val="Hyperlink"/>
          </w:rPr>
          <w:fldChar w:fldCharType="separate"/>
        </w:r>
        <w:r w:rsidRPr="003843CE">
          <w:rPr>
            <w:rStyle w:val="Hyperlink"/>
          </w:rPr>
          <w:t>4.</w:t>
        </w:r>
        <w:r>
          <w:rPr>
            <w:rFonts w:asciiTheme="minorHAnsi" w:eastAsiaTheme="minorEastAsia" w:hAnsiTheme="minorHAnsi" w:cstheme="minorBidi"/>
            <w:sz w:val="22"/>
            <w:szCs w:val="22"/>
            <w:lang w:val="en-CA"/>
          </w:rPr>
          <w:tab/>
        </w:r>
        <w:r w:rsidRPr="003843CE">
          <w:rPr>
            <w:rStyle w:val="Hyperlink"/>
          </w:rPr>
          <w:t>Application Recovery Procedures</w:t>
        </w:r>
        <w:r>
          <w:rPr>
            <w:webHidden/>
          </w:rPr>
          <w:tab/>
        </w:r>
        <w:r>
          <w:rPr>
            <w:webHidden/>
          </w:rPr>
          <w:fldChar w:fldCharType="begin"/>
        </w:r>
        <w:r>
          <w:rPr>
            <w:webHidden/>
          </w:rPr>
          <w:instrText xml:space="preserve"> PAGEREF _Toc352915425 \h </w:instrText>
        </w:r>
      </w:ins>
      <w:r>
        <w:rPr>
          <w:webHidden/>
        </w:rPr>
      </w:r>
      <w:r>
        <w:rPr>
          <w:webHidden/>
        </w:rPr>
        <w:fldChar w:fldCharType="separate"/>
      </w:r>
      <w:ins w:id="188" w:author="Giacomini-Varvarigos, Maria" w:date="2013-04-05T08:54:00Z">
        <w:r>
          <w:rPr>
            <w:webHidden/>
          </w:rPr>
          <w:t>18</w:t>
        </w:r>
        <w:r>
          <w:rPr>
            <w:webHidden/>
          </w:rPr>
          <w:fldChar w:fldCharType="end"/>
        </w:r>
        <w:r w:rsidRPr="003843CE">
          <w:rPr>
            <w:rStyle w:val="Hyperlink"/>
          </w:rPr>
          <w:fldChar w:fldCharType="end"/>
        </w:r>
      </w:ins>
    </w:p>
    <w:p w14:paraId="2E1B2070" w14:textId="77777777" w:rsidR="006955CA" w:rsidRDefault="006955CA">
      <w:pPr>
        <w:pStyle w:val="TOC2"/>
        <w:tabs>
          <w:tab w:val="left" w:pos="800"/>
          <w:tab w:val="right" w:leader="dot" w:pos="8630"/>
        </w:tabs>
        <w:rPr>
          <w:ins w:id="189" w:author="Giacomini-Varvarigos, Maria" w:date="2013-04-05T08:54:00Z"/>
          <w:rFonts w:asciiTheme="minorHAnsi" w:eastAsiaTheme="minorEastAsia" w:hAnsiTheme="minorHAnsi" w:cstheme="minorBidi"/>
          <w:noProof/>
          <w:sz w:val="22"/>
          <w:szCs w:val="22"/>
          <w:lang w:val="en-CA"/>
        </w:rPr>
      </w:pPr>
      <w:ins w:id="19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"_Toc352915426"</w:instrText>
        </w:r>
        <w:r w:rsidRPr="003843CE">
          <w:rPr>
            <w:rStyle w:val="Hyperlink"/>
            <w:noProof/>
          </w:rPr>
          <w:instrText xml:space="preserve"> </w:instrText>
        </w:r>
        <w:r w:rsidRPr="003843CE">
          <w:rPr>
            <w:rStyle w:val="Hyperlink"/>
            <w:noProof/>
          </w:rPr>
          <w:fldChar w:fldCharType="separate"/>
        </w:r>
        <w:r w:rsidRPr="003843CE">
          <w:rPr>
            <w:rStyle w:val="Hyperlink"/>
            <w:noProof/>
          </w:rPr>
          <w:t>4.1</w:t>
        </w:r>
        <w:r>
          <w:rPr>
            <w:rFonts w:asciiTheme="minorHAnsi" w:eastAsiaTheme="minorEastAsia" w:hAnsiTheme="minorHAnsi" w:cstheme="minorBidi"/>
            <w:noProof/>
            <w:sz w:val="22"/>
            <w:szCs w:val="22"/>
            <w:lang w:val="en-CA"/>
          </w:rPr>
          <w:tab/>
        </w:r>
        <w:r w:rsidRPr="003843CE">
          <w:rPr>
            <w:rStyle w:val="Hyperlink"/>
            <w:noProof/>
          </w:rPr>
          <w:t>Server Start/Stop Procedures</w:t>
        </w:r>
        <w:r>
          <w:rPr>
            <w:noProof/>
            <w:webHidden/>
          </w:rPr>
          <w:tab/>
        </w:r>
        <w:r>
          <w:rPr>
            <w:noProof/>
            <w:webHidden/>
          </w:rPr>
          <w:fldChar w:fldCharType="begin"/>
        </w:r>
        <w:r>
          <w:rPr>
            <w:noProof/>
            <w:webHidden/>
          </w:rPr>
          <w:instrText xml:space="preserve"> PAGEREF _Toc352915426 \h </w:instrText>
        </w:r>
      </w:ins>
      <w:r>
        <w:rPr>
          <w:noProof/>
          <w:webHidden/>
        </w:rPr>
      </w:r>
      <w:r>
        <w:rPr>
          <w:noProof/>
          <w:webHidden/>
        </w:rPr>
        <w:fldChar w:fldCharType="separate"/>
      </w:r>
      <w:ins w:id="191" w:author="Giacomini-Varvarigos, Maria" w:date="2013-04-05T08:54:00Z">
        <w:r>
          <w:rPr>
            <w:noProof/>
            <w:webHidden/>
          </w:rPr>
          <w:t>18</w:t>
        </w:r>
        <w:r>
          <w:rPr>
            <w:noProof/>
            <w:webHidden/>
          </w:rPr>
          <w:fldChar w:fldCharType="end"/>
        </w:r>
        <w:r w:rsidRPr="003843CE">
          <w:rPr>
            <w:rStyle w:val="Hyperlink"/>
            <w:noProof/>
          </w:rPr>
          <w:fldChar w:fldCharType="end"/>
        </w:r>
      </w:ins>
    </w:p>
    <w:p w14:paraId="2E1B2071" w14:textId="77777777" w:rsidR="006955CA" w:rsidRDefault="006955CA">
      <w:pPr>
        <w:pStyle w:val="TOC2"/>
        <w:tabs>
          <w:tab w:val="left" w:pos="800"/>
          <w:tab w:val="right" w:leader="dot" w:pos="8630"/>
        </w:tabs>
        <w:rPr>
          <w:ins w:id="192" w:author="Giacomini-Varvarigos, Maria" w:date="2013-04-05T08:54:00Z"/>
          <w:rFonts w:asciiTheme="minorHAnsi" w:eastAsiaTheme="minorEastAsia" w:hAnsiTheme="minorHAnsi" w:cstheme="minorBidi"/>
          <w:noProof/>
          <w:sz w:val="22"/>
          <w:szCs w:val="22"/>
          <w:lang w:val="en-CA"/>
        </w:rPr>
      </w:pPr>
      <w:ins w:id="19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"_Toc352915427"</w:instrText>
        </w:r>
        <w:r w:rsidRPr="003843CE">
          <w:rPr>
            <w:rStyle w:val="Hyperlink"/>
            <w:noProof/>
          </w:rPr>
          <w:instrText xml:space="preserve"> </w:instrText>
        </w:r>
        <w:r w:rsidRPr="003843CE">
          <w:rPr>
            <w:rStyle w:val="Hyperlink"/>
            <w:noProof/>
          </w:rPr>
          <w:fldChar w:fldCharType="separate"/>
        </w:r>
        <w:r w:rsidRPr="003843CE">
          <w:rPr>
            <w:rStyle w:val="Hyperlink"/>
            <w:noProof/>
          </w:rPr>
          <w:t>4.2</w:t>
        </w:r>
        <w:r>
          <w:rPr>
            <w:rFonts w:asciiTheme="minorHAnsi" w:eastAsiaTheme="minorEastAsia" w:hAnsiTheme="minorHAnsi" w:cstheme="minorBidi"/>
            <w:noProof/>
            <w:sz w:val="22"/>
            <w:szCs w:val="22"/>
            <w:lang w:val="en-CA"/>
          </w:rPr>
          <w:tab/>
        </w:r>
        <w:r w:rsidRPr="003843CE">
          <w:rPr>
            <w:rStyle w:val="Hyperlink"/>
            <w:noProof/>
          </w:rPr>
          <w:t>DTS-PVS Sanity Test</w:t>
        </w:r>
        <w:r>
          <w:rPr>
            <w:noProof/>
            <w:webHidden/>
          </w:rPr>
          <w:tab/>
        </w:r>
        <w:r>
          <w:rPr>
            <w:noProof/>
            <w:webHidden/>
          </w:rPr>
          <w:fldChar w:fldCharType="begin"/>
        </w:r>
        <w:r>
          <w:rPr>
            <w:noProof/>
            <w:webHidden/>
          </w:rPr>
          <w:instrText xml:space="preserve"> PAGEREF _Toc352915427 \h </w:instrText>
        </w:r>
      </w:ins>
      <w:r>
        <w:rPr>
          <w:noProof/>
          <w:webHidden/>
        </w:rPr>
      </w:r>
      <w:r>
        <w:rPr>
          <w:noProof/>
          <w:webHidden/>
        </w:rPr>
        <w:fldChar w:fldCharType="separate"/>
      </w:r>
      <w:ins w:id="194" w:author="Giacomini-Varvarigos, Maria" w:date="2013-04-05T08:54:00Z">
        <w:r>
          <w:rPr>
            <w:noProof/>
            <w:webHidden/>
          </w:rPr>
          <w:t>18</w:t>
        </w:r>
        <w:r>
          <w:rPr>
            <w:noProof/>
            <w:webHidden/>
          </w:rPr>
          <w:fldChar w:fldCharType="end"/>
        </w:r>
        <w:r w:rsidRPr="003843CE">
          <w:rPr>
            <w:rStyle w:val="Hyperlink"/>
            <w:noProof/>
          </w:rPr>
          <w:fldChar w:fldCharType="end"/>
        </w:r>
      </w:ins>
    </w:p>
    <w:p w14:paraId="2E1B2072" w14:textId="77777777" w:rsidR="006955CA" w:rsidRDefault="006955CA">
      <w:pPr>
        <w:pStyle w:val="TOC1"/>
        <w:rPr>
          <w:ins w:id="195" w:author="Giacomini-Varvarigos, Maria" w:date="2013-04-05T08:54:00Z"/>
          <w:rFonts w:asciiTheme="minorHAnsi" w:eastAsiaTheme="minorEastAsia" w:hAnsiTheme="minorHAnsi" w:cstheme="minorBidi"/>
          <w:sz w:val="22"/>
          <w:szCs w:val="22"/>
          <w:lang w:val="en-CA"/>
        </w:rPr>
      </w:pPr>
      <w:ins w:id="196" w:author="Giacomini-Varvarigos, Maria" w:date="2013-04-05T08:54:00Z">
        <w:r w:rsidRPr="003843CE">
          <w:rPr>
            <w:rStyle w:val="Hyperlink"/>
          </w:rPr>
          <w:fldChar w:fldCharType="begin"/>
        </w:r>
        <w:r w:rsidRPr="003843CE">
          <w:rPr>
            <w:rStyle w:val="Hyperlink"/>
          </w:rPr>
          <w:instrText xml:space="preserve"> </w:instrText>
        </w:r>
        <w:r>
          <w:instrText>HYPERLINK \l "_Toc352915428"</w:instrText>
        </w:r>
        <w:r w:rsidRPr="003843CE">
          <w:rPr>
            <w:rStyle w:val="Hyperlink"/>
          </w:rPr>
          <w:instrText xml:space="preserve"> </w:instrText>
        </w:r>
        <w:r w:rsidRPr="003843CE">
          <w:rPr>
            <w:rStyle w:val="Hyperlink"/>
          </w:rPr>
          <w:fldChar w:fldCharType="separate"/>
        </w:r>
        <w:r w:rsidRPr="003843CE">
          <w:rPr>
            <w:rStyle w:val="Hyperlink"/>
          </w:rPr>
          <w:t>5.</w:t>
        </w:r>
        <w:r>
          <w:rPr>
            <w:rFonts w:asciiTheme="minorHAnsi" w:eastAsiaTheme="minorEastAsia" w:hAnsiTheme="minorHAnsi" w:cstheme="minorBidi"/>
            <w:sz w:val="22"/>
            <w:szCs w:val="22"/>
            <w:lang w:val="en-CA"/>
          </w:rPr>
          <w:tab/>
        </w:r>
        <w:r w:rsidRPr="003843CE">
          <w:rPr>
            <w:rStyle w:val="Hyperlink"/>
          </w:rPr>
          <w:t>Disaster Recovery Procedures</w:t>
        </w:r>
        <w:r>
          <w:rPr>
            <w:webHidden/>
          </w:rPr>
          <w:tab/>
        </w:r>
        <w:r>
          <w:rPr>
            <w:webHidden/>
          </w:rPr>
          <w:fldChar w:fldCharType="begin"/>
        </w:r>
        <w:r>
          <w:rPr>
            <w:webHidden/>
          </w:rPr>
          <w:instrText xml:space="preserve"> PAGEREF _Toc352915428 \h </w:instrText>
        </w:r>
      </w:ins>
      <w:r>
        <w:rPr>
          <w:webHidden/>
        </w:rPr>
      </w:r>
      <w:r>
        <w:rPr>
          <w:webHidden/>
        </w:rPr>
        <w:fldChar w:fldCharType="separate"/>
      </w:r>
      <w:ins w:id="197" w:author="Giacomini-Varvarigos, Maria" w:date="2013-04-05T08:54:00Z">
        <w:r>
          <w:rPr>
            <w:webHidden/>
          </w:rPr>
          <w:t>21</w:t>
        </w:r>
        <w:r>
          <w:rPr>
            <w:webHidden/>
          </w:rPr>
          <w:fldChar w:fldCharType="end"/>
        </w:r>
        <w:r w:rsidRPr="003843CE">
          <w:rPr>
            <w:rStyle w:val="Hyperlink"/>
          </w:rPr>
          <w:fldChar w:fldCharType="end"/>
        </w:r>
      </w:ins>
    </w:p>
    <w:p w14:paraId="2E1B2073" w14:textId="77777777" w:rsidR="006955CA" w:rsidRDefault="006955CA">
      <w:pPr>
        <w:pStyle w:val="TOC1"/>
        <w:rPr>
          <w:ins w:id="198" w:author="Giacomini-Varvarigos, Maria" w:date="2013-04-05T08:54:00Z"/>
          <w:rFonts w:asciiTheme="minorHAnsi" w:eastAsiaTheme="minorEastAsia" w:hAnsiTheme="minorHAnsi" w:cstheme="minorBidi"/>
          <w:sz w:val="22"/>
          <w:szCs w:val="22"/>
          <w:lang w:val="en-CA"/>
        </w:rPr>
      </w:pPr>
      <w:ins w:id="199" w:author="Giacomini-Varvarigos, Maria" w:date="2013-04-05T08:54:00Z">
        <w:r w:rsidRPr="003843CE">
          <w:rPr>
            <w:rStyle w:val="Hyperlink"/>
          </w:rPr>
          <w:lastRenderedPageBreak/>
          <w:fldChar w:fldCharType="begin"/>
        </w:r>
        <w:r w:rsidRPr="003843CE">
          <w:rPr>
            <w:rStyle w:val="Hyperlink"/>
          </w:rPr>
          <w:instrText xml:space="preserve"> </w:instrText>
        </w:r>
        <w:r>
          <w:instrText>HYPERLINK \l "_Toc352915429"</w:instrText>
        </w:r>
        <w:r w:rsidRPr="003843CE">
          <w:rPr>
            <w:rStyle w:val="Hyperlink"/>
          </w:rPr>
          <w:instrText xml:space="preserve"> </w:instrText>
        </w:r>
        <w:r w:rsidRPr="003843CE">
          <w:rPr>
            <w:rStyle w:val="Hyperlink"/>
          </w:rPr>
          <w:fldChar w:fldCharType="separate"/>
        </w:r>
        <w:r w:rsidRPr="003843CE">
          <w:rPr>
            <w:rStyle w:val="Hyperlink"/>
          </w:rPr>
          <w:t>6.</w:t>
        </w:r>
        <w:r>
          <w:rPr>
            <w:rFonts w:asciiTheme="minorHAnsi" w:eastAsiaTheme="minorEastAsia" w:hAnsiTheme="minorHAnsi" w:cstheme="minorBidi"/>
            <w:sz w:val="22"/>
            <w:szCs w:val="22"/>
            <w:lang w:val="en-CA"/>
          </w:rPr>
          <w:tab/>
        </w:r>
        <w:r w:rsidRPr="003843CE">
          <w:rPr>
            <w:rStyle w:val="Hyperlink"/>
          </w:rPr>
          <w:t>Support Model</w:t>
        </w:r>
        <w:r>
          <w:rPr>
            <w:webHidden/>
          </w:rPr>
          <w:tab/>
        </w:r>
        <w:r>
          <w:rPr>
            <w:webHidden/>
          </w:rPr>
          <w:fldChar w:fldCharType="begin"/>
        </w:r>
        <w:r>
          <w:rPr>
            <w:webHidden/>
          </w:rPr>
          <w:instrText xml:space="preserve"> PAGEREF _Toc352915429 \h </w:instrText>
        </w:r>
      </w:ins>
      <w:r>
        <w:rPr>
          <w:webHidden/>
        </w:rPr>
      </w:r>
      <w:r>
        <w:rPr>
          <w:webHidden/>
        </w:rPr>
        <w:fldChar w:fldCharType="separate"/>
      </w:r>
      <w:ins w:id="200" w:author="Giacomini-Varvarigos, Maria" w:date="2013-04-05T08:54:00Z">
        <w:r>
          <w:rPr>
            <w:webHidden/>
          </w:rPr>
          <w:t>22</w:t>
        </w:r>
        <w:r>
          <w:rPr>
            <w:webHidden/>
          </w:rPr>
          <w:fldChar w:fldCharType="end"/>
        </w:r>
        <w:r w:rsidRPr="003843CE">
          <w:rPr>
            <w:rStyle w:val="Hyperlink"/>
          </w:rPr>
          <w:fldChar w:fldCharType="end"/>
        </w:r>
      </w:ins>
    </w:p>
    <w:p w14:paraId="2E1B2074" w14:textId="77777777" w:rsidR="006955CA" w:rsidRDefault="006955CA">
      <w:pPr>
        <w:pStyle w:val="TOC2"/>
        <w:tabs>
          <w:tab w:val="left" w:pos="800"/>
          <w:tab w:val="right" w:leader="dot" w:pos="8630"/>
        </w:tabs>
        <w:rPr>
          <w:ins w:id="201" w:author="Giacomini-Varvarigos, Maria" w:date="2013-04-05T08:54:00Z"/>
          <w:rFonts w:asciiTheme="minorHAnsi" w:eastAsiaTheme="minorEastAsia" w:hAnsiTheme="minorHAnsi" w:cstheme="minorBidi"/>
          <w:noProof/>
          <w:sz w:val="22"/>
          <w:szCs w:val="22"/>
          <w:lang w:val="en-CA"/>
        </w:rPr>
      </w:pPr>
      <w:ins w:id="20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"_Toc352915430"</w:instrText>
        </w:r>
        <w:r w:rsidRPr="003843CE">
          <w:rPr>
            <w:rStyle w:val="Hyperlink"/>
            <w:noProof/>
          </w:rPr>
          <w:instrText xml:space="preserve"> </w:instrText>
        </w:r>
        <w:r w:rsidRPr="003843CE">
          <w:rPr>
            <w:rStyle w:val="Hyperlink"/>
            <w:noProof/>
          </w:rPr>
          <w:fldChar w:fldCharType="separate"/>
        </w:r>
        <w:r w:rsidRPr="003843CE">
          <w:rPr>
            <w:rStyle w:val="Hyperlink"/>
            <w:noProof/>
          </w:rPr>
          <w:t>6.1</w:t>
        </w:r>
        <w:r>
          <w:rPr>
            <w:rFonts w:asciiTheme="minorHAnsi" w:eastAsiaTheme="minorEastAsia" w:hAnsiTheme="minorHAnsi" w:cstheme="minorBidi"/>
            <w:noProof/>
            <w:sz w:val="22"/>
            <w:szCs w:val="22"/>
            <w:lang w:val="en-CA"/>
          </w:rPr>
          <w:tab/>
        </w:r>
        <w:r w:rsidRPr="003843CE">
          <w:rPr>
            <w:rStyle w:val="Hyperlink"/>
            <w:noProof/>
          </w:rPr>
          <w:t>Support Scope</w:t>
        </w:r>
        <w:r>
          <w:rPr>
            <w:noProof/>
            <w:webHidden/>
          </w:rPr>
          <w:tab/>
        </w:r>
        <w:r>
          <w:rPr>
            <w:noProof/>
            <w:webHidden/>
          </w:rPr>
          <w:fldChar w:fldCharType="begin"/>
        </w:r>
        <w:r>
          <w:rPr>
            <w:noProof/>
            <w:webHidden/>
          </w:rPr>
          <w:instrText xml:space="preserve"> PAGEREF _Toc352915430 \h </w:instrText>
        </w:r>
      </w:ins>
      <w:r>
        <w:rPr>
          <w:noProof/>
          <w:webHidden/>
        </w:rPr>
      </w:r>
      <w:r>
        <w:rPr>
          <w:noProof/>
          <w:webHidden/>
        </w:rPr>
        <w:fldChar w:fldCharType="separate"/>
      </w:r>
      <w:ins w:id="203" w:author="Giacomini-Varvarigos, Maria" w:date="2013-04-05T08:54:00Z">
        <w:r>
          <w:rPr>
            <w:noProof/>
            <w:webHidden/>
          </w:rPr>
          <w:t>22</w:t>
        </w:r>
        <w:r>
          <w:rPr>
            <w:noProof/>
            <w:webHidden/>
          </w:rPr>
          <w:fldChar w:fldCharType="end"/>
        </w:r>
        <w:r w:rsidRPr="003843CE">
          <w:rPr>
            <w:rStyle w:val="Hyperlink"/>
            <w:noProof/>
          </w:rPr>
          <w:fldChar w:fldCharType="end"/>
        </w:r>
      </w:ins>
    </w:p>
    <w:p w14:paraId="2E1B2075" w14:textId="77777777" w:rsidR="006955CA" w:rsidRDefault="006955CA">
      <w:pPr>
        <w:pStyle w:val="TOC3"/>
        <w:tabs>
          <w:tab w:val="left" w:pos="1200"/>
          <w:tab w:val="right" w:leader="dot" w:pos="8630"/>
        </w:tabs>
        <w:rPr>
          <w:ins w:id="204" w:author="Giacomini-Varvarigos, Maria" w:date="2013-04-05T08:54:00Z"/>
          <w:rFonts w:asciiTheme="minorHAnsi" w:eastAsiaTheme="minorEastAsia" w:hAnsiTheme="minorHAnsi" w:cstheme="minorBidi"/>
          <w:noProof/>
          <w:sz w:val="22"/>
          <w:szCs w:val="22"/>
          <w:lang w:val="en-CA"/>
        </w:rPr>
      </w:pPr>
      <w:ins w:id="20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"_Toc352915431"</w:instrText>
        </w:r>
        <w:r w:rsidRPr="003843CE">
          <w:rPr>
            <w:rStyle w:val="Hyperlink"/>
            <w:noProof/>
          </w:rPr>
          <w:instrText xml:space="preserve"> </w:instrText>
        </w:r>
        <w:r w:rsidRPr="003843CE">
          <w:rPr>
            <w:rStyle w:val="Hyperlink"/>
            <w:noProof/>
          </w:rPr>
          <w:fldChar w:fldCharType="separate"/>
        </w:r>
        <w:r w:rsidRPr="003843CE">
          <w:rPr>
            <w:rStyle w:val="Hyperlink"/>
            <w:noProof/>
          </w:rPr>
          <w:t>6.1.1</w:t>
        </w:r>
        <w:r>
          <w:rPr>
            <w:rFonts w:asciiTheme="minorHAnsi" w:eastAsiaTheme="minorEastAsia" w:hAnsiTheme="minorHAnsi" w:cstheme="minorBidi"/>
            <w:noProof/>
            <w:sz w:val="22"/>
            <w:szCs w:val="22"/>
            <w:lang w:val="en-CA"/>
          </w:rPr>
          <w:tab/>
        </w:r>
        <w:r w:rsidRPr="003843CE">
          <w:rPr>
            <w:rStyle w:val="Hyperlink"/>
            <w:noProof/>
          </w:rPr>
          <w:t>CGI Tier 2 Service Level Classification</w:t>
        </w:r>
        <w:r>
          <w:rPr>
            <w:noProof/>
            <w:webHidden/>
          </w:rPr>
          <w:tab/>
        </w:r>
        <w:r>
          <w:rPr>
            <w:noProof/>
            <w:webHidden/>
          </w:rPr>
          <w:fldChar w:fldCharType="begin"/>
        </w:r>
        <w:r>
          <w:rPr>
            <w:noProof/>
            <w:webHidden/>
          </w:rPr>
          <w:instrText xml:space="preserve"> PAGEREF _Toc352915431 \h </w:instrText>
        </w:r>
      </w:ins>
      <w:r>
        <w:rPr>
          <w:noProof/>
          <w:webHidden/>
        </w:rPr>
      </w:r>
      <w:r>
        <w:rPr>
          <w:noProof/>
          <w:webHidden/>
        </w:rPr>
        <w:fldChar w:fldCharType="separate"/>
      </w:r>
      <w:ins w:id="206" w:author="Giacomini-Varvarigos, Maria" w:date="2013-04-05T08:54:00Z">
        <w:r>
          <w:rPr>
            <w:noProof/>
            <w:webHidden/>
          </w:rPr>
          <w:t>22</w:t>
        </w:r>
        <w:r>
          <w:rPr>
            <w:noProof/>
            <w:webHidden/>
          </w:rPr>
          <w:fldChar w:fldCharType="end"/>
        </w:r>
        <w:r w:rsidRPr="003843CE">
          <w:rPr>
            <w:rStyle w:val="Hyperlink"/>
            <w:noProof/>
          </w:rPr>
          <w:fldChar w:fldCharType="end"/>
        </w:r>
      </w:ins>
    </w:p>
    <w:p w14:paraId="2E1B2076" w14:textId="77777777" w:rsidR="006955CA" w:rsidRDefault="006955CA">
      <w:pPr>
        <w:pStyle w:val="TOC3"/>
        <w:tabs>
          <w:tab w:val="left" w:pos="1200"/>
          <w:tab w:val="right" w:leader="dot" w:pos="8630"/>
        </w:tabs>
        <w:rPr>
          <w:ins w:id="207" w:author="Giacomini-Varvarigos, Maria" w:date="2013-04-05T08:54:00Z"/>
          <w:rFonts w:asciiTheme="minorHAnsi" w:eastAsiaTheme="minorEastAsia" w:hAnsiTheme="minorHAnsi" w:cstheme="minorBidi"/>
          <w:noProof/>
          <w:sz w:val="22"/>
          <w:szCs w:val="22"/>
          <w:lang w:val="en-CA"/>
        </w:rPr>
      </w:pPr>
      <w:ins w:id="20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"_Toc352915432"</w:instrText>
        </w:r>
        <w:r w:rsidRPr="003843CE">
          <w:rPr>
            <w:rStyle w:val="Hyperlink"/>
            <w:noProof/>
          </w:rPr>
          <w:instrText xml:space="preserve"> </w:instrText>
        </w:r>
        <w:r w:rsidRPr="003843CE">
          <w:rPr>
            <w:rStyle w:val="Hyperlink"/>
            <w:noProof/>
          </w:rPr>
          <w:fldChar w:fldCharType="separate"/>
        </w:r>
        <w:r w:rsidRPr="003843CE">
          <w:rPr>
            <w:rStyle w:val="Hyperlink"/>
            <w:noProof/>
          </w:rPr>
          <w:t>6.1.2</w:t>
        </w:r>
        <w:r>
          <w:rPr>
            <w:rFonts w:asciiTheme="minorHAnsi" w:eastAsiaTheme="minorEastAsia" w:hAnsiTheme="minorHAnsi" w:cstheme="minorBidi"/>
            <w:noProof/>
            <w:sz w:val="22"/>
            <w:szCs w:val="22"/>
            <w:lang w:val="en-CA"/>
          </w:rPr>
          <w:tab/>
        </w:r>
        <w:r w:rsidRPr="003843CE">
          <w:rPr>
            <w:rStyle w:val="Hyperlink"/>
            <w:noProof/>
          </w:rPr>
          <w:t>In Scope</w:t>
        </w:r>
        <w:r>
          <w:rPr>
            <w:noProof/>
            <w:webHidden/>
          </w:rPr>
          <w:tab/>
        </w:r>
        <w:r>
          <w:rPr>
            <w:noProof/>
            <w:webHidden/>
          </w:rPr>
          <w:fldChar w:fldCharType="begin"/>
        </w:r>
        <w:r>
          <w:rPr>
            <w:noProof/>
            <w:webHidden/>
          </w:rPr>
          <w:instrText xml:space="preserve"> PAGEREF _Toc352915432 \h </w:instrText>
        </w:r>
      </w:ins>
      <w:r>
        <w:rPr>
          <w:noProof/>
          <w:webHidden/>
        </w:rPr>
      </w:r>
      <w:r>
        <w:rPr>
          <w:noProof/>
          <w:webHidden/>
        </w:rPr>
        <w:fldChar w:fldCharType="separate"/>
      </w:r>
      <w:ins w:id="209" w:author="Giacomini-Varvarigos, Maria" w:date="2013-04-05T08:54:00Z">
        <w:r>
          <w:rPr>
            <w:noProof/>
            <w:webHidden/>
          </w:rPr>
          <w:t>22</w:t>
        </w:r>
        <w:r>
          <w:rPr>
            <w:noProof/>
            <w:webHidden/>
          </w:rPr>
          <w:fldChar w:fldCharType="end"/>
        </w:r>
        <w:r w:rsidRPr="003843CE">
          <w:rPr>
            <w:rStyle w:val="Hyperlink"/>
            <w:noProof/>
          </w:rPr>
          <w:fldChar w:fldCharType="end"/>
        </w:r>
      </w:ins>
    </w:p>
    <w:p w14:paraId="2E1B2077" w14:textId="77777777" w:rsidR="006955CA" w:rsidRDefault="006955CA">
      <w:pPr>
        <w:pStyle w:val="TOC3"/>
        <w:tabs>
          <w:tab w:val="left" w:pos="1200"/>
          <w:tab w:val="right" w:leader="dot" w:pos="8630"/>
        </w:tabs>
        <w:rPr>
          <w:ins w:id="210" w:author="Giacomini-Varvarigos, Maria" w:date="2013-04-05T08:54:00Z"/>
          <w:rFonts w:asciiTheme="minorHAnsi" w:eastAsiaTheme="minorEastAsia" w:hAnsiTheme="minorHAnsi" w:cstheme="minorBidi"/>
          <w:noProof/>
          <w:sz w:val="22"/>
          <w:szCs w:val="22"/>
          <w:lang w:val="en-CA"/>
        </w:rPr>
      </w:pPr>
      <w:ins w:id="21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"_Toc352915433"</w:instrText>
        </w:r>
        <w:r w:rsidRPr="003843CE">
          <w:rPr>
            <w:rStyle w:val="Hyperlink"/>
            <w:noProof/>
          </w:rPr>
          <w:instrText xml:space="preserve"> </w:instrText>
        </w:r>
        <w:r w:rsidRPr="003843CE">
          <w:rPr>
            <w:rStyle w:val="Hyperlink"/>
            <w:noProof/>
          </w:rPr>
          <w:fldChar w:fldCharType="separate"/>
        </w:r>
        <w:r w:rsidRPr="003843CE">
          <w:rPr>
            <w:rStyle w:val="Hyperlink"/>
            <w:noProof/>
          </w:rPr>
          <w:t>6.1.3</w:t>
        </w:r>
        <w:r>
          <w:rPr>
            <w:rFonts w:asciiTheme="minorHAnsi" w:eastAsiaTheme="minorEastAsia" w:hAnsiTheme="minorHAnsi" w:cstheme="minorBidi"/>
            <w:noProof/>
            <w:sz w:val="22"/>
            <w:szCs w:val="22"/>
            <w:lang w:val="en-CA"/>
          </w:rPr>
          <w:tab/>
        </w:r>
        <w:r w:rsidRPr="003843CE">
          <w:rPr>
            <w:rStyle w:val="Hyperlink"/>
            <w:noProof/>
          </w:rPr>
          <w:t>Out of Scope</w:t>
        </w:r>
        <w:r>
          <w:rPr>
            <w:noProof/>
            <w:webHidden/>
          </w:rPr>
          <w:tab/>
        </w:r>
        <w:r>
          <w:rPr>
            <w:noProof/>
            <w:webHidden/>
          </w:rPr>
          <w:fldChar w:fldCharType="begin"/>
        </w:r>
        <w:r>
          <w:rPr>
            <w:noProof/>
            <w:webHidden/>
          </w:rPr>
          <w:instrText xml:space="preserve"> PAGEREF _Toc352915433 \h </w:instrText>
        </w:r>
      </w:ins>
      <w:r>
        <w:rPr>
          <w:noProof/>
          <w:webHidden/>
        </w:rPr>
      </w:r>
      <w:r>
        <w:rPr>
          <w:noProof/>
          <w:webHidden/>
        </w:rPr>
        <w:fldChar w:fldCharType="separate"/>
      </w:r>
      <w:ins w:id="212" w:author="Giacomini-Varvarigos, Maria" w:date="2013-04-05T08:54:00Z">
        <w:r>
          <w:rPr>
            <w:noProof/>
            <w:webHidden/>
          </w:rPr>
          <w:t>22</w:t>
        </w:r>
        <w:r>
          <w:rPr>
            <w:noProof/>
            <w:webHidden/>
          </w:rPr>
          <w:fldChar w:fldCharType="end"/>
        </w:r>
        <w:r w:rsidRPr="003843CE">
          <w:rPr>
            <w:rStyle w:val="Hyperlink"/>
            <w:noProof/>
          </w:rPr>
          <w:fldChar w:fldCharType="end"/>
        </w:r>
      </w:ins>
    </w:p>
    <w:p w14:paraId="2E1B2078" w14:textId="77777777" w:rsidR="006955CA" w:rsidRDefault="006955CA">
      <w:pPr>
        <w:pStyle w:val="TOC2"/>
        <w:tabs>
          <w:tab w:val="left" w:pos="800"/>
          <w:tab w:val="right" w:leader="dot" w:pos="8630"/>
        </w:tabs>
        <w:rPr>
          <w:ins w:id="213" w:author="Giacomini-Varvarigos, Maria" w:date="2013-04-05T08:54:00Z"/>
          <w:rFonts w:asciiTheme="minorHAnsi" w:eastAsiaTheme="minorEastAsia" w:hAnsiTheme="minorHAnsi" w:cstheme="minorBidi"/>
          <w:noProof/>
          <w:sz w:val="22"/>
          <w:szCs w:val="22"/>
          <w:lang w:val="en-CA"/>
        </w:rPr>
      </w:pPr>
      <w:ins w:id="21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"_Toc352915434"</w:instrText>
        </w:r>
        <w:r w:rsidRPr="003843CE">
          <w:rPr>
            <w:rStyle w:val="Hyperlink"/>
            <w:noProof/>
          </w:rPr>
          <w:instrText xml:space="preserve"> </w:instrText>
        </w:r>
        <w:r w:rsidRPr="003843CE">
          <w:rPr>
            <w:rStyle w:val="Hyperlink"/>
            <w:noProof/>
          </w:rPr>
          <w:fldChar w:fldCharType="separate"/>
        </w:r>
        <w:r w:rsidRPr="003843CE">
          <w:rPr>
            <w:rStyle w:val="Hyperlink"/>
            <w:noProof/>
          </w:rPr>
          <w:t>6.2</w:t>
        </w:r>
        <w:r>
          <w:rPr>
            <w:rFonts w:asciiTheme="minorHAnsi" w:eastAsiaTheme="minorEastAsia" w:hAnsiTheme="minorHAnsi" w:cstheme="minorBidi"/>
            <w:noProof/>
            <w:sz w:val="22"/>
            <w:szCs w:val="22"/>
            <w:lang w:val="en-CA"/>
          </w:rPr>
          <w:tab/>
        </w:r>
        <w:r w:rsidRPr="003843CE">
          <w:rPr>
            <w:rStyle w:val="Hyperlink"/>
            <w:noProof/>
          </w:rPr>
          <w:t>Support Groups</w:t>
        </w:r>
        <w:r>
          <w:rPr>
            <w:noProof/>
            <w:webHidden/>
          </w:rPr>
          <w:tab/>
        </w:r>
        <w:r>
          <w:rPr>
            <w:noProof/>
            <w:webHidden/>
          </w:rPr>
          <w:fldChar w:fldCharType="begin"/>
        </w:r>
        <w:r>
          <w:rPr>
            <w:noProof/>
            <w:webHidden/>
          </w:rPr>
          <w:instrText xml:space="preserve"> PAGEREF _Toc352915434 \h </w:instrText>
        </w:r>
      </w:ins>
      <w:r>
        <w:rPr>
          <w:noProof/>
          <w:webHidden/>
        </w:rPr>
      </w:r>
      <w:r>
        <w:rPr>
          <w:noProof/>
          <w:webHidden/>
        </w:rPr>
        <w:fldChar w:fldCharType="separate"/>
      </w:r>
      <w:ins w:id="215" w:author="Giacomini-Varvarigos, Maria" w:date="2013-04-05T08:54:00Z">
        <w:r>
          <w:rPr>
            <w:noProof/>
            <w:webHidden/>
          </w:rPr>
          <w:t>22</w:t>
        </w:r>
        <w:r>
          <w:rPr>
            <w:noProof/>
            <w:webHidden/>
          </w:rPr>
          <w:fldChar w:fldCharType="end"/>
        </w:r>
        <w:r w:rsidRPr="003843CE">
          <w:rPr>
            <w:rStyle w:val="Hyperlink"/>
            <w:noProof/>
          </w:rPr>
          <w:fldChar w:fldCharType="end"/>
        </w:r>
      </w:ins>
    </w:p>
    <w:p w14:paraId="2E1B2079" w14:textId="77777777" w:rsidR="006955CA" w:rsidRDefault="006955CA">
      <w:pPr>
        <w:pStyle w:val="TOC3"/>
        <w:tabs>
          <w:tab w:val="left" w:pos="1200"/>
          <w:tab w:val="right" w:leader="dot" w:pos="8630"/>
        </w:tabs>
        <w:rPr>
          <w:ins w:id="216" w:author="Giacomini-Varvarigos, Maria" w:date="2013-04-05T08:54:00Z"/>
          <w:rFonts w:asciiTheme="minorHAnsi" w:eastAsiaTheme="minorEastAsia" w:hAnsiTheme="minorHAnsi" w:cstheme="minorBidi"/>
          <w:noProof/>
          <w:sz w:val="22"/>
          <w:szCs w:val="22"/>
          <w:lang w:val="en-CA"/>
        </w:rPr>
      </w:pPr>
      <w:ins w:id="21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"_Toc352915435"</w:instrText>
        </w:r>
        <w:r w:rsidRPr="003843CE">
          <w:rPr>
            <w:rStyle w:val="Hyperlink"/>
            <w:noProof/>
          </w:rPr>
          <w:instrText xml:space="preserve"> </w:instrText>
        </w:r>
        <w:r w:rsidRPr="003843CE">
          <w:rPr>
            <w:rStyle w:val="Hyperlink"/>
            <w:noProof/>
          </w:rPr>
          <w:fldChar w:fldCharType="separate"/>
        </w:r>
        <w:r w:rsidRPr="003843CE">
          <w:rPr>
            <w:rStyle w:val="Hyperlink"/>
            <w:noProof/>
          </w:rPr>
          <w:t>6.2.1</w:t>
        </w:r>
        <w:r>
          <w:rPr>
            <w:rFonts w:asciiTheme="minorHAnsi" w:eastAsiaTheme="minorEastAsia" w:hAnsiTheme="minorHAnsi" w:cstheme="minorBidi"/>
            <w:noProof/>
            <w:sz w:val="22"/>
            <w:szCs w:val="22"/>
            <w:lang w:val="en-CA"/>
          </w:rPr>
          <w:tab/>
        </w:r>
        <w:r w:rsidRPr="003843CE">
          <w:rPr>
            <w:rStyle w:val="Hyperlink"/>
            <w:noProof/>
          </w:rPr>
          <w:t>CGI Customer Service Desk (CSD) – Service Restoration Analyst (SRA)</w:t>
        </w:r>
        <w:r>
          <w:rPr>
            <w:noProof/>
            <w:webHidden/>
          </w:rPr>
          <w:tab/>
        </w:r>
        <w:r>
          <w:rPr>
            <w:noProof/>
            <w:webHidden/>
          </w:rPr>
          <w:fldChar w:fldCharType="begin"/>
        </w:r>
        <w:r>
          <w:rPr>
            <w:noProof/>
            <w:webHidden/>
          </w:rPr>
          <w:instrText xml:space="preserve"> PAGEREF _Toc352915435 \h </w:instrText>
        </w:r>
      </w:ins>
      <w:r>
        <w:rPr>
          <w:noProof/>
          <w:webHidden/>
        </w:rPr>
      </w:r>
      <w:r>
        <w:rPr>
          <w:noProof/>
          <w:webHidden/>
        </w:rPr>
        <w:fldChar w:fldCharType="separate"/>
      </w:r>
      <w:ins w:id="218" w:author="Giacomini-Varvarigos, Maria" w:date="2013-04-05T08:54:00Z">
        <w:r>
          <w:rPr>
            <w:noProof/>
            <w:webHidden/>
          </w:rPr>
          <w:t>23</w:t>
        </w:r>
        <w:r>
          <w:rPr>
            <w:noProof/>
            <w:webHidden/>
          </w:rPr>
          <w:fldChar w:fldCharType="end"/>
        </w:r>
        <w:r w:rsidRPr="003843CE">
          <w:rPr>
            <w:rStyle w:val="Hyperlink"/>
            <w:noProof/>
          </w:rPr>
          <w:fldChar w:fldCharType="end"/>
        </w:r>
      </w:ins>
    </w:p>
    <w:p w14:paraId="2E1B207A" w14:textId="77777777" w:rsidR="006955CA" w:rsidRDefault="006955CA">
      <w:pPr>
        <w:pStyle w:val="TOC3"/>
        <w:tabs>
          <w:tab w:val="left" w:pos="1200"/>
          <w:tab w:val="right" w:leader="dot" w:pos="8630"/>
        </w:tabs>
        <w:rPr>
          <w:ins w:id="219" w:author="Giacomini-Varvarigos, Maria" w:date="2013-04-05T08:54:00Z"/>
          <w:rFonts w:asciiTheme="minorHAnsi" w:eastAsiaTheme="minorEastAsia" w:hAnsiTheme="minorHAnsi" w:cstheme="minorBidi"/>
          <w:noProof/>
          <w:sz w:val="22"/>
          <w:szCs w:val="22"/>
          <w:lang w:val="en-CA"/>
        </w:rPr>
      </w:pPr>
      <w:ins w:id="22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"_Toc352915437"</w:instrText>
        </w:r>
        <w:r w:rsidRPr="003843CE">
          <w:rPr>
            <w:rStyle w:val="Hyperlink"/>
            <w:noProof/>
          </w:rPr>
          <w:instrText xml:space="preserve"> </w:instrText>
        </w:r>
        <w:r w:rsidRPr="003843CE">
          <w:rPr>
            <w:rStyle w:val="Hyperlink"/>
            <w:noProof/>
          </w:rPr>
          <w:fldChar w:fldCharType="separate"/>
        </w:r>
        <w:r w:rsidRPr="003843CE">
          <w:rPr>
            <w:rStyle w:val="Hyperlink"/>
            <w:noProof/>
            <w:lang w:val="sv-SE"/>
          </w:rPr>
          <w:t>6.2.2</w:t>
        </w:r>
        <w:r>
          <w:rPr>
            <w:rFonts w:asciiTheme="minorHAnsi" w:eastAsiaTheme="minorEastAsia" w:hAnsiTheme="minorHAnsi" w:cstheme="minorBidi"/>
            <w:noProof/>
            <w:sz w:val="22"/>
            <w:szCs w:val="22"/>
            <w:lang w:val="en-CA"/>
          </w:rPr>
          <w:tab/>
        </w:r>
        <w:r w:rsidRPr="003843CE">
          <w:rPr>
            <w:rStyle w:val="Hyperlink"/>
            <w:noProof/>
            <w:lang w:val="sv-SE"/>
          </w:rPr>
          <w:t>CGI 3B Helpdesk – Service Restoration Analyst (SRA)</w:t>
        </w:r>
        <w:r>
          <w:rPr>
            <w:noProof/>
            <w:webHidden/>
          </w:rPr>
          <w:tab/>
        </w:r>
        <w:r>
          <w:rPr>
            <w:noProof/>
            <w:webHidden/>
          </w:rPr>
          <w:fldChar w:fldCharType="begin"/>
        </w:r>
        <w:r>
          <w:rPr>
            <w:noProof/>
            <w:webHidden/>
          </w:rPr>
          <w:instrText xml:space="preserve"> PAGEREF _Toc352915437 \h </w:instrText>
        </w:r>
      </w:ins>
      <w:r>
        <w:rPr>
          <w:noProof/>
          <w:webHidden/>
        </w:rPr>
      </w:r>
      <w:r>
        <w:rPr>
          <w:noProof/>
          <w:webHidden/>
        </w:rPr>
        <w:fldChar w:fldCharType="separate"/>
      </w:r>
      <w:ins w:id="221" w:author="Giacomini-Varvarigos, Maria" w:date="2013-04-05T08:54:00Z">
        <w:r>
          <w:rPr>
            <w:noProof/>
            <w:webHidden/>
          </w:rPr>
          <w:t>24</w:t>
        </w:r>
        <w:r>
          <w:rPr>
            <w:noProof/>
            <w:webHidden/>
          </w:rPr>
          <w:fldChar w:fldCharType="end"/>
        </w:r>
        <w:r w:rsidRPr="003843CE">
          <w:rPr>
            <w:rStyle w:val="Hyperlink"/>
            <w:noProof/>
          </w:rPr>
          <w:fldChar w:fldCharType="end"/>
        </w:r>
      </w:ins>
    </w:p>
    <w:p w14:paraId="2E1B207B" w14:textId="77777777" w:rsidR="006955CA" w:rsidRDefault="006955CA">
      <w:pPr>
        <w:pStyle w:val="TOC3"/>
        <w:tabs>
          <w:tab w:val="left" w:pos="1200"/>
          <w:tab w:val="right" w:leader="dot" w:pos="8630"/>
        </w:tabs>
        <w:rPr>
          <w:ins w:id="222" w:author="Giacomini-Varvarigos, Maria" w:date="2013-04-05T08:54:00Z"/>
          <w:rFonts w:asciiTheme="minorHAnsi" w:eastAsiaTheme="minorEastAsia" w:hAnsiTheme="minorHAnsi" w:cstheme="minorBidi"/>
          <w:noProof/>
          <w:sz w:val="22"/>
          <w:szCs w:val="22"/>
          <w:lang w:val="en-CA"/>
        </w:rPr>
      </w:pPr>
      <w:ins w:id="22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"_Toc352915438"</w:instrText>
        </w:r>
        <w:r w:rsidRPr="003843CE">
          <w:rPr>
            <w:rStyle w:val="Hyperlink"/>
            <w:noProof/>
          </w:rPr>
          <w:instrText xml:space="preserve"> </w:instrText>
        </w:r>
        <w:r w:rsidRPr="003843CE">
          <w:rPr>
            <w:rStyle w:val="Hyperlink"/>
            <w:noProof/>
          </w:rPr>
          <w:fldChar w:fldCharType="separate"/>
        </w:r>
        <w:r w:rsidRPr="003843CE">
          <w:rPr>
            <w:rStyle w:val="Hyperlink"/>
            <w:noProof/>
          </w:rPr>
          <w:t>6.2.3</w:t>
        </w:r>
        <w:r>
          <w:rPr>
            <w:rFonts w:asciiTheme="minorHAnsi" w:eastAsiaTheme="minorEastAsia" w:hAnsiTheme="minorHAnsi" w:cstheme="minorBidi"/>
            <w:noProof/>
            <w:sz w:val="22"/>
            <w:szCs w:val="22"/>
            <w:lang w:val="en-CA"/>
          </w:rPr>
          <w:tab/>
        </w:r>
        <w:r w:rsidRPr="003843CE">
          <w:rPr>
            <w:rStyle w:val="Hyperlink"/>
            <w:noProof/>
          </w:rPr>
          <w:t>CGI IMC (BC / BM / BDI / BTV) – Service Recovery Specialist (SRS)</w:t>
        </w:r>
        <w:r>
          <w:rPr>
            <w:noProof/>
            <w:webHidden/>
          </w:rPr>
          <w:tab/>
        </w:r>
        <w:r>
          <w:rPr>
            <w:noProof/>
            <w:webHidden/>
          </w:rPr>
          <w:fldChar w:fldCharType="begin"/>
        </w:r>
        <w:r>
          <w:rPr>
            <w:noProof/>
            <w:webHidden/>
          </w:rPr>
          <w:instrText xml:space="preserve"> PAGEREF _Toc352915438 \h </w:instrText>
        </w:r>
      </w:ins>
      <w:r>
        <w:rPr>
          <w:noProof/>
          <w:webHidden/>
        </w:rPr>
      </w:r>
      <w:r>
        <w:rPr>
          <w:noProof/>
          <w:webHidden/>
        </w:rPr>
        <w:fldChar w:fldCharType="separate"/>
      </w:r>
      <w:ins w:id="224" w:author="Giacomini-Varvarigos, Maria" w:date="2013-04-05T08:54:00Z">
        <w:r>
          <w:rPr>
            <w:noProof/>
            <w:webHidden/>
          </w:rPr>
          <w:t>24</w:t>
        </w:r>
        <w:r>
          <w:rPr>
            <w:noProof/>
            <w:webHidden/>
          </w:rPr>
          <w:fldChar w:fldCharType="end"/>
        </w:r>
        <w:r w:rsidRPr="003843CE">
          <w:rPr>
            <w:rStyle w:val="Hyperlink"/>
            <w:noProof/>
          </w:rPr>
          <w:fldChar w:fldCharType="end"/>
        </w:r>
      </w:ins>
    </w:p>
    <w:p w14:paraId="2E1B207C" w14:textId="77777777" w:rsidR="006955CA" w:rsidRDefault="006955CA">
      <w:pPr>
        <w:pStyle w:val="TOC3"/>
        <w:tabs>
          <w:tab w:val="left" w:pos="1200"/>
          <w:tab w:val="right" w:leader="dot" w:pos="8630"/>
        </w:tabs>
        <w:rPr>
          <w:ins w:id="225" w:author="Giacomini-Varvarigos, Maria" w:date="2013-04-05T08:54:00Z"/>
          <w:rFonts w:asciiTheme="minorHAnsi" w:eastAsiaTheme="minorEastAsia" w:hAnsiTheme="minorHAnsi" w:cstheme="minorBidi"/>
          <w:noProof/>
          <w:sz w:val="22"/>
          <w:szCs w:val="22"/>
          <w:lang w:val="en-CA"/>
        </w:rPr>
      </w:pPr>
      <w:ins w:id="22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"_Toc352915480"</w:instrText>
        </w:r>
        <w:r w:rsidRPr="003843CE">
          <w:rPr>
            <w:rStyle w:val="Hyperlink"/>
            <w:noProof/>
          </w:rPr>
          <w:instrText xml:space="preserve"> </w:instrText>
        </w:r>
        <w:r w:rsidRPr="003843CE">
          <w:rPr>
            <w:rStyle w:val="Hyperlink"/>
            <w:noProof/>
          </w:rPr>
          <w:fldChar w:fldCharType="separate"/>
        </w:r>
        <w:r w:rsidRPr="003843CE">
          <w:rPr>
            <w:rStyle w:val="Hyperlink"/>
            <w:noProof/>
            <w:lang w:val="pt-BR"/>
          </w:rPr>
          <w:t>6.2.4</w:t>
        </w:r>
        <w:r>
          <w:rPr>
            <w:rFonts w:asciiTheme="minorHAnsi" w:eastAsiaTheme="minorEastAsia" w:hAnsiTheme="minorHAnsi" w:cstheme="minorBidi"/>
            <w:noProof/>
            <w:sz w:val="22"/>
            <w:szCs w:val="22"/>
            <w:lang w:val="en-CA"/>
          </w:rPr>
          <w:tab/>
        </w:r>
        <w:r w:rsidRPr="003843CE">
          <w:rPr>
            <w:rStyle w:val="Hyperlink"/>
            <w:noProof/>
            <w:lang w:val="pt-BR"/>
          </w:rPr>
          <w:t>CGI MAS DTS-PVS</w:t>
        </w:r>
        <w:r>
          <w:rPr>
            <w:noProof/>
            <w:webHidden/>
          </w:rPr>
          <w:tab/>
        </w:r>
        <w:r>
          <w:rPr>
            <w:noProof/>
            <w:webHidden/>
          </w:rPr>
          <w:fldChar w:fldCharType="begin"/>
        </w:r>
        <w:r>
          <w:rPr>
            <w:noProof/>
            <w:webHidden/>
          </w:rPr>
          <w:instrText xml:space="preserve"> PAGEREF _Toc352915480 \h </w:instrText>
        </w:r>
      </w:ins>
      <w:r>
        <w:rPr>
          <w:noProof/>
          <w:webHidden/>
        </w:rPr>
      </w:r>
      <w:r>
        <w:rPr>
          <w:noProof/>
          <w:webHidden/>
        </w:rPr>
        <w:fldChar w:fldCharType="separate"/>
      </w:r>
      <w:ins w:id="227" w:author="Giacomini-Varvarigos, Maria" w:date="2013-04-05T08:54:00Z">
        <w:r>
          <w:rPr>
            <w:noProof/>
            <w:webHidden/>
          </w:rPr>
          <w:t>25</w:t>
        </w:r>
        <w:r>
          <w:rPr>
            <w:noProof/>
            <w:webHidden/>
          </w:rPr>
          <w:fldChar w:fldCharType="end"/>
        </w:r>
        <w:r w:rsidRPr="003843CE">
          <w:rPr>
            <w:rStyle w:val="Hyperlink"/>
            <w:noProof/>
          </w:rPr>
          <w:fldChar w:fldCharType="end"/>
        </w:r>
      </w:ins>
    </w:p>
    <w:p w14:paraId="2E1B207D" w14:textId="77777777" w:rsidR="006955CA" w:rsidRDefault="006955CA">
      <w:pPr>
        <w:pStyle w:val="TOC3"/>
        <w:tabs>
          <w:tab w:val="left" w:pos="1200"/>
          <w:tab w:val="right" w:leader="dot" w:pos="8630"/>
        </w:tabs>
        <w:rPr>
          <w:ins w:id="228" w:author="Giacomini-Varvarigos, Maria" w:date="2013-04-05T08:54:00Z"/>
          <w:rFonts w:asciiTheme="minorHAnsi" w:eastAsiaTheme="minorEastAsia" w:hAnsiTheme="minorHAnsi" w:cstheme="minorBidi"/>
          <w:noProof/>
          <w:sz w:val="22"/>
          <w:szCs w:val="22"/>
          <w:lang w:val="en-CA"/>
        </w:rPr>
      </w:pPr>
      <w:ins w:id="22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"_Toc352915481"</w:instrText>
        </w:r>
        <w:r w:rsidRPr="003843CE">
          <w:rPr>
            <w:rStyle w:val="Hyperlink"/>
            <w:noProof/>
          </w:rPr>
          <w:instrText xml:space="preserve"> </w:instrText>
        </w:r>
        <w:r w:rsidRPr="003843CE">
          <w:rPr>
            <w:rStyle w:val="Hyperlink"/>
            <w:noProof/>
          </w:rPr>
          <w:fldChar w:fldCharType="separate"/>
        </w:r>
        <w:r w:rsidRPr="003843CE">
          <w:rPr>
            <w:rStyle w:val="Hyperlink"/>
            <w:noProof/>
          </w:rPr>
          <w:t>6.2.5</w:t>
        </w:r>
        <w:r>
          <w:rPr>
            <w:rFonts w:asciiTheme="minorHAnsi" w:eastAsiaTheme="minorEastAsia" w:hAnsiTheme="minorHAnsi" w:cstheme="minorBidi"/>
            <w:noProof/>
            <w:sz w:val="22"/>
            <w:szCs w:val="22"/>
            <w:lang w:val="en-CA"/>
          </w:rPr>
          <w:tab/>
        </w:r>
        <w:r w:rsidRPr="003843CE">
          <w:rPr>
            <w:rStyle w:val="Hyperlink"/>
            <w:noProof/>
          </w:rPr>
          <w:t>CGI MAS DTS-RTS</w:t>
        </w:r>
        <w:r>
          <w:rPr>
            <w:noProof/>
            <w:webHidden/>
          </w:rPr>
          <w:tab/>
        </w:r>
        <w:r>
          <w:rPr>
            <w:noProof/>
            <w:webHidden/>
          </w:rPr>
          <w:fldChar w:fldCharType="begin"/>
        </w:r>
        <w:r>
          <w:rPr>
            <w:noProof/>
            <w:webHidden/>
          </w:rPr>
          <w:instrText xml:space="preserve"> PAGEREF _Toc352915481 \h </w:instrText>
        </w:r>
      </w:ins>
      <w:r>
        <w:rPr>
          <w:noProof/>
          <w:webHidden/>
        </w:rPr>
      </w:r>
      <w:r>
        <w:rPr>
          <w:noProof/>
          <w:webHidden/>
        </w:rPr>
        <w:fldChar w:fldCharType="separate"/>
      </w:r>
      <w:ins w:id="230" w:author="Giacomini-Varvarigos, Maria" w:date="2013-04-05T08:54:00Z">
        <w:r>
          <w:rPr>
            <w:noProof/>
            <w:webHidden/>
          </w:rPr>
          <w:t>26</w:t>
        </w:r>
        <w:r>
          <w:rPr>
            <w:noProof/>
            <w:webHidden/>
          </w:rPr>
          <w:fldChar w:fldCharType="end"/>
        </w:r>
        <w:r w:rsidRPr="003843CE">
          <w:rPr>
            <w:rStyle w:val="Hyperlink"/>
            <w:noProof/>
          </w:rPr>
          <w:fldChar w:fldCharType="end"/>
        </w:r>
      </w:ins>
    </w:p>
    <w:p w14:paraId="2E1B207E" w14:textId="77777777" w:rsidR="006955CA" w:rsidRDefault="006955CA">
      <w:pPr>
        <w:pStyle w:val="TOC3"/>
        <w:tabs>
          <w:tab w:val="left" w:pos="1200"/>
          <w:tab w:val="right" w:leader="dot" w:pos="8630"/>
        </w:tabs>
        <w:rPr>
          <w:ins w:id="231" w:author="Giacomini-Varvarigos, Maria" w:date="2013-04-05T08:54:00Z"/>
          <w:rFonts w:asciiTheme="minorHAnsi" w:eastAsiaTheme="minorEastAsia" w:hAnsiTheme="minorHAnsi" w:cstheme="minorBidi"/>
          <w:noProof/>
          <w:sz w:val="22"/>
          <w:szCs w:val="22"/>
          <w:lang w:val="en-CA"/>
        </w:rPr>
      </w:pPr>
      <w:ins w:id="23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"_Toc352915482"</w:instrText>
        </w:r>
        <w:r w:rsidRPr="003843CE">
          <w:rPr>
            <w:rStyle w:val="Hyperlink"/>
            <w:noProof/>
          </w:rPr>
          <w:instrText xml:space="preserve"> </w:instrText>
        </w:r>
        <w:r w:rsidRPr="003843CE">
          <w:rPr>
            <w:rStyle w:val="Hyperlink"/>
            <w:noProof/>
          </w:rPr>
          <w:fldChar w:fldCharType="separate"/>
        </w:r>
        <w:r w:rsidRPr="003843CE">
          <w:rPr>
            <w:rStyle w:val="Hyperlink"/>
            <w:noProof/>
          </w:rPr>
          <w:t>6.2.6</w:t>
        </w:r>
        <w:r>
          <w:rPr>
            <w:rFonts w:asciiTheme="minorHAnsi" w:eastAsiaTheme="minorEastAsia" w:hAnsiTheme="minorHAnsi" w:cstheme="minorBidi"/>
            <w:noProof/>
            <w:sz w:val="22"/>
            <w:szCs w:val="22"/>
            <w:lang w:val="en-CA"/>
          </w:rPr>
          <w:tab/>
        </w:r>
        <w:r w:rsidRPr="003843CE">
          <w:rPr>
            <w:rStyle w:val="Hyperlink"/>
            <w:noProof/>
          </w:rPr>
          <w:t>CGI Server – Linux Support Team</w:t>
        </w:r>
        <w:r>
          <w:rPr>
            <w:noProof/>
            <w:webHidden/>
          </w:rPr>
          <w:tab/>
        </w:r>
        <w:r>
          <w:rPr>
            <w:noProof/>
            <w:webHidden/>
          </w:rPr>
          <w:fldChar w:fldCharType="begin"/>
        </w:r>
        <w:r>
          <w:rPr>
            <w:noProof/>
            <w:webHidden/>
          </w:rPr>
          <w:instrText xml:space="preserve"> PAGEREF _Toc352915482 \h </w:instrText>
        </w:r>
      </w:ins>
      <w:r>
        <w:rPr>
          <w:noProof/>
          <w:webHidden/>
        </w:rPr>
      </w:r>
      <w:r>
        <w:rPr>
          <w:noProof/>
          <w:webHidden/>
        </w:rPr>
        <w:fldChar w:fldCharType="separate"/>
      </w:r>
      <w:ins w:id="233" w:author="Giacomini-Varvarigos, Maria" w:date="2013-04-05T08:54:00Z">
        <w:r>
          <w:rPr>
            <w:noProof/>
            <w:webHidden/>
          </w:rPr>
          <w:t>26</w:t>
        </w:r>
        <w:r>
          <w:rPr>
            <w:noProof/>
            <w:webHidden/>
          </w:rPr>
          <w:fldChar w:fldCharType="end"/>
        </w:r>
        <w:r w:rsidRPr="003843CE">
          <w:rPr>
            <w:rStyle w:val="Hyperlink"/>
            <w:noProof/>
          </w:rPr>
          <w:fldChar w:fldCharType="end"/>
        </w:r>
      </w:ins>
    </w:p>
    <w:p w14:paraId="2E1B207F" w14:textId="77777777" w:rsidR="006955CA" w:rsidRDefault="006955CA">
      <w:pPr>
        <w:pStyle w:val="TOC3"/>
        <w:tabs>
          <w:tab w:val="left" w:pos="1200"/>
          <w:tab w:val="right" w:leader="dot" w:pos="8630"/>
        </w:tabs>
        <w:rPr>
          <w:ins w:id="234" w:author="Giacomini-Varvarigos, Maria" w:date="2013-04-05T08:54:00Z"/>
          <w:rFonts w:asciiTheme="minorHAnsi" w:eastAsiaTheme="minorEastAsia" w:hAnsiTheme="minorHAnsi" w:cstheme="minorBidi"/>
          <w:noProof/>
          <w:sz w:val="22"/>
          <w:szCs w:val="22"/>
          <w:lang w:val="en-CA"/>
        </w:rPr>
      </w:pPr>
      <w:ins w:id="23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"_Toc352915483"</w:instrText>
        </w:r>
        <w:r w:rsidRPr="003843CE">
          <w:rPr>
            <w:rStyle w:val="Hyperlink"/>
            <w:noProof/>
          </w:rPr>
          <w:instrText xml:space="preserve"> </w:instrText>
        </w:r>
        <w:r w:rsidRPr="003843CE">
          <w:rPr>
            <w:rStyle w:val="Hyperlink"/>
            <w:noProof/>
          </w:rPr>
          <w:fldChar w:fldCharType="separate"/>
        </w:r>
        <w:r w:rsidRPr="003843CE">
          <w:rPr>
            <w:rStyle w:val="Hyperlink"/>
            <w:noProof/>
          </w:rPr>
          <w:t>6.2.7</w:t>
        </w:r>
        <w:r>
          <w:rPr>
            <w:rFonts w:asciiTheme="minorHAnsi" w:eastAsiaTheme="minorEastAsia" w:hAnsiTheme="minorHAnsi" w:cstheme="minorBidi"/>
            <w:noProof/>
            <w:sz w:val="22"/>
            <w:szCs w:val="22"/>
            <w:lang w:val="en-CA"/>
          </w:rPr>
          <w:tab/>
        </w:r>
        <w:r w:rsidRPr="003843CE">
          <w:rPr>
            <w:rStyle w:val="Hyperlink"/>
            <w:noProof/>
          </w:rPr>
          <w:t>CGI Backup &amp; Restore</w:t>
        </w:r>
        <w:r>
          <w:rPr>
            <w:noProof/>
            <w:webHidden/>
          </w:rPr>
          <w:tab/>
        </w:r>
        <w:r>
          <w:rPr>
            <w:noProof/>
            <w:webHidden/>
          </w:rPr>
          <w:fldChar w:fldCharType="begin"/>
        </w:r>
        <w:r>
          <w:rPr>
            <w:noProof/>
            <w:webHidden/>
          </w:rPr>
          <w:instrText xml:space="preserve"> PAGEREF _Toc352915483 \h </w:instrText>
        </w:r>
      </w:ins>
      <w:r>
        <w:rPr>
          <w:noProof/>
          <w:webHidden/>
        </w:rPr>
      </w:r>
      <w:r>
        <w:rPr>
          <w:noProof/>
          <w:webHidden/>
        </w:rPr>
        <w:fldChar w:fldCharType="separate"/>
      </w:r>
      <w:ins w:id="236" w:author="Giacomini-Varvarigos, Maria" w:date="2013-04-05T08:54:00Z">
        <w:r>
          <w:rPr>
            <w:noProof/>
            <w:webHidden/>
          </w:rPr>
          <w:t>27</w:t>
        </w:r>
        <w:r>
          <w:rPr>
            <w:noProof/>
            <w:webHidden/>
          </w:rPr>
          <w:fldChar w:fldCharType="end"/>
        </w:r>
        <w:r w:rsidRPr="003843CE">
          <w:rPr>
            <w:rStyle w:val="Hyperlink"/>
            <w:noProof/>
          </w:rPr>
          <w:fldChar w:fldCharType="end"/>
        </w:r>
      </w:ins>
    </w:p>
    <w:p w14:paraId="2E1B2080" w14:textId="77777777" w:rsidR="006955CA" w:rsidRDefault="006955CA">
      <w:pPr>
        <w:pStyle w:val="TOC3"/>
        <w:tabs>
          <w:tab w:val="left" w:pos="1200"/>
          <w:tab w:val="right" w:leader="dot" w:pos="8630"/>
        </w:tabs>
        <w:rPr>
          <w:ins w:id="237" w:author="Giacomini-Varvarigos, Maria" w:date="2013-04-05T08:54:00Z"/>
          <w:rFonts w:asciiTheme="minorHAnsi" w:eastAsiaTheme="minorEastAsia" w:hAnsiTheme="minorHAnsi" w:cstheme="minorBidi"/>
          <w:noProof/>
          <w:sz w:val="22"/>
          <w:szCs w:val="22"/>
          <w:lang w:val="en-CA"/>
        </w:rPr>
      </w:pPr>
      <w:ins w:id="23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"_Toc352915484"</w:instrText>
        </w:r>
        <w:r w:rsidRPr="003843CE">
          <w:rPr>
            <w:rStyle w:val="Hyperlink"/>
            <w:noProof/>
          </w:rPr>
          <w:instrText xml:space="preserve"> </w:instrText>
        </w:r>
        <w:r w:rsidRPr="003843CE">
          <w:rPr>
            <w:rStyle w:val="Hyperlink"/>
            <w:noProof/>
          </w:rPr>
          <w:fldChar w:fldCharType="separate"/>
        </w:r>
        <w:r w:rsidRPr="003843CE">
          <w:rPr>
            <w:rStyle w:val="Hyperlink"/>
            <w:noProof/>
          </w:rPr>
          <w:t>6.2.8</w:t>
        </w:r>
        <w:r>
          <w:rPr>
            <w:rFonts w:asciiTheme="minorHAnsi" w:eastAsiaTheme="minorEastAsia" w:hAnsiTheme="minorHAnsi" w:cstheme="minorBidi"/>
            <w:noProof/>
            <w:sz w:val="22"/>
            <w:szCs w:val="22"/>
            <w:lang w:val="en-CA"/>
          </w:rPr>
          <w:tab/>
        </w:r>
        <w:r w:rsidRPr="003843CE">
          <w:rPr>
            <w:rStyle w:val="Hyperlink"/>
            <w:noProof/>
          </w:rPr>
          <w:t>CGI PatchLink</w:t>
        </w:r>
        <w:r>
          <w:rPr>
            <w:noProof/>
            <w:webHidden/>
          </w:rPr>
          <w:tab/>
        </w:r>
        <w:r>
          <w:rPr>
            <w:noProof/>
            <w:webHidden/>
          </w:rPr>
          <w:fldChar w:fldCharType="begin"/>
        </w:r>
        <w:r>
          <w:rPr>
            <w:noProof/>
            <w:webHidden/>
          </w:rPr>
          <w:instrText xml:space="preserve"> PAGEREF _Toc352915484 \h </w:instrText>
        </w:r>
      </w:ins>
      <w:r>
        <w:rPr>
          <w:noProof/>
          <w:webHidden/>
        </w:rPr>
      </w:r>
      <w:r>
        <w:rPr>
          <w:noProof/>
          <w:webHidden/>
        </w:rPr>
        <w:fldChar w:fldCharType="separate"/>
      </w:r>
      <w:ins w:id="239" w:author="Giacomini-Varvarigos, Maria" w:date="2013-04-05T08:54:00Z">
        <w:r>
          <w:rPr>
            <w:noProof/>
            <w:webHidden/>
          </w:rPr>
          <w:t>27</w:t>
        </w:r>
        <w:r>
          <w:rPr>
            <w:noProof/>
            <w:webHidden/>
          </w:rPr>
          <w:fldChar w:fldCharType="end"/>
        </w:r>
        <w:r w:rsidRPr="003843CE">
          <w:rPr>
            <w:rStyle w:val="Hyperlink"/>
            <w:noProof/>
          </w:rPr>
          <w:fldChar w:fldCharType="end"/>
        </w:r>
      </w:ins>
    </w:p>
    <w:p w14:paraId="2E1B2081" w14:textId="77777777" w:rsidR="006955CA" w:rsidRDefault="006955CA">
      <w:pPr>
        <w:pStyle w:val="TOC3"/>
        <w:tabs>
          <w:tab w:val="left" w:pos="1200"/>
          <w:tab w:val="right" w:leader="dot" w:pos="8630"/>
        </w:tabs>
        <w:rPr>
          <w:ins w:id="240" w:author="Giacomini-Varvarigos, Maria" w:date="2013-04-05T08:54:00Z"/>
          <w:rFonts w:asciiTheme="minorHAnsi" w:eastAsiaTheme="minorEastAsia" w:hAnsiTheme="minorHAnsi" w:cstheme="minorBidi"/>
          <w:noProof/>
          <w:sz w:val="22"/>
          <w:szCs w:val="22"/>
          <w:lang w:val="en-CA"/>
        </w:rPr>
      </w:pPr>
      <w:ins w:id="24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"_Toc352915485"</w:instrText>
        </w:r>
        <w:r w:rsidRPr="003843CE">
          <w:rPr>
            <w:rStyle w:val="Hyperlink"/>
            <w:noProof/>
          </w:rPr>
          <w:instrText xml:space="preserve"> </w:instrText>
        </w:r>
        <w:r w:rsidRPr="003843CE">
          <w:rPr>
            <w:rStyle w:val="Hyperlink"/>
            <w:noProof/>
          </w:rPr>
          <w:fldChar w:fldCharType="separate"/>
        </w:r>
        <w:r w:rsidRPr="003843CE">
          <w:rPr>
            <w:rStyle w:val="Hyperlink"/>
            <w:noProof/>
          </w:rPr>
          <w:t>6.2.9</w:t>
        </w:r>
        <w:r>
          <w:rPr>
            <w:rFonts w:asciiTheme="minorHAnsi" w:eastAsiaTheme="minorEastAsia" w:hAnsiTheme="minorHAnsi" w:cstheme="minorBidi"/>
            <w:noProof/>
            <w:sz w:val="22"/>
            <w:szCs w:val="22"/>
            <w:lang w:val="en-CA"/>
          </w:rPr>
          <w:tab/>
        </w:r>
        <w:r w:rsidRPr="003843CE">
          <w:rPr>
            <w:rStyle w:val="Hyperlink"/>
            <w:noProof/>
          </w:rPr>
          <w:t>CGI DSO Security Team (McAfee suite)</w:t>
        </w:r>
        <w:r>
          <w:rPr>
            <w:noProof/>
            <w:webHidden/>
          </w:rPr>
          <w:tab/>
        </w:r>
        <w:r>
          <w:rPr>
            <w:noProof/>
            <w:webHidden/>
          </w:rPr>
          <w:fldChar w:fldCharType="begin"/>
        </w:r>
        <w:r>
          <w:rPr>
            <w:noProof/>
            <w:webHidden/>
          </w:rPr>
          <w:instrText xml:space="preserve"> PAGEREF _Toc352915485 \h </w:instrText>
        </w:r>
      </w:ins>
      <w:r>
        <w:rPr>
          <w:noProof/>
          <w:webHidden/>
        </w:rPr>
      </w:r>
      <w:r>
        <w:rPr>
          <w:noProof/>
          <w:webHidden/>
        </w:rPr>
        <w:fldChar w:fldCharType="separate"/>
      </w:r>
      <w:ins w:id="242" w:author="Giacomini-Varvarigos, Maria" w:date="2013-04-05T08:54:00Z">
        <w:r>
          <w:rPr>
            <w:noProof/>
            <w:webHidden/>
          </w:rPr>
          <w:t>28</w:t>
        </w:r>
        <w:r>
          <w:rPr>
            <w:noProof/>
            <w:webHidden/>
          </w:rPr>
          <w:fldChar w:fldCharType="end"/>
        </w:r>
        <w:r w:rsidRPr="003843CE">
          <w:rPr>
            <w:rStyle w:val="Hyperlink"/>
            <w:noProof/>
          </w:rPr>
          <w:fldChar w:fldCharType="end"/>
        </w:r>
      </w:ins>
    </w:p>
    <w:p w14:paraId="2E1B2082" w14:textId="77777777" w:rsidR="006955CA" w:rsidRDefault="006955CA">
      <w:pPr>
        <w:pStyle w:val="TOC3"/>
        <w:tabs>
          <w:tab w:val="left" w:pos="1200"/>
          <w:tab w:val="right" w:leader="dot" w:pos="8630"/>
        </w:tabs>
        <w:rPr>
          <w:ins w:id="243" w:author="Giacomini-Varvarigos, Maria" w:date="2013-04-05T08:54:00Z"/>
          <w:rFonts w:asciiTheme="minorHAnsi" w:eastAsiaTheme="minorEastAsia" w:hAnsiTheme="minorHAnsi" w:cstheme="minorBidi"/>
          <w:noProof/>
          <w:sz w:val="22"/>
          <w:szCs w:val="22"/>
          <w:lang w:val="en-CA"/>
        </w:rPr>
      </w:pPr>
      <w:ins w:id="24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"_Toc352915486"</w:instrText>
        </w:r>
        <w:r w:rsidRPr="003843CE">
          <w:rPr>
            <w:rStyle w:val="Hyperlink"/>
            <w:noProof/>
          </w:rPr>
          <w:instrText xml:space="preserve"> </w:instrText>
        </w:r>
        <w:r w:rsidRPr="003843CE">
          <w:rPr>
            <w:rStyle w:val="Hyperlink"/>
            <w:noProof/>
          </w:rPr>
          <w:fldChar w:fldCharType="separate"/>
        </w:r>
        <w:r w:rsidRPr="003843CE">
          <w:rPr>
            <w:rStyle w:val="Hyperlink"/>
            <w:noProof/>
          </w:rPr>
          <w:t>6.2.10</w:t>
        </w:r>
        <w:r>
          <w:rPr>
            <w:rFonts w:asciiTheme="minorHAnsi" w:eastAsiaTheme="minorEastAsia" w:hAnsiTheme="minorHAnsi" w:cstheme="minorBidi"/>
            <w:noProof/>
            <w:sz w:val="22"/>
            <w:szCs w:val="22"/>
            <w:lang w:val="en-CA"/>
          </w:rPr>
          <w:tab/>
        </w:r>
        <w:r w:rsidRPr="003843CE">
          <w:rPr>
            <w:rStyle w:val="Hyperlink"/>
            <w:noProof/>
          </w:rPr>
          <w:t>CGI GMSS - ArcSight Support</w:t>
        </w:r>
        <w:r>
          <w:rPr>
            <w:noProof/>
            <w:webHidden/>
          </w:rPr>
          <w:tab/>
        </w:r>
        <w:r>
          <w:rPr>
            <w:noProof/>
            <w:webHidden/>
          </w:rPr>
          <w:fldChar w:fldCharType="begin"/>
        </w:r>
        <w:r>
          <w:rPr>
            <w:noProof/>
            <w:webHidden/>
          </w:rPr>
          <w:instrText xml:space="preserve"> PAGEREF _Toc352915486 \h </w:instrText>
        </w:r>
      </w:ins>
      <w:r>
        <w:rPr>
          <w:noProof/>
          <w:webHidden/>
        </w:rPr>
      </w:r>
      <w:r>
        <w:rPr>
          <w:noProof/>
          <w:webHidden/>
        </w:rPr>
        <w:fldChar w:fldCharType="separate"/>
      </w:r>
      <w:ins w:id="245" w:author="Giacomini-Varvarigos, Maria" w:date="2013-04-05T08:54:00Z">
        <w:r>
          <w:rPr>
            <w:noProof/>
            <w:webHidden/>
          </w:rPr>
          <w:t>28</w:t>
        </w:r>
        <w:r>
          <w:rPr>
            <w:noProof/>
            <w:webHidden/>
          </w:rPr>
          <w:fldChar w:fldCharType="end"/>
        </w:r>
        <w:r w:rsidRPr="003843CE">
          <w:rPr>
            <w:rStyle w:val="Hyperlink"/>
            <w:noProof/>
          </w:rPr>
          <w:fldChar w:fldCharType="end"/>
        </w:r>
      </w:ins>
    </w:p>
    <w:p w14:paraId="2E1B2083" w14:textId="77777777" w:rsidR="006955CA" w:rsidRDefault="006955CA">
      <w:pPr>
        <w:pStyle w:val="TOC3"/>
        <w:tabs>
          <w:tab w:val="left" w:pos="1200"/>
          <w:tab w:val="right" w:leader="dot" w:pos="8630"/>
        </w:tabs>
        <w:rPr>
          <w:ins w:id="246" w:author="Giacomini-Varvarigos, Maria" w:date="2013-04-05T08:54:00Z"/>
          <w:rFonts w:asciiTheme="minorHAnsi" w:eastAsiaTheme="minorEastAsia" w:hAnsiTheme="minorHAnsi" w:cstheme="minorBidi"/>
          <w:noProof/>
          <w:sz w:val="22"/>
          <w:szCs w:val="22"/>
          <w:lang w:val="en-CA"/>
        </w:rPr>
      </w:pPr>
      <w:ins w:id="24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"_Toc352915487"</w:instrText>
        </w:r>
        <w:r w:rsidRPr="003843CE">
          <w:rPr>
            <w:rStyle w:val="Hyperlink"/>
            <w:noProof/>
          </w:rPr>
          <w:instrText xml:space="preserve"> </w:instrText>
        </w:r>
        <w:r w:rsidRPr="003843CE">
          <w:rPr>
            <w:rStyle w:val="Hyperlink"/>
            <w:noProof/>
          </w:rPr>
          <w:fldChar w:fldCharType="separate"/>
        </w:r>
        <w:r w:rsidRPr="003843CE">
          <w:rPr>
            <w:rStyle w:val="Hyperlink"/>
            <w:noProof/>
          </w:rPr>
          <w:t>6.2.11</w:t>
        </w:r>
        <w:r>
          <w:rPr>
            <w:rFonts w:asciiTheme="minorHAnsi" w:eastAsiaTheme="minorEastAsia" w:hAnsiTheme="minorHAnsi" w:cstheme="minorBidi"/>
            <w:noProof/>
            <w:sz w:val="22"/>
            <w:szCs w:val="22"/>
            <w:lang w:val="en-CA"/>
          </w:rPr>
          <w:tab/>
        </w:r>
        <w:r w:rsidRPr="003843CE">
          <w:rPr>
            <w:rStyle w:val="Hyperlink"/>
            <w:noProof/>
          </w:rPr>
          <w:t>CGI Monitoring, Performance, and Capacity (MPC)</w:t>
        </w:r>
        <w:r>
          <w:rPr>
            <w:noProof/>
            <w:webHidden/>
          </w:rPr>
          <w:tab/>
        </w:r>
        <w:r>
          <w:rPr>
            <w:noProof/>
            <w:webHidden/>
          </w:rPr>
          <w:fldChar w:fldCharType="begin"/>
        </w:r>
        <w:r>
          <w:rPr>
            <w:noProof/>
            <w:webHidden/>
          </w:rPr>
          <w:instrText xml:space="preserve"> PAGEREF _Toc352915487 \h </w:instrText>
        </w:r>
      </w:ins>
      <w:r>
        <w:rPr>
          <w:noProof/>
          <w:webHidden/>
        </w:rPr>
      </w:r>
      <w:r>
        <w:rPr>
          <w:noProof/>
          <w:webHidden/>
        </w:rPr>
        <w:fldChar w:fldCharType="separate"/>
      </w:r>
      <w:ins w:id="248" w:author="Giacomini-Varvarigos, Maria" w:date="2013-04-05T08:54:00Z">
        <w:r>
          <w:rPr>
            <w:noProof/>
            <w:webHidden/>
          </w:rPr>
          <w:t>28</w:t>
        </w:r>
        <w:r>
          <w:rPr>
            <w:noProof/>
            <w:webHidden/>
          </w:rPr>
          <w:fldChar w:fldCharType="end"/>
        </w:r>
        <w:r w:rsidRPr="003843CE">
          <w:rPr>
            <w:rStyle w:val="Hyperlink"/>
            <w:noProof/>
          </w:rPr>
          <w:fldChar w:fldCharType="end"/>
        </w:r>
      </w:ins>
    </w:p>
    <w:p w14:paraId="2E1B2084" w14:textId="77777777" w:rsidR="006955CA" w:rsidRDefault="006955CA">
      <w:pPr>
        <w:pStyle w:val="TOC3"/>
        <w:tabs>
          <w:tab w:val="left" w:pos="1200"/>
          <w:tab w:val="right" w:leader="dot" w:pos="8630"/>
        </w:tabs>
        <w:rPr>
          <w:ins w:id="249" w:author="Giacomini-Varvarigos, Maria" w:date="2013-04-05T08:54:00Z"/>
          <w:rFonts w:asciiTheme="minorHAnsi" w:eastAsiaTheme="minorEastAsia" w:hAnsiTheme="minorHAnsi" w:cstheme="minorBidi"/>
          <w:noProof/>
          <w:sz w:val="22"/>
          <w:szCs w:val="22"/>
          <w:lang w:val="en-CA"/>
        </w:rPr>
      </w:pPr>
      <w:ins w:id="25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"_Toc352915488"</w:instrText>
        </w:r>
        <w:r w:rsidRPr="003843CE">
          <w:rPr>
            <w:rStyle w:val="Hyperlink"/>
            <w:noProof/>
          </w:rPr>
          <w:instrText xml:space="preserve"> </w:instrText>
        </w:r>
        <w:r w:rsidRPr="003843CE">
          <w:rPr>
            <w:rStyle w:val="Hyperlink"/>
            <w:noProof/>
          </w:rPr>
          <w:fldChar w:fldCharType="separate"/>
        </w:r>
        <w:r w:rsidRPr="003843CE">
          <w:rPr>
            <w:rStyle w:val="Hyperlink"/>
            <w:noProof/>
          </w:rPr>
          <w:t>6.2.12</w:t>
        </w:r>
        <w:r>
          <w:rPr>
            <w:rFonts w:asciiTheme="minorHAnsi" w:eastAsiaTheme="minorEastAsia" w:hAnsiTheme="minorHAnsi" w:cstheme="minorBidi"/>
            <w:noProof/>
            <w:sz w:val="22"/>
            <w:szCs w:val="22"/>
            <w:lang w:val="en-CA"/>
          </w:rPr>
          <w:tab/>
        </w:r>
        <w:r w:rsidRPr="003843CE">
          <w:rPr>
            <w:rStyle w:val="Hyperlink"/>
            <w:noProof/>
          </w:rPr>
          <w:t>CGI Service Management (SM)</w:t>
        </w:r>
        <w:r>
          <w:rPr>
            <w:noProof/>
            <w:webHidden/>
          </w:rPr>
          <w:tab/>
        </w:r>
        <w:r>
          <w:rPr>
            <w:noProof/>
            <w:webHidden/>
          </w:rPr>
          <w:fldChar w:fldCharType="begin"/>
        </w:r>
        <w:r>
          <w:rPr>
            <w:noProof/>
            <w:webHidden/>
          </w:rPr>
          <w:instrText xml:space="preserve"> PAGEREF _Toc352915488 \h </w:instrText>
        </w:r>
      </w:ins>
      <w:r>
        <w:rPr>
          <w:noProof/>
          <w:webHidden/>
        </w:rPr>
      </w:r>
      <w:r>
        <w:rPr>
          <w:noProof/>
          <w:webHidden/>
        </w:rPr>
        <w:fldChar w:fldCharType="separate"/>
      </w:r>
      <w:ins w:id="251" w:author="Giacomini-Varvarigos, Maria" w:date="2013-04-05T08:54:00Z">
        <w:r>
          <w:rPr>
            <w:noProof/>
            <w:webHidden/>
          </w:rPr>
          <w:t>29</w:t>
        </w:r>
        <w:r>
          <w:rPr>
            <w:noProof/>
            <w:webHidden/>
          </w:rPr>
          <w:fldChar w:fldCharType="end"/>
        </w:r>
        <w:r w:rsidRPr="003843CE">
          <w:rPr>
            <w:rStyle w:val="Hyperlink"/>
            <w:noProof/>
          </w:rPr>
          <w:fldChar w:fldCharType="end"/>
        </w:r>
      </w:ins>
    </w:p>
    <w:p w14:paraId="2E1B2085" w14:textId="77777777" w:rsidR="006955CA" w:rsidRDefault="006955CA">
      <w:pPr>
        <w:pStyle w:val="TOC3"/>
        <w:tabs>
          <w:tab w:val="left" w:pos="1200"/>
          <w:tab w:val="right" w:leader="dot" w:pos="8630"/>
        </w:tabs>
        <w:rPr>
          <w:ins w:id="252" w:author="Giacomini-Varvarigos, Maria" w:date="2013-04-05T08:54:00Z"/>
          <w:rFonts w:asciiTheme="minorHAnsi" w:eastAsiaTheme="minorEastAsia" w:hAnsiTheme="minorHAnsi" w:cstheme="minorBidi"/>
          <w:noProof/>
          <w:sz w:val="22"/>
          <w:szCs w:val="22"/>
          <w:lang w:val="en-CA"/>
        </w:rPr>
      </w:pPr>
      <w:ins w:id="25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"_Toc352915489"</w:instrText>
        </w:r>
        <w:r w:rsidRPr="003843CE">
          <w:rPr>
            <w:rStyle w:val="Hyperlink"/>
            <w:noProof/>
          </w:rPr>
          <w:instrText xml:space="preserve"> </w:instrText>
        </w:r>
        <w:r w:rsidRPr="003843CE">
          <w:rPr>
            <w:rStyle w:val="Hyperlink"/>
            <w:noProof/>
          </w:rPr>
          <w:fldChar w:fldCharType="separate"/>
        </w:r>
        <w:r w:rsidRPr="003843CE">
          <w:rPr>
            <w:rStyle w:val="Hyperlink"/>
            <w:noProof/>
          </w:rPr>
          <w:t>6.2.13</w:t>
        </w:r>
        <w:r>
          <w:rPr>
            <w:rFonts w:asciiTheme="minorHAnsi" w:eastAsiaTheme="minorEastAsia" w:hAnsiTheme="minorHAnsi" w:cstheme="minorBidi"/>
            <w:noProof/>
            <w:sz w:val="22"/>
            <w:szCs w:val="22"/>
            <w:lang w:val="en-CA"/>
          </w:rPr>
          <w:tab/>
        </w:r>
        <w:r w:rsidRPr="003843CE">
          <w:rPr>
            <w:rStyle w:val="Hyperlink"/>
            <w:noProof/>
          </w:rPr>
          <w:t>Bell Application Owner</w:t>
        </w:r>
        <w:r>
          <w:rPr>
            <w:noProof/>
            <w:webHidden/>
          </w:rPr>
          <w:tab/>
        </w:r>
        <w:r>
          <w:rPr>
            <w:noProof/>
            <w:webHidden/>
          </w:rPr>
          <w:fldChar w:fldCharType="begin"/>
        </w:r>
        <w:r>
          <w:rPr>
            <w:noProof/>
            <w:webHidden/>
          </w:rPr>
          <w:instrText xml:space="preserve"> PAGEREF _Toc352915489 \h </w:instrText>
        </w:r>
      </w:ins>
      <w:r>
        <w:rPr>
          <w:noProof/>
          <w:webHidden/>
        </w:rPr>
      </w:r>
      <w:r>
        <w:rPr>
          <w:noProof/>
          <w:webHidden/>
        </w:rPr>
        <w:fldChar w:fldCharType="separate"/>
      </w:r>
      <w:ins w:id="254" w:author="Giacomini-Varvarigos, Maria" w:date="2013-04-05T08:54:00Z">
        <w:r>
          <w:rPr>
            <w:noProof/>
            <w:webHidden/>
          </w:rPr>
          <w:t>29</w:t>
        </w:r>
        <w:r>
          <w:rPr>
            <w:noProof/>
            <w:webHidden/>
          </w:rPr>
          <w:fldChar w:fldCharType="end"/>
        </w:r>
        <w:r w:rsidRPr="003843CE">
          <w:rPr>
            <w:rStyle w:val="Hyperlink"/>
            <w:noProof/>
          </w:rPr>
          <w:fldChar w:fldCharType="end"/>
        </w:r>
      </w:ins>
    </w:p>
    <w:p w14:paraId="2E1B2086" w14:textId="77777777" w:rsidR="006955CA" w:rsidRDefault="006955CA">
      <w:pPr>
        <w:pStyle w:val="TOC3"/>
        <w:tabs>
          <w:tab w:val="left" w:pos="1200"/>
          <w:tab w:val="right" w:leader="dot" w:pos="8630"/>
        </w:tabs>
        <w:rPr>
          <w:ins w:id="255" w:author="Giacomini-Varvarigos, Maria" w:date="2013-04-05T08:54:00Z"/>
          <w:rFonts w:asciiTheme="minorHAnsi" w:eastAsiaTheme="minorEastAsia" w:hAnsiTheme="minorHAnsi" w:cstheme="minorBidi"/>
          <w:noProof/>
          <w:sz w:val="22"/>
          <w:szCs w:val="22"/>
          <w:lang w:val="en-CA"/>
        </w:rPr>
      </w:pPr>
      <w:ins w:id="25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"_Toc352915490"</w:instrText>
        </w:r>
        <w:r w:rsidRPr="003843CE">
          <w:rPr>
            <w:rStyle w:val="Hyperlink"/>
            <w:noProof/>
          </w:rPr>
          <w:instrText xml:space="preserve"> </w:instrText>
        </w:r>
        <w:r w:rsidRPr="003843CE">
          <w:rPr>
            <w:rStyle w:val="Hyperlink"/>
            <w:noProof/>
          </w:rPr>
          <w:fldChar w:fldCharType="separate"/>
        </w:r>
        <w:r w:rsidRPr="003843CE">
          <w:rPr>
            <w:rStyle w:val="Hyperlink"/>
            <w:noProof/>
          </w:rPr>
          <w:t>6.2.14</w:t>
        </w:r>
        <w:r>
          <w:rPr>
            <w:rFonts w:asciiTheme="minorHAnsi" w:eastAsiaTheme="minorEastAsia" w:hAnsiTheme="minorHAnsi" w:cstheme="minorBidi"/>
            <w:noProof/>
            <w:sz w:val="22"/>
            <w:szCs w:val="22"/>
            <w:lang w:val="en-CA"/>
          </w:rPr>
          <w:tab/>
        </w:r>
        <w:r w:rsidRPr="003843CE">
          <w:rPr>
            <w:rStyle w:val="Hyperlink"/>
            <w:noProof/>
          </w:rPr>
          <w:t>Bell Billing Services Management</w:t>
        </w:r>
        <w:r>
          <w:rPr>
            <w:noProof/>
            <w:webHidden/>
          </w:rPr>
          <w:tab/>
        </w:r>
        <w:r>
          <w:rPr>
            <w:noProof/>
            <w:webHidden/>
          </w:rPr>
          <w:fldChar w:fldCharType="begin"/>
        </w:r>
        <w:r>
          <w:rPr>
            <w:noProof/>
            <w:webHidden/>
          </w:rPr>
          <w:instrText xml:space="preserve"> PAGEREF _Toc352915490 \h </w:instrText>
        </w:r>
      </w:ins>
      <w:r>
        <w:rPr>
          <w:noProof/>
          <w:webHidden/>
        </w:rPr>
      </w:r>
      <w:r>
        <w:rPr>
          <w:noProof/>
          <w:webHidden/>
        </w:rPr>
        <w:fldChar w:fldCharType="separate"/>
      </w:r>
      <w:ins w:id="257" w:author="Giacomini-Varvarigos, Maria" w:date="2013-04-05T08:54:00Z">
        <w:r>
          <w:rPr>
            <w:noProof/>
            <w:webHidden/>
          </w:rPr>
          <w:t>30</w:t>
        </w:r>
        <w:r>
          <w:rPr>
            <w:noProof/>
            <w:webHidden/>
          </w:rPr>
          <w:fldChar w:fldCharType="end"/>
        </w:r>
        <w:r w:rsidRPr="003843CE">
          <w:rPr>
            <w:rStyle w:val="Hyperlink"/>
            <w:noProof/>
          </w:rPr>
          <w:fldChar w:fldCharType="end"/>
        </w:r>
      </w:ins>
    </w:p>
    <w:p w14:paraId="2E1B2087" w14:textId="77777777" w:rsidR="006955CA" w:rsidRDefault="006955CA">
      <w:pPr>
        <w:pStyle w:val="TOC3"/>
        <w:tabs>
          <w:tab w:val="left" w:pos="1200"/>
          <w:tab w:val="right" w:leader="dot" w:pos="8630"/>
        </w:tabs>
        <w:rPr>
          <w:ins w:id="258" w:author="Giacomini-Varvarigos, Maria" w:date="2013-04-05T08:54:00Z"/>
          <w:rFonts w:asciiTheme="minorHAnsi" w:eastAsiaTheme="minorEastAsia" w:hAnsiTheme="minorHAnsi" w:cstheme="minorBidi"/>
          <w:noProof/>
          <w:sz w:val="22"/>
          <w:szCs w:val="22"/>
          <w:lang w:val="en-CA"/>
        </w:rPr>
      </w:pPr>
      <w:ins w:id="25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"_Toc352915491"</w:instrText>
        </w:r>
        <w:r w:rsidRPr="003843CE">
          <w:rPr>
            <w:rStyle w:val="Hyperlink"/>
            <w:noProof/>
          </w:rPr>
          <w:instrText xml:space="preserve"> </w:instrText>
        </w:r>
        <w:r w:rsidRPr="003843CE">
          <w:rPr>
            <w:rStyle w:val="Hyperlink"/>
            <w:noProof/>
          </w:rPr>
          <w:fldChar w:fldCharType="separate"/>
        </w:r>
        <w:r w:rsidRPr="003843CE">
          <w:rPr>
            <w:rStyle w:val="Hyperlink"/>
            <w:noProof/>
          </w:rPr>
          <w:t>6.2.15</w:t>
        </w:r>
        <w:r>
          <w:rPr>
            <w:rFonts w:asciiTheme="minorHAnsi" w:eastAsiaTheme="minorEastAsia" w:hAnsiTheme="minorHAnsi" w:cstheme="minorBidi"/>
            <w:noProof/>
            <w:sz w:val="22"/>
            <w:szCs w:val="22"/>
            <w:lang w:val="en-CA"/>
          </w:rPr>
          <w:tab/>
        </w:r>
        <w:r w:rsidRPr="003843CE">
          <w:rPr>
            <w:rStyle w:val="Hyperlink"/>
            <w:noProof/>
          </w:rPr>
          <w:t>Bell Corporate Emergency Management - National Incident Center</w:t>
        </w:r>
        <w:r>
          <w:rPr>
            <w:noProof/>
            <w:webHidden/>
          </w:rPr>
          <w:tab/>
        </w:r>
        <w:r>
          <w:rPr>
            <w:noProof/>
            <w:webHidden/>
          </w:rPr>
          <w:fldChar w:fldCharType="begin"/>
        </w:r>
        <w:r>
          <w:rPr>
            <w:noProof/>
            <w:webHidden/>
          </w:rPr>
          <w:instrText xml:space="preserve"> PAGEREF _Toc352915491 \h </w:instrText>
        </w:r>
      </w:ins>
      <w:r>
        <w:rPr>
          <w:noProof/>
          <w:webHidden/>
        </w:rPr>
      </w:r>
      <w:r>
        <w:rPr>
          <w:noProof/>
          <w:webHidden/>
        </w:rPr>
        <w:fldChar w:fldCharType="separate"/>
      </w:r>
      <w:ins w:id="260" w:author="Giacomini-Varvarigos, Maria" w:date="2013-04-05T08:54:00Z">
        <w:r>
          <w:rPr>
            <w:noProof/>
            <w:webHidden/>
          </w:rPr>
          <w:t>30</w:t>
        </w:r>
        <w:r>
          <w:rPr>
            <w:noProof/>
            <w:webHidden/>
          </w:rPr>
          <w:fldChar w:fldCharType="end"/>
        </w:r>
        <w:r w:rsidRPr="003843CE">
          <w:rPr>
            <w:rStyle w:val="Hyperlink"/>
            <w:noProof/>
          </w:rPr>
          <w:fldChar w:fldCharType="end"/>
        </w:r>
      </w:ins>
    </w:p>
    <w:p w14:paraId="2E1B2088" w14:textId="77777777" w:rsidR="006955CA" w:rsidRDefault="006955CA">
      <w:pPr>
        <w:pStyle w:val="TOC3"/>
        <w:tabs>
          <w:tab w:val="left" w:pos="1200"/>
          <w:tab w:val="right" w:leader="dot" w:pos="8630"/>
        </w:tabs>
        <w:rPr>
          <w:ins w:id="261" w:author="Giacomini-Varvarigos, Maria" w:date="2013-04-05T08:54:00Z"/>
          <w:rFonts w:asciiTheme="minorHAnsi" w:eastAsiaTheme="minorEastAsia" w:hAnsiTheme="minorHAnsi" w:cstheme="minorBidi"/>
          <w:noProof/>
          <w:sz w:val="22"/>
          <w:szCs w:val="22"/>
          <w:lang w:val="en-CA"/>
        </w:rPr>
      </w:pPr>
      <w:ins w:id="26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"_Toc352915492"</w:instrText>
        </w:r>
        <w:r w:rsidRPr="003843CE">
          <w:rPr>
            <w:rStyle w:val="Hyperlink"/>
            <w:noProof/>
          </w:rPr>
          <w:instrText xml:space="preserve"> </w:instrText>
        </w:r>
        <w:r w:rsidRPr="003843CE">
          <w:rPr>
            <w:rStyle w:val="Hyperlink"/>
            <w:noProof/>
          </w:rPr>
          <w:fldChar w:fldCharType="separate"/>
        </w:r>
        <w:r w:rsidRPr="003843CE">
          <w:rPr>
            <w:rStyle w:val="Hyperlink"/>
            <w:noProof/>
          </w:rPr>
          <w:t>6.2.16</w:t>
        </w:r>
        <w:r>
          <w:rPr>
            <w:rFonts w:asciiTheme="minorHAnsi" w:eastAsiaTheme="minorEastAsia" w:hAnsiTheme="minorHAnsi" w:cstheme="minorBidi"/>
            <w:noProof/>
            <w:sz w:val="22"/>
            <w:szCs w:val="22"/>
            <w:lang w:val="en-CA"/>
          </w:rPr>
          <w:tab/>
        </w:r>
        <w:r w:rsidRPr="003843CE">
          <w:rPr>
            <w:rStyle w:val="Hyperlink"/>
            <w:noProof/>
          </w:rPr>
          <w:t>Bell Data Network Services &amp; Support Team (DNSS)</w:t>
        </w:r>
        <w:r>
          <w:rPr>
            <w:noProof/>
            <w:webHidden/>
          </w:rPr>
          <w:tab/>
        </w:r>
        <w:r>
          <w:rPr>
            <w:noProof/>
            <w:webHidden/>
          </w:rPr>
          <w:fldChar w:fldCharType="begin"/>
        </w:r>
        <w:r>
          <w:rPr>
            <w:noProof/>
            <w:webHidden/>
          </w:rPr>
          <w:instrText xml:space="preserve"> PAGEREF _Toc352915492 \h </w:instrText>
        </w:r>
      </w:ins>
      <w:r>
        <w:rPr>
          <w:noProof/>
          <w:webHidden/>
        </w:rPr>
      </w:r>
      <w:r>
        <w:rPr>
          <w:noProof/>
          <w:webHidden/>
        </w:rPr>
        <w:fldChar w:fldCharType="separate"/>
      </w:r>
      <w:ins w:id="263" w:author="Giacomini-Varvarigos, Maria" w:date="2013-04-05T08:54:00Z">
        <w:r>
          <w:rPr>
            <w:noProof/>
            <w:webHidden/>
          </w:rPr>
          <w:t>30</w:t>
        </w:r>
        <w:r>
          <w:rPr>
            <w:noProof/>
            <w:webHidden/>
          </w:rPr>
          <w:fldChar w:fldCharType="end"/>
        </w:r>
        <w:r w:rsidRPr="003843CE">
          <w:rPr>
            <w:rStyle w:val="Hyperlink"/>
            <w:noProof/>
          </w:rPr>
          <w:fldChar w:fldCharType="end"/>
        </w:r>
      </w:ins>
    </w:p>
    <w:p w14:paraId="2E1B2089" w14:textId="77777777" w:rsidR="006955CA" w:rsidRDefault="006955CA">
      <w:pPr>
        <w:pStyle w:val="TOC3"/>
        <w:tabs>
          <w:tab w:val="left" w:pos="1200"/>
          <w:tab w:val="right" w:leader="dot" w:pos="8630"/>
        </w:tabs>
        <w:rPr>
          <w:ins w:id="264" w:author="Giacomini-Varvarigos, Maria" w:date="2013-04-05T08:54:00Z"/>
          <w:rFonts w:asciiTheme="minorHAnsi" w:eastAsiaTheme="minorEastAsia" w:hAnsiTheme="minorHAnsi" w:cstheme="minorBidi"/>
          <w:noProof/>
          <w:sz w:val="22"/>
          <w:szCs w:val="22"/>
          <w:lang w:val="en-CA"/>
        </w:rPr>
      </w:pPr>
      <w:ins w:id="26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"_Toc352915493"</w:instrText>
        </w:r>
        <w:r w:rsidRPr="003843CE">
          <w:rPr>
            <w:rStyle w:val="Hyperlink"/>
            <w:noProof/>
          </w:rPr>
          <w:instrText xml:space="preserve"> </w:instrText>
        </w:r>
        <w:r w:rsidRPr="003843CE">
          <w:rPr>
            <w:rStyle w:val="Hyperlink"/>
            <w:noProof/>
          </w:rPr>
          <w:fldChar w:fldCharType="separate"/>
        </w:r>
        <w:r w:rsidRPr="003843CE">
          <w:rPr>
            <w:rStyle w:val="Hyperlink"/>
            <w:noProof/>
          </w:rPr>
          <w:t>6.2.17</w:t>
        </w:r>
        <w:r>
          <w:rPr>
            <w:rFonts w:asciiTheme="minorHAnsi" w:eastAsiaTheme="minorEastAsia" w:hAnsiTheme="minorHAnsi" w:cstheme="minorBidi"/>
            <w:noProof/>
            <w:sz w:val="22"/>
            <w:szCs w:val="22"/>
            <w:lang w:val="en-CA"/>
          </w:rPr>
          <w:tab/>
        </w:r>
        <w:r w:rsidRPr="003843CE">
          <w:rPr>
            <w:rStyle w:val="Hyperlink"/>
            <w:noProof/>
          </w:rPr>
          <w:t>Bell Canada Corporate Security C&amp;M</w:t>
        </w:r>
        <w:r>
          <w:rPr>
            <w:noProof/>
            <w:webHidden/>
          </w:rPr>
          <w:tab/>
        </w:r>
        <w:r>
          <w:rPr>
            <w:noProof/>
            <w:webHidden/>
          </w:rPr>
          <w:fldChar w:fldCharType="begin"/>
        </w:r>
        <w:r>
          <w:rPr>
            <w:noProof/>
            <w:webHidden/>
          </w:rPr>
          <w:instrText xml:space="preserve"> PAGEREF _Toc352915493 \h </w:instrText>
        </w:r>
      </w:ins>
      <w:r>
        <w:rPr>
          <w:noProof/>
          <w:webHidden/>
        </w:rPr>
      </w:r>
      <w:r>
        <w:rPr>
          <w:noProof/>
          <w:webHidden/>
        </w:rPr>
        <w:fldChar w:fldCharType="separate"/>
      </w:r>
      <w:ins w:id="266" w:author="Giacomini-Varvarigos, Maria" w:date="2013-04-05T08:54:00Z">
        <w:r>
          <w:rPr>
            <w:noProof/>
            <w:webHidden/>
          </w:rPr>
          <w:t>31</w:t>
        </w:r>
        <w:r>
          <w:rPr>
            <w:noProof/>
            <w:webHidden/>
          </w:rPr>
          <w:fldChar w:fldCharType="end"/>
        </w:r>
        <w:r w:rsidRPr="003843CE">
          <w:rPr>
            <w:rStyle w:val="Hyperlink"/>
            <w:noProof/>
          </w:rPr>
          <w:fldChar w:fldCharType="end"/>
        </w:r>
      </w:ins>
    </w:p>
    <w:p w14:paraId="2E1B208A" w14:textId="77777777" w:rsidR="006955CA" w:rsidRDefault="006955CA">
      <w:pPr>
        <w:pStyle w:val="TOC3"/>
        <w:tabs>
          <w:tab w:val="left" w:pos="1200"/>
          <w:tab w:val="right" w:leader="dot" w:pos="8630"/>
        </w:tabs>
        <w:rPr>
          <w:ins w:id="267" w:author="Giacomini-Varvarigos, Maria" w:date="2013-04-05T08:54:00Z"/>
          <w:rFonts w:asciiTheme="minorHAnsi" w:eastAsiaTheme="minorEastAsia" w:hAnsiTheme="minorHAnsi" w:cstheme="minorBidi"/>
          <w:noProof/>
          <w:sz w:val="22"/>
          <w:szCs w:val="22"/>
          <w:lang w:val="en-CA"/>
        </w:rPr>
      </w:pPr>
      <w:ins w:id="26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"_Toc352915494"</w:instrText>
        </w:r>
        <w:r w:rsidRPr="003843CE">
          <w:rPr>
            <w:rStyle w:val="Hyperlink"/>
            <w:noProof/>
          </w:rPr>
          <w:instrText xml:space="preserve"> </w:instrText>
        </w:r>
        <w:r w:rsidRPr="003843CE">
          <w:rPr>
            <w:rStyle w:val="Hyperlink"/>
            <w:noProof/>
          </w:rPr>
          <w:fldChar w:fldCharType="separate"/>
        </w:r>
        <w:r w:rsidRPr="003843CE">
          <w:rPr>
            <w:rStyle w:val="Hyperlink"/>
            <w:noProof/>
          </w:rPr>
          <w:t>6.2.18</w:t>
        </w:r>
        <w:r>
          <w:rPr>
            <w:rFonts w:asciiTheme="minorHAnsi" w:eastAsiaTheme="minorEastAsia" w:hAnsiTheme="minorHAnsi" w:cstheme="minorBidi"/>
            <w:noProof/>
            <w:sz w:val="22"/>
            <w:szCs w:val="22"/>
            <w:lang w:val="en-CA"/>
          </w:rPr>
          <w:tab/>
        </w:r>
        <w:r w:rsidRPr="003843CE">
          <w:rPr>
            <w:rStyle w:val="Hyperlink"/>
            <w:noProof/>
          </w:rPr>
          <w:t>Bell NIDS and WAF team</w:t>
        </w:r>
        <w:r>
          <w:rPr>
            <w:noProof/>
            <w:webHidden/>
          </w:rPr>
          <w:tab/>
        </w:r>
        <w:r>
          <w:rPr>
            <w:noProof/>
            <w:webHidden/>
          </w:rPr>
          <w:fldChar w:fldCharType="begin"/>
        </w:r>
        <w:r>
          <w:rPr>
            <w:noProof/>
            <w:webHidden/>
          </w:rPr>
          <w:instrText xml:space="preserve"> PAGEREF _Toc352915494 \h </w:instrText>
        </w:r>
      </w:ins>
      <w:r>
        <w:rPr>
          <w:noProof/>
          <w:webHidden/>
        </w:rPr>
      </w:r>
      <w:r>
        <w:rPr>
          <w:noProof/>
          <w:webHidden/>
        </w:rPr>
        <w:fldChar w:fldCharType="separate"/>
      </w:r>
      <w:ins w:id="269" w:author="Giacomini-Varvarigos, Maria" w:date="2013-04-05T08:54:00Z">
        <w:r>
          <w:rPr>
            <w:noProof/>
            <w:webHidden/>
          </w:rPr>
          <w:t>31</w:t>
        </w:r>
        <w:r>
          <w:rPr>
            <w:noProof/>
            <w:webHidden/>
          </w:rPr>
          <w:fldChar w:fldCharType="end"/>
        </w:r>
        <w:r w:rsidRPr="003843CE">
          <w:rPr>
            <w:rStyle w:val="Hyperlink"/>
            <w:noProof/>
          </w:rPr>
          <w:fldChar w:fldCharType="end"/>
        </w:r>
      </w:ins>
    </w:p>
    <w:p w14:paraId="2E1B208B" w14:textId="77777777" w:rsidR="006955CA" w:rsidRDefault="006955CA">
      <w:pPr>
        <w:pStyle w:val="TOC3"/>
        <w:tabs>
          <w:tab w:val="left" w:pos="1200"/>
          <w:tab w:val="right" w:leader="dot" w:pos="8630"/>
        </w:tabs>
        <w:rPr>
          <w:ins w:id="270" w:author="Giacomini-Varvarigos, Maria" w:date="2013-04-05T08:54:00Z"/>
          <w:rFonts w:asciiTheme="minorHAnsi" w:eastAsiaTheme="minorEastAsia" w:hAnsiTheme="minorHAnsi" w:cstheme="minorBidi"/>
          <w:noProof/>
          <w:sz w:val="22"/>
          <w:szCs w:val="22"/>
          <w:lang w:val="en-CA"/>
        </w:rPr>
      </w:pPr>
      <w:ins w:id="27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"_Toc352915495"</w:instrText>
        </w:r>
        <w:r w:rsidRPr="003843CE">
          <w:rPr>
            <w:rStyle w:val="Hyperlink"/>
            <w:noProof/>
          </w:rPr>
          <w:instrText xml:space="preserve"> </w:instrText>
        </w:r>
        <w:r w:rsidRPr="003843CE">
          <w:rPr>
            <w:rStyle w:val="Hyperlink"/>
            <w:noProof/>
          </w:rPr>
          <w:fldChar w:fldCharType="separate"/>
        </w:r>
        <w:r w:rsidRPr="003843CE">
          <w:rPr>
            <w:rStyle w:val="Hyperlink"/>
            <w:noProof/>
            <w:lang w:val="fr-CA"/>
          </w:rPr>
          <w:t>6.2.19</w:t>
        </w:r>
        <w:r>
          <w:rPr>
            <w:rFonts w:asciiTheme="minorHAnsi" w:eastAsiaTheme="minorEastAsia" w:hAnsiTheme="minorHAnsi" w:cstheme="minorBidi"/>
            <w:noProof/>
            <w:sz w:val="22"/>
            <w:szCs w:val="22"/>
            <w:lang w:val="en-CA"/>
          </w:rPr>
          <w:tab/>
        </w:r>
        <w:r w:rsidRPr="003843CE">
          <w:rPr>
            <w:rStyle w:val="Hyperlink"/>
            <w:noProof/>
            <w:lang w:val="fr-CA"/>
          </w:rPr>
          <w:t>IBM - DTS-PVS Application Code Support</w:t>
        </w:r>
        <w:r>
          <w:rPr>
            <w:noProof/>
            <w:webHidden/>
          </w:rPr>
          <w:tab/>
        </w:r>
        <w:r>
          <w:rPr>
            <w:noProof/>
            <w:webHidden/>
          </w:rPr>
          <w:fldChar w:fldCharType="begin"/>
        </w:r>
        <w:r>
          <w:rPr>
            <w:noProof/>
            <w:webHidden/>
          </w:rPr>
          <w:instrText xml:space="preserve"> PAGEREF _Toc352915495 \h </w:instrText>
        </w:r>
      </w:ins>
      <w:r>
        <w:rPr>
          <w:noProof/>
          <w:webHidden/>
        </w:rPr>
      </w:r>
      <w:r>
        <w:rPr>
          <w:noProof/>
          <w:webHidden/>
        </w:rPr>
        <w:fldChar w:fldCharType="separate"/>
      </w:r>
      <w:ins w:id="272" w:author="Giacomini-Varvarigos, Maria" w:date="2013-04-05T08:54:00Z">
        <w:r>
          <w:rPr>
            <w:noProof/>
            <w:webHidden/>
          </w:rPr>
          <w:t>31</w:t>
        </w:r>
        <w:r>
          <w:rPr>
            <w:noProof/>
            <w:webHidden/>
          </w:rPr>
          <w:fldChar w:fldCharType="end"/>
        </w:r>
        <w:r w:rsidRPr="003843CE">
          <w:rPr>
            <w:rStyle w:val="Hyperlink"/>
            <w:noProof/>
          </w:rPr>
          <w:fldChar w:fldCharType="end"/>
        </w:r>
      </w:ins>
    </w:p>
    <w:p w14:paraId="2E1B208C" w14:textId="77777777" w:rsidR="006955CA" w:rsidRDefault="006955CA">
      <w:pPr>
        <w:pStyle w:val="TOC3"/>
        <w:tabs>
          <w:tab w:val="left" w:pos="1200"/>
          <w:tab w:val="right" w:leader="dot" w:pos="8630"/>
        </w:tabs>
        <w:rPr>
          <w:ins w:id="273" w:author="Giacomini-Varvarigos, Maria" w:date="2013-04-05T08:54:00Z"/>
          <w:rFonts w:asciiTheme="minorHAnsi" w:eastAsiaTheme="minorEastAsia" w:hAnsiTheme="minorHAnsi" w:cstheme="minorBidi"/>
          <w:noProof/>
          <w:sz w:val="22"/>
          <w:szCs w:val="22"/>
          <w:lang w:val="en-CA"/>
        </w:rPr>
      </w:pPr>
      <w:ins w:id="27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"_Toc352915496"</w:instrText>
        </w:r>
        <w:r w:rsidRPr="003843CE">
          <w:rPr>
            <w:rStyle w:val="Hyperlink"/>
            <w:noProof/>
          </w:rPr>
          <w:instrText xml:space="preserve"> </w:instrText>
        </w:r>
        <w:r w:rsidRPr="003843CE">
          <w:rPr>
            <w:rStyle w:val="Hyperlink"/>
            <w:noProof/>
          </w:rPr>
          <w:fldChar w:fldCharType="separate"/>
        </w:r>
        <w:r w:rsidRPr="003843CE">
          <w:rPr>
            <w:rStyle w:val="Hyperlink"/>
            <w:noProof/>
          </w:rPr>
          <w:t>6.2.20</w:t>
        </w:r>
        <w:r>
          <w:rPr>
            <w:rFonts w:asciiTheme="minorHAnsi" w:eastAsiaTheme="minorEastAsia" w:hAnsiTheme="minorHAnsi" w:cstheme="minorBidi"/>
            <w:noProof/>
            <w:sz w:val="22"/>
            <w:szCs w:val="22"/>
            <w:lang w:val="en-CA"/>
          </w:rPr>
          <w:tab/>
        </w:r>
        <w:r w:rsidRPr="003843CE">
          <w:rPr>
            <w:rStyle w:val="Hyperlink"/>
            <w:noProof/>
          </w:rPr>
          <w:t>Oracle - Weblogic Support</w:t>
        </w:r>
        <w:r>
          <w:rPr>
            <w:noProof/>
            <w:webHidden/>
          </w:rPr>
          <w:tab/>
        </w:r>
        <w:r>
          <w:rPr>
            <w:noProof/>
            <w:webHidden/>
          </w:rPr>
          <w:fldChar w:fldCharType="begin"/>
        </w:r>
        <w:r>
          <w:rPr>
            <w:noProof/>
            <w:webHidden/>
          </w:rPr>
          <w:instrText xml:space="preserve"> PAGEREF _Toc352915496 \h </w:instrText>
        </w:r>
      </w:ins>
      <w:r>
        <w:rPr>
          <w:noProof/>
          <w:webHidden/>
        </w:rPr>
      </w:r>
      <w:r>
        <w:rPr>
          <w:noProof/>
          <w:webHidden/>
        </w:rPr>
        <w:fldChar w:fldCharType="separate"/>
      </w:r>
      <w:ins w:id="275" w:author="Giacomini-Varvarigos, Maria" w:date="2013-04-05T08:54:00Z">
        <w:r>
          <w:rPr>
            <w:noProof/>
            <w:webHidden/>
          </w:rPr>
          <w:t>32</w:t>
        </w:r>
        <w:r>
          <w:rPr>
            <w:noProof/>
            <w:webHidden/>
          </w:rPr>
          <w:fldChar w:fldCharType="end"/>
        </w:r>
        <w:r w:rsidRPr="003843CE">
          <w:rPr>
            <w:rStyle w:val="Hyperlink"/>
            <w:noProof/>
          </w:rPr>
          <w:fldChar w:fldCharType="end"/>
        </w:r>
      </w:ins>
    </w:p>
    <w:p w14:paraId="2E1B208D" w14:textId="77777777" w:rsidR="006955CA" w:rsidRDefault="006955CA">
      <w:pPr>
        <w:pStyle w:val="TOC3"/>
        <w:tabs>
          <w:tab w:val="left" w:pos="1200"/>
          <w:tab w:val="right" w:leader="dot" w:pos="8630"/>
        </w:tabs>
        <w:rPr>
          <w:ins w:id="276" w:author="Giacomini-Varvarigos, Maria" w:date="2013-04-05T08:54:00Z"/>
          <w:rFonts w:asciiTheme="minorHAnsi" w:eastAsiaTheme="minorEastAsia" w:hAnsiTheme="minorHAnsi" w:cstheme="minorBidi"/>
          <w:noProof/>
          <w:sz w:val="22"/>
          <w:szCs w:val="22"/>
          <w:lang w:val="en-CA"/>
        </w:rPr>
      </w:pPr>
      <w:ins w:id="27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"_Toc352915497"</w:instrText>
        </w:r>
        <w:r w:rsidRPr="003843CE">
          <w:rPr>
            <w:rStyle w:val="Hyperlink"/>
            <w:noProof/>
          </w:rPr>
          <w:instrText xml:space="preserve"> </w:instrText>
        </w:r>
        <w:r w:rsidRPr="003843CE">
          <w:rPr>
            <w:rStyle w:val="Hyperlink"/>
            <w:noProof/>
          </w:rPr>
          <w:fldChar w:fldCharType="separate"/>
        </w:r>
        <w:r w:rsidRPr="003843CE">
          <w:rPr>
            <w:rStyle w:val="Hyperlink"/>
            <w:noProof/>
          </w:rPr>
          <w:t>6.2.21</w:t>
        </w:r>
        <w:r>
          <w:rPr>
            <w:rFonts w:asciiTheme="minorHAnsi" w:eastAsiaTheme="minorEastAsia" w:hAnsiTheme="minorHAnsi" w:cstheme="minorBidi"/>
            <w:noProof/>
            <w:sz w:val="22"/>
            <w:szCs w:val="22"/>
            <w:lang w:val="en-CA"/>
          </w:rPr>
          <w:tab/>
        </w:r>
        <w:r w:rsidRPr="003843CE">
          <w:rPr>
            <w:rStyle w:val="Hyperlink"/>
            <w:noProof/>
          </w:rPr>
          <w:t>Red Hat</w:t>
        </w:r>
        <w:r>
          <w:rPr>
            <w:noProof/>
            <w:webHidden/>
          </w:rPr>
          <w:tab/>
        </w:r>
        <w:r>
          <w:rPr>
            <w:noProof/>
            <w:webHidden/>
          </w:rPr>
          <w:fldChar w:fldCharType="begin"/>
        </w:r>
        <w:r>
          <w:rPr>
            <w:noProof/>
            <w:webHidden/>
          </w:rPr>
          <w:instrText xml:space="preserve"> PAGEREF _Toc352915497 \h </w:instrText>
        </w:r>
      </w:ins>
      <w:r>
        <w:rPr>
          <w:noProof/>
          <w:webHidden/>
        </w:rPr>
      </w:r>
      <w:r>
        <w:rPr>
          <w:noProof/>
          <w:webHidden/>
        </w:rPr>
        <w:fldChar w:fldCharType="separate"/>
      </w:r>
      <w:ins w:id="278" w:author="Giacomini-Varvarigos, Maria" w:date="2013-04-05T08:54:00Z">
        <w:r>
          <w:rPr>
            <w:noProof/>
            <w:webHidden/>
          </w:rPr>
          <w:t>32</w:t>
        </w:r>
        <w:r>
          <w:rPr>
            <w:noProof/>
            <w:webHidden/>
          </w:rPr>
          <w:fldChar w:fldCharType="end"/>
        </w:r>
        <w:r w:rsidRPr="003843CE">
          <w:rPr>
            <w:rStyle w:val="Hyperlink"/>
            <w:noProof/>
          </w:rPr>
          <w:fldChar w:fldCharType="end"/>
        </w:r>
      </w:ins>
    </w:p>
    <w:p w14:paraId="2E1B208E" w14:textId="77777777" w:rsidR="006955CA" w:rsidRDefault="006955CA">
      <w:pPr>
        <w:pStyle w:val="TOC3"/>
        <w:tabs>
          <w:tab w:val="left" w:pos="1200"/>
          <w:tab w:val="right" w:leader="dot" w:pos="8630"/>
        </w:tabs>
        <w:rPr>
          <w:ins w:id="279" w:author="Giacomini-Varvarigos, Maria" w:date="2013-04-05T08:54:00Z"/>
          <w:rFonts w:asciiTheme="minorHAnsi" w:eastAsiaTheme="minorEastAsia" w:hAnsiTheme="minorHAnsi" w:cstheme="minorBidi"/>
          <w:noProof/>
          <w:sz w:val="22"/>
          <w:szCs w:val="22"/>
          <w:lang w:val="en-CA"/>
        </w:rPr>
      </w:pPr>
      <w:ins w:id="28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"_Toc352915498"</w:instrText>
        </w:r>
        <w:r w:rsidRPr="003843CE">
          <w:rPr>
            <w:rStyle w:val="Hyperlink"/>
            <w:noProof/>
          </w:rPr>
          <w:instrText xml:space="preserve"> </w:instrText>
        </w:r>
        <w:r w:rsidRPr="003843CE">
          <w:rPr>
            <w:rStyle w:val="Hyperlink"/>
            <w:noProof/>
          </w:rPr>
          <w:fldChar w:fldCharType="separate"/>
        </w:r>
        <w:r w:rsidRPr="003843CE">
          <w:rPr>
            <w:rStyle w:val="Hyperlink"/>
            <w:noProof/>
            <w:lang w:val="pt-BR"/>
          </w:rPr>
          <w:t>6.2.22</w:t>
        </w:r>
        <w:r>
          <w:rPr>
            <w:rFonts w:asciiTheme="minorHAnsi" w:eastAsiaTheme="minorEastAsia" w:hAnsiTheme="minorHAnsi" w:cstheme="minorBidi"/>
            <w:noProof/>
            <w:sz w:val="22"/>
            <w:szCs w:val="22"/>
            <w:lang w:val="en-CA"/>
          </w:rPr>
          <w:tab/>
        </w:r>
        <w:r w:rsidRPr="003843CE">
          <w:rPr>
            <w:rStyle w:val="Hyperlink"/>
            <w:noProof/>
            <w:lang w:val="pt-BR"/>
          </w:rPr>
          <w:t>bell.ca – CGI MAS bell.ca</w:t>
        </w:r>
        <w:r>
          <w:rPr>
            <w:noProof/>
            <w:webHidden/>
          </w:rPr>
          <w:tab/>
        </w:r>
        <w:r>
          <w:rPr>
            <w:noProof/>
            <w:webHidden/>
          </w:rPr>
          <w:fldChar w:fldCharType="begin"/>
        </w:r>
        <w:r>
          <w:rPr>
            <w:noProof/>
            <w:webHidden/>
          </w:rPr>
          <w:instrText xml:space="preserve"> PAGEREF _Toc352915498 \h </w:instrText>
        </w:r>
      </w:ins>
      <w:r>
        <w:rPr>
          <w:noProof/>
          <w:webHidden/>
        </w:rPr>
      </w:r>
      <w:r>
        <w:rPr>
          <w:noProof/>
          <w:webHidden/>
        </w:rPr>
        <w:fldChar w:fldCharType="separate"/>
      </w:r>
      <w:ins w:id="281" w:author="Giacomini-Varvarigos, Maria" w:date="2013-04-05T08:54:00Z">
        <w:r>
          <w:rPr>
            <w:noProof/>
            <w:webHidden/>
          </w:rPr>
          <w:t>33</w:t>
        </w:r>
        <w:r>
          <w:rPr>
            <w:noProof/>
            <w:webHidden/>
          </w:rPr>
          <w:fldChar w:fldCharType="end"/>
        </w:r>
        <w:r w:rsidRPr="003843CE">
          <w:rPr>
            <w:rStyle w:val="Hyperlink"/>
            <w:noProof/>
          </w:rPr>
          <w:fldChar w:fldCharType="end"/>
        </w:r>
      </w:ins>
    </w:p>
    <w:p w14:paraId="2E1B208F" w14:textId="77777777" w:rsidR="006955CA" w:rsidRDefault="006955CA">
      <w:pPr>
        <w:pStyle w:val="TOC3"/>
        <w:tabs>
          <w:tab w:val="left" w:pos="1200"/>
          <w:tab w:val="right" w:leader="dot" w:pos="8630"/>
        </w:tabs>
        <w:rPr>
          <w:ins w:id="282" w:author="Giacomini-Varvarigos, Maria" w:date="2013-04-05T08:54:00Z"/>
          <w:rFonts w:asciiTheme="minorHAnsi" w:eastAsiaTheme="minorEastAsia" w:hAnsiTheme="minorHAnsi" w:cstheme="minorBidi"/>
          <w:noProof/>
          <w:sz w:val="22"/>
          <w:szCs w:val="22"/>
          <w:lang w:val="en-CA"/>
        </w:rPr>
      </w:pPr>
      <w:ins w:id="28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"_Toc352915499"</w:instrText>
        </w:r>
        <w:r w:rsidRPr="003843CE">
          <w:rPr>
            <w:rStyle w:val="Hyperlink"/>
            <w:noProof/>
          </w:rPr>
          <w:instrText xml:space="preserve"> </w:instrText>
        </w:r>
        <w:r w:rsidRPr="003843CE">
          <w:rPr>
            <w:rStyle w:val="Hyperlink"/>
            <w:noProof/>
          </w:rPr>
          <w:fldChar w:fldCharType="separate"/>
        </w:r>
        <w:r w:rsidRPr="003843CE">
          <w:rPr>
            <w:rStyle w:val="Hyperlink"/>
            <w:noProof/>
          </w:rPr>
          <w:t>6.2.23</w:t>
        </w:r>
        <w:r>
          <w:rPr>
            <w:rFonts w:asciiTheme="minorHAnsi" w:eastAsiaTheme="minorEastAsia" w:hAnsiTheme="minorHAnsi" w:cstheme="minorBidi"/>
            <w:noProof/>
            <w:sz w:val="22"/>
            <w:szCs w:val="22"/>
            <w:lang w:val="en-CA"/>
          </w:rPr>
          <w:tab/>
        </w:r>
        <w:r w:rsidRPr="003843CE">
          <w:rPr>
            <w:rStyle w:val="Hyperlink"/>
            <w:noProof/>
          </w:rPr>
          <w:t>Credit Express – Bell BST-ORS</w:t>
        </w:r>
        <w:r>
          <w:rPr>
            <w:noProof/>
            <w:webHidden/>
          </w:rPr>
          <w:tab/>
        </w:r>
        <w:r>
          <w:rPr>
            <w:noProof/>
            <w:webHidden/>
          </w:rPr>
          <w:fldChar w:fldCharType="begin"/>
        </w:r>
        <w:r>
          <w:rPr>
            <w:noProof/>
            <w:webHidden/>
          </w:rPr>
          <w:instrText xml:space="preserve"> PAGEREF _Toc352915499 \h </w:instrText>
        </w:r>
      </w:ins>
      <w:r>
        <w:rPr>
          <w:noProof/>
          <w:webHidden/>
        </w:rPr>
      </w:r>
      <w:r>
        <w:rPr>
          <w:noProof/>
          <w:webHidden/>
        </w:rPr>
        <w:fldChar w:fldCharType="separate"/>
      </w:r>
      <w:ins w:id="284" w:author="Giacomini-Varvarigos, Maria" w:date="2013-04-05T08:54:00Z">
        <w:r>
          <w:rPr>
            <w:noProof/>
            <w:webHidden/>
          </w:rPr>
          <w:t>33</w:t>
        </w:r>
        <w:r>
          <w:rPr>
            <w:noProof/>
            <w:webHidden/>
          </w:rPr>
          <w:fldChar w:fldCharType="end"/>
        </w:r>
        <w:r w:rsidRPr="003843CE">
          <w:rPr>
            <w:rStyle w:val="Hyperlink"/>
            <w:noProof/>
          </w:rPr>
          <w:fldChar w:fldCharType="end"/>
        </w:r>
      </w:ins>
    </w:p>
    <w:p w14:paraId="2E1B2090" w14:textId="77777777" w:rsidR="006955CA" w:rsidRDefault="006955CA">
      <w:pPr>
        <w:pStyle w:val="TOC3"/>
        <w:tabs>
          <w:tab w:val="left" w:pos="1200"/>
          <w:tab w:val="right" w:leader="dot" w:pos="8630"/>
        </w:tabs>
        <w:rPr>
          <w:ins w:id="285" w:author="Giacomini-Varvarigos, Maria" w:date="2013-04-05T08:54:00Z"/>
          <w:rFonts w:asciiTheme="minorHAnsi" w:eastAsiaTheme="minorEastAsia" w:hAnsiTheme="minorHAnsi" w:cstheme="minorBidi"/>
          <w:noProof/>
          <w:sz w:val="22"/>
          <w:szCs w:val="22"/>
          <w:lang w:val="en-CA"/>
        </w:rPr>
      </w:pPr>
      <w:ins w:id="28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"_Toc352915500"</w:instrText>
        </w:r>
        <w:r w:rsidRPr="003843CE">
          <w:rPr>
            <w:rStyle w:val="Hyperlink"/>
            <w:noProof/>
          </w:rPr>
          <w:instrText xml:space="preserve"> </w:instrText>
        </w:r>
        <w:r w:rsidRPr="003843CE">
          <w:rPr>
            <w:rStyle w:val="Hyperlink"/>
            <w:noProof/>
          </w:rPr>
          <w:fldChar w:fldCharType="separate"/>
        </w:r>
        <w:r w:rsidRPr="003843CE">
          <w:rPr>
            <w:rStyle w:val="Hyperlink"/>
            <w:noProof/>
          </w:rPr>
          <w:t>6.2.24</w:t>
        </w:r>
        <w:r>
          <w:rPr>
            <w:rFonts w:asciiTheme="minorHAnsi" w:eastAsiaTheme="minorEastAsia" w:hAnsiTheme="minorHAnsi" w:cstheme="minorBidi"/>
            <w:noProof/>
            <w:sz w:val="22"/>
            <w:szCs w:val="22"/>
            <w:lang w:val="en-CA"/>
          </w:rPr>
          <w:tab/>
        </w:r>
        <w:r w:rsidRPr="003843CE">
          <w:rPr>
            <w:rStyle w:val="Hyperlink"/>
            <w:noProof/>
          </w:rPr>
          <w:t>DART – CGI MAS DART</w:t>
        </w:r>
        <w:r>
          <w:rPr>
            <w:noProof/>
            <w:webHidden/>
          </w:rPr>
          <w:tab/>
        </w:r>
        <w:r>
          <w:rPr>
            <w:noProof/>
            <w:webHidden/>
          </w:rPr>
          <w:fldChar w:fldCharType="begin"/>
        </w:r>
        <w:r>
          <w:rPr>
            <w:noProof/>
            <w:webHidden/>
          </w:rPr>
          <w:instrText xml:space="preserve"> PAGEREF _Toc352915500 \h </w:instrText>
        </w:r>
      </w:ins>
      <w:r>
        <w:rPr>
          <w:noProof/>
          <w:webHidden/>
        </w:rPr>
      </w:r>
      <w:r>
        <w:rPr>
          <w:noProof/>
          <w:webHidden/>
        </w:rPr>
        <w:fldChar w:fldCharType="separate"/>
      </w:r>
      <w:ins w:id="287" w:author="Giacomini-Varvarigos, Maria" w:date="2013-04-05T08:54:00Z">
        <w:r>
          <w:rPr>
            <w:noProof/>
            <w:webHidden/>
          </w:rPr>
          <w:t>34</w:t>
        </w:r>
        <w:r>
          <w:rPr>
            <w:noProof/>
            <w:webHidden/>
          </w:rPr>
          <w:fldChar w:fldCharType="end"/>
        </w:r>
        <w:r w:rsidRPr="003843CE">
          <w:rPr>
            <w:rStyle w:val="Hyperlink"/>
            <w:noProof/>
          </w:rPr>
          <w:fldChar w:fldCharType="end"/>
        </w:r>
      </w:ins>
    </w:p>
    <w:p w14:paraId="2E1B2091" w14:textId="77777777" w:rsidR="006955CA" w:rsidRDefault="006955CA">
      <w:pPr>
        <w:pStyle w:val="TOC3"/>
        <w:tabs>
          <w:tab w:val="left" w:pos="1200"/>
          <w:tab w:val="right" w:leader="dot" w:pos="8630"/>
        </w:tabs>
        <w:rPr>
          <w:ins w:id="288" w:author="Giacomini-Varvarigos, Maria" w:date="2013-04-05T08:54:00Z"/>
          <w:rFonts w:asciiTheme="minorHAnsi" w:eastAsiaTheme="minorEastAsia" w:hAnsiTheme="minorHAnsi" w:cstheme="minorBidi"/>
          <w:noProof/>
          <w:sz w:val="22"/>
          <w:szCs w:val="22"/>
          <w:lang w:val="en-CA"/>
        </w:rPr>
      </w:pPr>
      <w:ins w:id="28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"_Toc352915501"</w:instrText>
        </w:r>
        <w:r w:rsidRPr="003843CE">
          <w:rPr>
            <w:rStyle w:val="Hyperlink"/>
            <w:noProof/>
          </w:rPr>
          <w:instrText xml:space="preserve"> </w:instrText>
        </w:r>
        <w:r w:rsidRPr="003843CE">
          <w:rPr>
            <w:rStyle w:val="Hyperlink"/>
            <w:noProof/>
          </w:rPr>
          <w:fldChar w:fldCharType="separate"/>
        </w:r>
        <w:r w:rsidRPr="003843CE">
          <w:rPr>
            <w:rStyle w:val="Hyperlink"/>
            <w:noProof/>
          </w:rPr>
          <w:t>6.2.25</w:t>
        </w:r>
        <w:r>
          <w:rPr>
            <w:rFonts w:asciiTheme="minorHAnsi" w:eastAsiaTheme="minorEastAsia" w:hAnsiTheme="minorHAnsi" w:cstheme="minorBidi"/>
            <w:noProof/>
            <w:sz w:val="22"/>
            <w:szCs w:val="22"/>
            <w:lang w:val="en-CA"/>
          </w:rPr>
          <w:tab/>
        </w:r>
        <w:r w:rsidRPr="003843CE">
          <w:rPr>
            <w:rStyle w:val="Hyperlink"/>
            <w:noProof/>
          </w:rPr>
          <w:t>ODS – CGI MAS ODS</w:t>
        </w:r>
        <w:r>
          <w:rPr>
            <w:noProof/>
            <w:webHidden/>
          </w:rPr>
          <w:tab/>
        </w:r>
        <w:r>
          <w:rPr>
            <w:noProof/>
            <w:webHidden/>
          </w:rPr>
          <w:fldChar w:fldCharType="begin"/>
        </w:r>
        <w:r>
          <w:rPr>
            <w:noProof/>
            <w:webHidden/>
          </w:rPr>
          <w:instrText xml:space="preserve"> PAGEREF _Toc352915501 \h </w:instrText>
        </w:r>
      </w:ins>
      <w:r>
        <w:rPr>
          <w:noProof/>
          <w:webHidden/>
        </w:rPr>
      </w:r>
      <w:r>
        <w:rPr>
          <w:noProof/>
          <w:webHidden/>
        </w:rPr>
        <w:fldChar w:fldCharType="separate"/>
      </w:r>
      <w:ins w:id="290" w:author="Giacomini-Varvarigos, Maria" w:date="2013-04-05T08:54:00Z">
        <w:r>
          <w:rPr>
            <w:noProof/>
            <w:webHidden/>
          </w:rPr>
          <w:t>34</w:t>
        </w:r>
        <w:r>
          <w:rPr>
            <w:noProof/>
            <w:webHidden/>
          </w:rPr>
          <w:fldChar w:fldCharType="end"/>
        </w:r>
        <w:r w:rsidRPr="003843CE">
          <w:rPr>
            <w:rStyle w:val="Hyperlink"/>
            <w:noProof/>
          </w:rPr>
          <w:fldChar w:fldCharType="end"/>
        </w:r>
      </w:ins>
    </w:p>
    <w:p w14:paraId="2E1B2092" w14:textId="77777777" w:rsidR="006955CA" w:rsidRDefault="006955CA">
      <w:pPr>
        <w:pStyle w:val="TOC3"/>
        <w:tabs>
          <w:tab w:val="left" w:pos="1200"/>
          <w:tab w:val="right" w:leader="dot" w:pos="8630"/>
        </w:tabs>
        <w:rPr>
          <w:ins w:id="291" w:author="Giacomini-Varvarigos, Maria" w:date="2013-04-05T08:54:00Z"/>
          <w:rFonts w:asciiTheme="minorHAnsi" w:eastAsiaTheme="minorEastAsia" w:hAnsiTheme="minorHAnsi" w:cstheme="minorBidi"/>
          <w:noProof/>
          <w:sz w:val="22"/>
          <w:szCs w:val="22"/>
          <w:lang w:val="en-CA"/>
        </w:rPr>
      </w:pPr>
      <w:ins w:id="29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"_Toc352915502"</w:instrText>
        </w:r>
        <w:r w:rsidRPr="003843CE">
          <w:rPr>
            <w:rStyle w:val="Hyperlink"/>
            <w:noProof/>
          </w:rPr>
          <w:instrText xml:space="preserve"> </w:instrText>
        </w:r>
        <w:r w:rsidRPr="003843CE">
          <w:rPr>
            <w:rStyle w:val="Hyperlink"/>
            <w:noProof/>
          </w:rPr>
          <w:fldChar w:fldCharType="separate"/>
        </w:r>
        <w:r w:rsidRPr="003843CE">
          <w:rPr>
            <w:rStyle w:val="Hyperlink"/>
            <w:noProof/>
          </w:rPr>
          <w:t>6.2.26</w:t>
        </w:r>
        <w:r>
          <w:rPr>
            <w:rFonts w:asciiTheme="minorHAnsi" w:eastAsiaTheme="minorEastAsia" w:hAnsiTheme="minorHAnsi" w:cstheme="minorBidi"/>
            <w:noProof/>
            <w:sz w:val="22"/>
            <w:szCs w:val="22"/>
            <w:lang w:val="en-CA"/>
          </w:rPr>
          <w:tab/>
        </w:r>
        <w:r w:rsidRPr="003843CE">
          <w:rPr>
            <w:rStyle w:val="Hyperlink"/>
            <w:noProof/>
          </w:rPr>
          <w:t>OrderMax – CGI MAS OrderMax</w:t>
        </w:r>
        <w:r>
          <w:rPr>
            <w:noProof/>
            <w:webHidden/>
          </w:rPr>
          <w:tab/>
        </w:r>
        <w:r>
          <w:rPr>
            <w:noProof/>
            <w:webHidden/>
          </w:rPr>
          <w:fldChar w:fldCharType="begin"/>
        </w:r>
        <w:r>
          <w:rPr>
            <w:noProof/>
            <w:webHidden/>
          </w:rPr>
          <w:instrText xml:space="preserve"> PAGEREF _Toc352915502 \h </w:instrText>
        </w:r>
      </w:ins>
      <w:r>
        <w:rPr>
          <w:noProof/>
          <w:webHidden/>
        </w:rPr>
      </w:r>
      <w:r>
        <w:rPr>
          <w:noProof/>
          <w:webHidden/>
        </w:rPr>
        <w:fldChar w:fldCharType="separate"/>
      </w:r>
      <w:ins w:id="293" w:author="Giacomini-Varvarigos, Maria" w:date="2013-04-05T08:54:00Z">
        <w:r>
          <w:rPr>
            <w:noProof/>
            <w:webHidden/>
          </w:rPr>
          <w:t>34</w:t>
        </w:r>
        <w:r>
          <w:rPr>
            <w:noProof/>
            <w:webHidden/>
          </w:rPr>
          <w:fldChar w:fldCharType="end"/>
        </w:r>
        <w:r w:rsidRPr="003843CE">
          <w:rPr>
            <w:rStyle w:val="Hyperlink"/>
            <w:noProof/>
          </w:rPr>
          <w:fldChar w:fldCharType="end"/>
        </w:r>
      </w:ins>
    </w:p>
    <w:p w14:paraId="2E1B2093" w14:textId="77777777" w:rsidR="006955CA" w:rsidRDefault="006955CA">
      <w:pPr>
        <w:pStyle w:val="TOC3"/>
        <w:tabs>
          <w:tab w:val="left" w:pos="1200"/>
          <w:tab w:val="right" w:leader="dot" w:pos="8630"/>
        </w:tabs>
        <w:rPr>
          <w:ins w:id="294" w:author="Giacomini-Varvarigos, Maria" w:date="2013-04-05T08:54:00Z"/>
          <w:rFonts w:asciiTheme="minorHAnsi" w:eastAsiaTheme="minorEastAsia" w:hAnsiTheme="minorHAnsi" w:cstheme="minorBidi"/>
          <w:noProof/>
          <w:sz w:val="22"/>
          <w:szCs w:val="22"/>
          <w:lang w:val="en-CA"/>
        </w:rPr>
      </w:pPr>
      <w:ins w:id="29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"_Toc352915503"</w:instrText>
        </w:r>
        <w:r w:rsidRPr="003843CE">
          <w:rPr>
            <w:rStyle w:val="Hyperlink"/>
            <w:noProof/>
          </w:rPr>
          <w:instrText xml:space="preserve"> </w:instrText>
        </w:r>
        <w:r w:rsidRPr="003843CE">
          <w:rPr>
            <w:rStyle w:val="Hyperlink"/>
            <w:noProof/>
          </w:rPr>
          <w:fldChar w:fldCharType="separate"/>
        </w:r>
        <w:r w:rsidRPr="003843CE">
          <w:rPr>
            <w:rStyle w:val="Hyperlink"/>
            <w:noProof/>
          </w:rPr>
          <w:t>6.2.27</w:t>
        </w:r>
        <w:r>
          <w:rPr>
            <w:rFonts w:asciiTheme="minorHAnsi" w:eastAsiaTheme="minorEastAsia" w:hAnsiTheme="minorHAnsi" w:cstheme="minorBidi"/>
            <w:noProof/>
            <w:sz w:val="22"/>
            <w:szCs w:val="22"/>
            <w:lang w:val="en-CA"/>
          </w:rPr>
          <w:tab/>
        </w:r>
        <w:r w:rsidRPr="003843CE">
          <w:rPr>
            <w:rStyle w:val="Hyperlink"/>
            <w:noProof/>
          </w:rPr>
          <w:t>SIMPLe – CGI MAS SIMPLe</w:t>
        </w:r>
        <w:r>
          <w:rPr>
            <w:noProof/>
            <w:webHidden/>
          </w:rPr>
          <w:tab/>
        </w:r>
        <w:r>
          <w:rPr>
            <w:noProof/>
            <w:webHidden/>
          </w:rPr>
          <w:fldChar w:fldCharType="begin"/>
        </w:r>
        <w:r>
          <w:rPr>
            <w:noProof/>
            <w:webHidden/>
          </w:rPr>
          <w:instrText xml:space="preserve"> PAGEREF _Toc352915503 \h </w:instrText>
        </w:r>
      </w:ins>
      <w:r>
        <w:rPr>
          <w:noProof/>
          <w:webHidden/>
        </w:rPr>
      </w:r>
      <w:r>
        <w:rPr>
          <w:noProof/>
          <w:webHidden/>
        </w:rPr>
        <w:fldChar w:fldCharType="separate"/>
      </w:r>
      <w:ins w:id="296" w:author="Giacomini-Varvarigos, Maria" w:date="2013-04-05T08:54:00Z">
        <w:r>
          <w:rPr>
            <w:noProof/>
            <w:webHidden/>
          </w:rPr>
          <w:t>35</w:t>
        </w:r>
        <w:r>
          <w:rPr>
            <w:noProof/>
            <w:webHidden/>
          </w:rPr>
          <w:fldChar w:fldCharType="end"/>
        </w:r>
        <w:r w:rsidRPr="003843CE">
          <w:rPr>
            <w:rStyle w:val="Hyperlink"/>
            <w:noProof/>
          </w:rPr>
          <w:fldChar w:fldCharType="end"/>
        </w:r>
      </w:ins>
    </w:p>
    <w:p w14:paraId="2E1B2094" w14:textId="77777777" w:rsidR="006955CA" w:rsidRDefault="006955CA">
      <w:pPr>
        <w:pStyle w:val="TOC3"/>
        <w:tabs>
          <w:tab w:val="left" w:pos="1200"/>
          <w:tab w:val="right" w:leader="dot" w:pos="8630"/>
        </w:tabs>
        <w:rPr>
          <w:ins w:id="297" w:author="Giacomini-Varvarigos, Maria" w:date="2013-04-05T08:54:00Z"/>
          <w:rFonts w:asciiTheme="minorHAnsi" w:eastAsiaTheme="minorEastAsia" w:hAnsiTheme="minorHAnsi" w:cstheme="minorBidi"/>
          <w:noProof/>
          <w:sz w:val="22"/>
          <w:szCs w:val="22"/>
          <w:lang w:val="en-CA"/>
        </w:rPr>
      </w:pPr>
      <w:ins w:id="29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"_Toc352915504"</w:instrText>
        </w:r>
        <w:r w:rsidRPr="003843CE">
          <w:rPr>
            <w:rStyle w:val="Hyperlink"/>
            <w:noProof/>
          </w:rPr>
          <w:instrText xml:space="preserve"> </w:instrText>
        </w:r>
        <w:r w:rsidRPr="003843CE">
          <w:rPr>
            <w:rStyle w:val="Hyperlink"/>
            <w:noProof/>
          </w:rPr>
          <w:fldChar w:fldCharType="separate"/>
        </w:r>
        <w:r w:rsidRPr="003843CE">
          <w:rPr>
            <w:rStyle w:val="Hyperlink"/>
            <w:noProof/>
          </w:rPr>
          <w:t>6.2.28</w:t>
        </w:r>
        <w:r>
          <w:rPr>
            <w:rFonts w:asciiTheme="minorHAnsi" w:eastAsiaTheme="minorEastAsia" w:hAnsiTheme="minorHAnsi" w:cstheme="minorBidi"/>
            <w:noProof/>
            <w:sz w:val="22"/>
            <w:szCs w:val="22"/>
            <w:lang w:val="en-CA"/>
          </w:rPr>
          <w:tab/>
        </w:r>
        <w:r w:rsidRPr="003843CE">
          <w:rPr>
            <w:rStyle w:val="Hyperlink"/>
            <w:noProof/>
          </w:rPr>
          <w:t>CGI MAS VAS-POS</w:t>
        </w:r>
        <w:r>
          <w:rPr>
            <w:noProof/>
            <w:webHidden/>
          </w:rPr>
          <w:tab/>
        </w:r>
        <w:r>
          <w:rPr>
            <w:noProof/>
            <w:webHidden/>
          </w:rPr>
          <w:fldChar w:fldCharType="begin"/>
        </w:r>
        <w:r>
          <w:rPr>
            <w:noProof/>
            <w:webHidden/>
          </w:rPr>
          <w:instrText xml:space="preserve"> PAGEREF _Toc352915504 \h </w:instrText>
        </w:r>
      </w:ins>
      <w:r>
        <w:rPr>
          <w:noProof/>
          <w:webHidden/>
        </w:rPr>
      </w:r>
      <w:r>
        <w:rPr>
          <w:noProof/>
          <w:webHidden/>
        </w:rPr>
        <w:fldChar w:fldCharType="separate"/>
      </w:r>
      <w:ins w:id="299" w:author="Giacomini-Varvarigos, Maria" w:date="2013-04-05T08:54:00Z">
        <w:r>
          <w:rPr>
            <w:noProof/>
            <w:webHidden/>
          </w:rPr>
          <w:t>35</w:t>
        </w:r>
        <w:r>
          <w:rPr>
            <w:noProof/>
            <w:webHidden/>
          </w:rPr>
          <w:fldChar w:fldCharType="end"/>
        </w:r>
        <w:r w:rsidRPr="003843CE">
          <w:rPr>
            <w:rStyle w:val="Hyperlink"/>
            <w:noProof/>
          </w:rPr>
          <w:fldChar w:fldCharType="end"/>
        </w:r>
      </w:ins>
    </w:p>
    <w:p w14:paraId="2E1B2095" w14:textId="77777777" w:rsidR="006955CA" w:rsidRDefault="006955CA">
      <w:pPr>
        <w:pStyle w:val="TOC3"/>
        <w:tabs>
          <w:tab w:val="left" w:pos="1200"/>
          <w:tab w:val="right" w:leader="dot" w:pos="8630"/>
        </w:tabs>
        <w:rPr>
          <w:ins w:id="300" w:author="Giacomini-Varvarigos, Maria" w:date="2013-04-05T08:54:00Z"/>
          <w:rFonts w:asciiTheme="minorHAnsi" w:eastAsiaTheme="minorEastAsia" w:hAnsiTheme="minorHAnsi" w:cstheme="minorBidi"/>
          <w:noProof/>
          <w:sz w:val="22"/>
          <w:szCs w:val="22"/>
          <w:lang w:val="en-CA"/>
        </w:rPr>
      </w:pPr>
      <w:ins w:id="30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"_Toc352915505"</w:instrText>
        </w:r>
        <w:r w:rsidRPr="003843CE">
          <w:rPr>
            <w:rStyle w:val="Hyperlink"/>
            <w:noProof/>
          </w:rPr>
          <w:instrText xml:space="preserve"> </w:instrText>
        </w:r>
        <w:r w:rsidRPr="003843CE">
          <w:rPr>
            <w:rStyle w:val="Hyperlink"/>
            <w:noProof/>
          </w:rPr>
          <w:fldChar w:fldCharType="separate"/>
        </w:r>
        <w:r w:rsidRPr="003843CE">
          <w:rPr>
            <w:rStyle w:val="Hyperlink"/>
            <w:noProof/>
          </w:rPr>
          <w:t>6.2.29</w:t>
        </w:r>
        <w:r>
          <w:rPr>
            <w:rFonts w:asciiTheme="minorHAnsi" w:eastAsiaTheme="minorEastAsia" w:hAnsiTheme="minorHAnsi" w:cstheme="minorBidi"/>
            <w:noProof/>
            <w:sz w:val="22"/>
            <w:szCs w:val="22"/>
            <w:lang w:val="en-CA"/>
          </w:rPr>
          <w:tab/>
        </w:r>
        <w:r w:rsidRPr="003843CE">
          <w:rPr>
            <w:rStyle w:val="Hyperlink"/>
            <w:noProof/>
          </w:rPr>
          <w:t>Vucare – CGI MAS Vucare</w:t>
        </w:r>
        <w:r>
          <w:rPr>
            <w:noProof/>
            <w:webHidden/>
          </w:rPr>
          <w:tab/>
        </w:r>
        <w:r>
          <w:rPr>
            <w:noProof/>
            <w:webHidden/>
          </w:rPr>
          <w:fldChar w:fldCharType="begin"/>
        </w:r>
        <w:r>
          <w:rPr>
            <w:noProof/>
            <w:webHidden/>
          </w:rPr>
          <w:instrText xml:space="preserve"> PAGEREF _Toc352915505 \h </w:instrText>
        </w:r>
      </w:ins>
      <w:r>
        <w:rPr>
          <w:noProof/>
          <w:webHidden/>
        </w:rPr>
      </w:r>
      <w:r>
        <w:rPr>
          <w:noProof/>
          <w:webHidden/>
        </w:rPr>
        <w:fldChar w:fldCharType="separate"/>
      </w:r>
      <w:ins w:id="302" w:author="Giacomini-Varvarigos, Maria" w:date="2013-04-05T08:54:00Z">
        <w:r>
          <w:rPr>
            <w:noProof/>
            <w:webHidden/>
          </w:rPr>
          <w:t>35</w:t>
        </w:r>
        <w:r>
          <w:rPr>
            <w:noProof/>
            <w:webHidden/>
          </w:rPr>
          <w:fldChar w:fldCharType="end"/>
        </w:r>
        <w:r w:rsidRPr="003843CE">
          <w:rPr>
            <w:rStyle w:val="Hyperlink"/>
            <w:noProof/>
          </w:rPr>
          <w:fldChar w:fldCharType="end"/>
        </w:r>
      </w:ins>
    </w:p>
    <w:p w14:paraId="2E1B2096" w14:textId="77777777" w:rsidR="006955CA" w:rsidRDefault="006955CA">
      <w:pPr>
        <w:pStyle w:val="TOC3"/>
        <w:tabs>
          <w:tab w:val="left" w:pos="1200"/>
          <w:tab w:val="right" w:leader="dot" w:pos="8630"/>
        </w:tabs>
        <w:rPr>
          <w:ins w:id="303" w:author="Giacomini-Varvarigos, Maria" w:date="2013-04-05T08:54:00Z"/>
          <w:rFonts w:asciiTheme="minorHAnsi" w:eastAsiaTheme="minorEastAsia" w:hAnsiTheme="minorHAnsi" w:cstheme="minorBidi"/>
          <w:noProof/>
          <w:sz w:val="22"/>
          <w:szCs w:val="22"/>
          <w:lang w:val="en-CA"/>
        </w:rPr>
      </w:pPr>
      <w:ins w:id="30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"_Toc352915506"</w:instrText>
        </w:r>
        <w:r w:rsidRPr="003843CE">
          <w:rPr>
            <w:rStyle w:val="Hyperlink"/>
            <w:noProof/>
          </w:rPr>
          <w:instrText xml:space="preserve"> </w:instrText>
        </w:r>
        <w:r w:rsidRPr="003843CE">
          <w:rPr>
            <w:rStyle w:val="Hyperlink"/>
            <w:noProof/>
          </w:rPr>
          <w:fldChar w:fldCharType="separate"/>
        </w:r>
        <w:r w:rsidRPr="003843CE">
          <w:rPr>
            <w:rStyle w:val="Hyperlink"/>
            <w:noProof/>
          </w:rPr>
          <w:t>6.2.30</w:t>
        </w:r>
        <w:r>
          <w:rPr>
            <w:rFonts w:asciiTheme="minorHAnsi" w:eastAsiaTheme="minorEastAsia" w:hAnsiTheme="minorHAnsi" w:cstheme="minorBidi"/>
            <w:noProof/>
            <w:sz w:val="22"/>
            <w:szCs w:val="22"/>
            <w:lang w:val="en-CA"/>
          </w:rPr>
          <w:tab/>
        </w:r>
        <w:r w:rsidRPr="003843CE">
          <w:rPr>
            <w:rStyle w:val="Hyperlink"/>
            <w:noProof/>
          </w:rPr>
          <w:t>WAC – CGI MAS WAC</w:t>
        </w:r>
        <w:r>
          <w:rPr>
            <w:noProof/>
            <w:webHidden/>
          </w:rPr>
          <w:tab/>
        </w:r>
        <w:r>
          <w:rPr>
            <w:noProof/>
            <w:webHidden/>
          </w:rPr>
          <w:fldChar w:fldCharType="begin"/>
        </w:r>
        <w:r>
          <w:rPr>
            <w:noProof/>
            <w:webHidden/>
          </w:rPr>
          <w:instrText xml:space="preserve"> PAGEREF _Toc352915506 \h </w:instrText>
        </w:r>
      </w:ins>
      <w:r>
        <w:rPr>
          <w:noProof/>
          <w:webHidden/>
        </w:rPr>
      </w:r>
      <w:r>
        <w:rPr>
          <w:noProof/>
          <w:webHidden/>
        </w:rPr>
        <w:fldChar w:fldCharType="separate"/>
      </w:r>
      <w:ins w:id="305" w:author="Giacomini-Varvarigos, Maria" w:date="2013-04-05T08:54:00Z">
        <w:r>
          <w:rPr>
            <w:noProof/>
            <w:webHidden/>
          </w:rPr>
          <w:t>36</w:t>
        </w:r>
        <w:r>
          <w:rPr>
            <w:noProof/>
            <w:webHidden/>
          </w:rPr>
          <w:fldChar w:fldCharType="end"/>
        </w:r>
        <w:r w:rsidRPr="003843CE">
          <w:rPr>
            <w:rStyle w:val="Hyperlink"/>
            <w:noProof/>
          </w:rPr>
          <w:fldChar w:fldCharType="end"/>
        </w:r>
      </w:ins>
    </w:p>
    <w:p w14:paraId="2E1B2097" w14:textId="77777777" w:rsidR="006955CA" w:rsidRDefault="006955CA">
      <w:pPr>
        <w:pStyle w:val="TOC3"/>
        <w:tabs>
          <w:tab w:val="left" w:pos="1200"/>
          <w:tab w:val="right" w:leader="dot" w:pos="8630"/>
        </w:tabs>
        <w:rPr>
          <w:ins w:id="306" w:author="Giacomini-Varvarigos, Maria" w:date="2013-04-05T08:54:00Z"/>
          <w:rFonts w:asciiTheme="minorHAnsi" w:eastAsiaTheme="minorEastAsia" w:hAnsiTheme="minorHAnsi" w:cstheme="minorBidi"/>
          <w:noProof/>
          <w:sz w:val="22"/>
          <w:szCs w:val="22"/>
          <w:lang w:val="en-CA"/>
        </w:rPr>
      </w:pPr>
      <w:ins w:id="30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"_Toc352915507"</w:instrText>
        </w:r>
        <w:r w:rsidRPr="003843CE">
          <w:rPr>
            <w:rStyle w:val="Hyperlink"/>
            <w:noProof/>
          </w:rPr>
          <w:instrText xml:space="preserve"> </w:instrText>
        </w:r>
        <w:r w:rsidRPr="003843CE">
          <w:rPr>
            <w:rStyle w:val="Hyperlink"/>
            <w:noProof/>
          </w:rPr>
          <w:fldChar w:fldCharType="separate"/>
        </w:r>
        <w:r w:rsidRPr="003843CE">
          <w:rPr>
            <w:rStyle w:val="Hyperlink"/>
            <w:noProof/>
          </w:rPr>
          <w:t>6.2.31</w:t>
        </w:r>
        <w:r>
          <w:rPr>
            <w:rFonts w:asciiTheme="minorHAnsi" w:eastAsiaTheme="minorEastAsia" w:hAnsiTheme="minorHAnsi" w:cstheme="minorBidi"/>
            <w:noProof/>
            <w:sz w:val="22"/>
            <w:szCs w:val="22"/>
            <w:lang w:val="en-CA"/>
          </w:rPr>
          <w:tab/>
        </w:r>
        <w:r w:rsidRPr="003843CE">
          <w:rPr>
            <w:rStyle w:val="Hyperlink"/>
            <w:noProof/>
          </w:rPr>
          <w:t>Equifax Support</w:t>
        </w:r>
        <w:r>
          <w:rPr>
            <w:noProof/>
            <w:webHidden/>
          </w:rPr>
          <w:tab/>
        </w:r>
        <w:r>
          <w:rPr>
            <w:noProof/>
            <w:webHidden/>
          </w:rPr>
          <w:fldChar w:fldCharType="begin"/>
        </w:r>
        <w:r>
          <w:rPr>
            <w:noProof/>
            <w:webHidden/>
          </w:rPr>
          <w:instrText xml:space="preserve"> PAGEREF _Toc352915507 \h </w:instrText>
        </w:r>
      </w:ins>
      <w:r>
        <w:rPr>
          <w:noProof/>
          <w:webHidden/>
        </w:rPr>
      </w:r>
      <w:r>
        <w:rPr>
          <w:noProof/>
          <w:webHidden/>
        </w:rPr>
        <w:fldChar w:fldCharType="separate"/>
      </w:r>
      <w:ins w:id="308" w:author="Giacomini-Varvarigos, Maria" w:date="2013-04-05T08:54:00Z">
        <w:r>
          <w:rPr>
            <w:noProof/>
            <w:webHidden/>
          </w:rPr>
          <w:t>37</w:t>
        </w:r>
        <w:r>
          <w:rPr>
            <w:noProof/>
            <w:webHidden/>
          </w:rPr>
          <w:fldChar w:fldCharType="end"/>
        </w:r>
        <w:r w:rsidRPr="003843CE">
          <w:rPr>
            <w:rStyle w:val="Hyperlink"/>
            <w:noProof/>
          </w:rPr>
          <w:fldChar w:fldCharType="end"/>
        </w:r>
      </w:ins>
    </w:p>
    <w:p w14:paraId="2E1B2098" w14:textId="77777777" w:rsidR="006955CA" w:rsidRDefault="006955CA">
      <w:pPr>
        <w:pStyle w:val="TOC3"/>
        <w:tabs>
          <w:tab w:val="left" w:pos="1200"/>
          <w:tab w:val="right" w:leader="dot" w:pos="8630"/>
        </w:tabs>
        <w:rPr>
          <w:ins w:id="309" w:author="Giacomini-Varvarigos, Maria" w:date="2013-04-05T08:54:00Z"/>
          <w:rFonts w:asciiTheme="minorHAnsi" w:eastAsiaTheme="minorEastAsia" w:hAnsiTheme="minorHAnsi" w:cstheme="minorBidi"/>
          <w:noProof/>
          <w:sz w:val="22"/>
          <w:szCs w:val="22"/>
          <w:lang w:val="en-CA"/>
        </w:rPr>
      </w:pPr>
      <w:ins w:id="310"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"_Toc352915508"</w:instrText>
        </w:r>
        <w:r w:rsidRPr="003843CE">
          <w:rPr>
            <w:rStyle w:val="Hyperlink"/>
            <w:noProof/>
          </w:rPr>
          <w:instrText xml:space="preserve"> </w:instrText>
        </w:r>
        <w:r w:rsidRPr="003843CE">
          <w:rPr>
            <w:rStyle w:val="Hyperlink"/>
            <w:noProof/>
          </w:rPr>
          <w:fldChar w:fldCharType="separate"/>
        </w:r>
        <w:r w:rsidRPr="003843CE">
          <w:rPr>
            <w:rStyle w:val="Hyperlink"/>
            <w:noProof/>
          </w:rPr>
          <w:t>6.2.32</w:t>
        </w:r>
        <w:r>
          <w:rPr>
            <w:rFonts w:asciiTheme="minorHAnsi" w:eastAsiaTheme="minorEastAsia" w:hAnsiTheme="minorHAnsi" w:cstheme="minorBidi"/>
            <w:noProof/>
            <w:sz w:val="22"/>
            <w:szCs w:val="22"/>
            <w:lang w:val="en-CA"/>
          </w:rPr>
          <w:tab/>
        </w:r>
        <w:r w:rsidRPr="003843CE">
          <w:rPr>
            <w:rStyle w:val="Hyperlink"/>
            <w:noProof/>
          </w:rPr>
          <w:t>PayPal Support</w:t>
        </w:r>
        <w:r>
          <w:rPr>
            <w:noProof/>
            <w:webHidden/>
          </w:rPr>
          <w:tab/>
        </w:r>
        <w:r>
          <w:rPr>
            <w:noProof/>
            <w:webHidden/>
          </w:rPr>
          <w:fldChar w:fldCharType="begin"/>
        </w:r>
        <w:r>
          <w:rPr>
            <w:noProof/>
            <w:webHidden/>
          </w:rPr>
          <w:instrText xml:space="preserve"> PAGEREF _Toc352915508 \h </w:instrText>
        </w:r>
      </w:ins>
      <w:r>
        <w:rPr>
          <w:noProof/>
          <w:webHidden/>
        </w:rPr>
      </w:r>
      <w:r>
        <w:rPr>
          <w:noProof/>
          <w:webHidden/>
        </w:rPr>
        <w:fldChar w:fldCharType="separate"/>
      </w:r>
      <w:ins w:id="311" w:author="Giacomini-Varvarigos, Maria" w:date="2013-04-05T08:54:00Z">
        <w:r>
          <w:rPr>
            <w:noProof/>
            <w:webHidden/>
          </w:rPr>
          <w:t>37</w:t>
        </w:r>
        <w:r>
          <w:rPr>
            <w:noProof/>
            <w:webHidden/>
          </w:rPr>
          <w:fldChar w:fldCharType="end"/>
        </w:r>
        <w:r w:rsidRPr="003843CE">
          <w:rPr>
            <w:rStyle w:val="Hyperlink"/>
            <w:noProof/>
          </w:rPr>
          <w:fldChar w:fldCharType="end"/>
        </w:r>
      </w:ins>
    </w:p>
    <w:p w14:paraId="2E1B2099" w14:textId="77777777" w:rsidR="006955CA" w:rsidRDefault="006955CA">
      <w:pPr>
        <w:pStyle w:val="TOC3"/>
        <w:tabs>
          <w:tab w:val="left" w:pos="1200"/>
          <w:tab w:val="right" w:leader="dot" w:pos="8630"/>
        </w:tabs>
        <w:rPr>
          <w:ins w:id="312" w:author="Giacomini-Varvarigos, Maria" w:date="2013-04-05T08:54:00Z"/>
          <w:rFonts w:asciiTheme="minorHAnsi" w:eastAsiaTheme="minorEastAsia" w:hAnsiTheme="minorHAnsi" w:cstheme="minorBidi"/>
          <w:noProof/>
          <w:sz w:val="22"/>
          <w:szCs w:val="22"/>
          <w:lang w:val="en-CA"/>
        </w:rPr>
      </w:pPr>
      <w:ins w:id="313"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"_Toc352915509"</w:instrText>
        </w:r>
        <w:r w:rsidRPr="003843CE">
          <w:rPr>
            <w:rStyle w:val="Hyperlink"/>
            <w:noProof/>
          </w:rPr>
          <w:instrText xml:space="preserve"> </w:instrText>
        </w:r>
        <w:r w:rsidRPr="003843CE">
          <w:rPr>
            <w:rStyle w:val="Hyperlink"/>
            <w:noProof/>
          </w:rPr>
          <w:fldChar w:fldCharType="separate"/>
        </w:r>
        <w:r w:rsidRPr="003843CE">
          <w:rPr>
            <w:rStyle w:val="Hyperlink"/>
            <w:noProof/>
          </w:rPr>
          <w:t>6.2.33</w:t>
        </w:r>
        <w:r>
          <w:rPr>
            <w:rFonts w:asciiTheme="minorHAnsi" w:eastAsiaTheme="minorEastAsia" w:hAnsiTheme="minorHAnsi" w:cstheme="minorBidi"/>
            <w:noProof/>
            <w:sz w:val="22"/>
            <w:szCs w:val="22"/>
            <w:lang w:val="en-CA"/>
          </w:rPr>
          <w:tab/>
        </w:r>
        <w:r w:rsidRPr="003843CE">
          <w:rPr>
            <w:rStyle w:val="Hyperlink"/>
            <w:noProof/>
          </w:rPr>
          <w:t>Prism – CGI MAS Prism</w:t>
        </w:r>
        <w:r>
          <w:rPr>
            <w:noProof/>
            <w:webHidden/>
          </w:rPr>
          <w:tab/>
        </w:r>
        <w:r>
          <w:rPr>
            <w:noProof/>
            <w:webHidden/>
          </w:rPr>
          <w:fldChar w:fldCharType="begin"/>
        </w:r>
        <w:r>
          <w:rPr>
            <w:noProof/>
            <w:webHidden/>
          </w:rPr>
          <w:instrText xml:space="preserve"> PAGEREF _Toc352915509 \h </w:instrText>
        </w:r>
      </w:ins>
      <w:r>
        <w:rPr>
          <w:noProof/>
          <w:webHidden/>
        </w:rPr>
      </w:r>
      <w:r>
        <w:rPr>
          <w:noProof/>
          <w:webHidden/>
        </w:rPr>
        <w:fldChar w:fldCharType="separate"/>
      </w:r>
      <w:ins w:id="314" w:author="Giacomini-Varvarigos, Maria" w:date="2013-04-05T08:54:00Z">
        <w:r>
          <w:rPr>
            <w:noProof/>
            <w:webHidden/>
          </w:rPr>
          <w:t>37</w:t>
        </w:r>
        <w:r>
          <w:rPr>
            <w:noProof/>
            <w:webHidden/>
          </w:rPr>
          <w:fldChar w:fldCharType="end"/>
        </w:r>
        <w:r w:rsidRPr="003843CE">
          <w:rPr>
            <w:rStyle w:val="Hyperlink"/>
            <w:noProof/>
          </w:rPr>
          <w:fldChar w:fldCharType="end"/>
        </w:r>
      </w:ins>
    </w:p>
    <w:p w14:paraId="2E1B209A" w14:textId="77777777" w:rsidR="006955CA" w:rsidRDefault="006955CA">
      <w:pPr>
        <w:pStyle w:val="TOC3"/>
        <w:tabs>
          <w:tab w:val="left" w:pos="1200"/>
          <w:tab w:val="right" w:leader="dot" w:pos="8630"/>
        </w:tabs>
        <w:rPr>
          <w:ins w:id="315" w:author="Giacomini-Varvarigos, Maria" w:date="2013-04-05T08:54:00Z"/>
          <w:rFonts w:asciiTheme="minorHAnsi" w:eastAsiaTheme="minorEastAsia" w:hAnsiTheme="minorHAnsi" w:cstheme="minorBidi"/>
          <w:noProof/>
          <w:sz w:val="22"/>
          <w:szCs w:val="22"/>
          <w:lang w:val="en-CA"/>
        </w:rPr>
      </w:pPr>
      <w:ins w:id="316"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"_Toc352915510"</w:instrText>
        </w:r>
        <w:r w:rsidRPr="003843CE">
          <w:rPr>
            <w:rStyle w:val="Hyperlink"/>
            <w:noProof/>
          </w:rPr>
          <w:instrText xml:space="preserve"> </w:instrText>
        </w:r>
        <w:r w:rsidRPr="003843CE">
          <w:rPr>
            <w:rStyle w:val="Hyperlink"/>
            <w:noProof/>
          </w:rPr>
          <w:fldChar w:fldCharType="separate"/>
        </w:r>
        <w:r w:rsidRPr="003843CE">
          <w:rPr>
            <w:rStyle w:val="Hyperlink"/>
            <w:noProof/>
          </w:rPr>
          <w:t>6.2.34</w:t>
        </w:r>
        <w:r>
          <w:rPr>
            <w:rFonts w:asciiTheme="minorHAnsi" w:eastAsiaTheme="minorEastAsia" w:hAnsiTheme="minorHAnsi" w:cstheme="minorBidi"/>
            <w:noProof/>
            <w:sz w:val="22"/>
            <w:szCs w:val="22"/>
            <w:lang w:val="en-CA"/>
          </w:rPr>
          <w:tab/>
        </w:r>
        <w:r w:rsidRPr="003843CE">
          <w:rPr>
            <w:rStyle w:val="Hyperlink"/>
            <w:noProof/>
          </w:rPr>
          <w:t>IBM contact for Patching</w:t>
        </w:r>
        <w:r>
          <w:rPr>
            <w:noProof/>
            <w:webHidden/>
          </w:rPr>
          <w:tab/>
        </w:r>
        <w:r>
          <w:rPr>
            <w:noProof/>
            <w:webHidden/>
          </w:rPr>
          <w:fldChar w:fldCharType="begin"/>
        </w:r>
        <w:r>
          <w:rPr>
            <w:noProof/>
            <w:webHidden/>
          </w:rPr>
          <w:instrText xml:space="preserve"> PAGEREF _Toc352915510 \h </w:instrText>
        </w:r>
      </w:ins>
      <w:r>
        <w:rPr>
          <w:noProof/>
          <w:webHidden/>
        </w:rPr>
      </w:r>
      <w:r>
        <w:rPr>
          <w:noProof/>
          <w:webHidden/>
        </w:rPr>
        <w:fldChar w:fldCharType="separate"/>
      </w:r>
      <w:ins w:id="317" w:author="Giacomini-Varvarigos, Maria" w:date="2013-04-05T08:54:00Z">
        <w:r>
          <w:rPr>
            <w:noProof/>
            <w:webHidden/>
          </w:rPr>
          <w:t>38</w:t>
        </w:r>
        <w:r>
          <w:rPr>
            <w:noProof/>
            <w:webHidden/>
          </w:rPr>
          <w:fldChar w:fldCharType="end"/>
        </w:r>
        <w:r w:rsidRPr="003843CE">
          <w:rPr>
            <w:rStyle w:val="Hyperlink"/>
            <w:noProof/>
          </w:rPr>
          <w:fldChar w:fldCharType="end"/>
        </w:r>
      </w:ins>
    </w:p>
    <w:p w14:paraId="2E1B209B" w14:textId="77777777" w:rsidR="006955CA" w:rsidRDefault="006955CA">
      <w:pPr>
        <w:pStyle w:val="TOC1"/>
        <w:rPr>
          <w:ins w:id="318" w:author="Giacomini-Varvarigos, Maria" w:date="2013-04-05T08:54:00Z"/>
          <w:rFonts w:asciiTheme="minorHAnsi" w:eastAsiaTheme="minorEastAsia" w:hAnsiTheme="minorHAnsi" w:cstheme="minorBidi"/>
          <w:sz w:val="22"/>
          <w:szCs w:val="22"/>
          <w:lang w:val="en-CA"/>
        </w:rPr>
      </w:pPr>
      <w:ins w:id="319" w:author="Giacomini-Varvarigos, Maria" w:date="2013-04-05T08:54:00Z">
        <w:r w:rsidRPr="003843CE">
          <w:rPr>
            <w:rStyle w:val="Hyperlink"/>
          </w:rPr>
          <w:fldChar w:fldCharType="begin"/>
        </w:r>
        <w:r w:rsidRPr="003843CE">
          <w:rPr>
            <w:rStyle w:val="Hyperlink"/>
          </w:rPr>
          <w:instrText xml:space="preserve"> </w:instrText>
        </w:r>
        <w:r>
          <w:instrText>HYPERLINK \l "_Toc352915511"</w:instrText>
        </w:r>
        <w:r w:rsidRPr="003843CE">
          <w:rPr>
            <w:rStyle w:val="Hyperlink"/>
          </w:rPr>
          <w:instrText xml:space="preserve"> </w:instrText>
        </w:r>
        <w:r w:rsidRPr="003843CE">
          <w:rPr>
            <w:rStyle w:val="Hyperlink"/>
          </w:rPr>
          <w:fldChar w:fldCharType="separate"/>
        </w:r>
        <w:r w:rsidRPr="003843CE">
          <w:rPr>
            <w:rStyle w:val="Hyperlink"/>
          </w:rPr>
          <w:t>7.</w:t>
        </w:r>
        <w:r>
          <w:rPr>
            <w:rFonts w:asciiTheme="minorHAnsi" w:eastAsiaTheme="minorEastAsia" w:hAnsiTheme="minorHAnsi" w:cstheme="minorBidi"/>
            <w:sz w:val="22"/>
            <w:szCs w:val="22"/>
            <w:lang w:val="en-CA"/>
          </w:rPr>
          <w:tab/>
        </w:r>
        <w:r w:rsidRPr="003843CE">
          <w:rPr>
            <w:rStyle w:val="Hyperlink"/>
          </w:rPr>
          <w:t>Problem Identification and Resolution</w:t>
        </w:r>
        <w:r>
          <w:rPr>
            <w:webHidden/>
          </w:rPr>
          <w:tab/>
        </w:r>
        <w:r>
          <w:rPr>
            <w:webHidden/>
          </w:rPr>
          <w:fldChar w:fldCharType="begin"/>
        </w:r>
        <w:r>
          <w:rPr>
            <w:webHidden/>
          </w:rPr>
          <w:instrText xml:space="preserve"> PAGEREF _Toc352915511 \h </w:instrText>
        </w:r>
      </w:ins>
      <w:r>
        <w:rPr>
          <w:webHidden/>
        </w:rPr>
      </w:r>
      <w:r>
        <w:rPr>
          <w:webHidden/>
        </w:rPr>
        <w:fldChar w:fldCharType="separate"/>
      </w:r>
      <w:ins w:id="320" w:author="Giacomini-Varvarigos, Maria" w:date="2013-04-05T08:54:00Z">
        <w:r>
          <w:rPr>
            <w:webHidden/>
          </w:rPr>
          <w:t>39</w:t>
        </w:r>
        <w:r>
          <w:rPr>
            <w:webHidden/>
          </w:rPr>
          <w:fldChar w:fldCharType="end"/>
        </w:r>
        <w:r w:rsidRPr="003843CE">
          <w:rPr>
            <w:rStyle w:val="Hyperlink"/>
          </w:rPr>
          <w:fldChar w:fldCharType="end"/>
        </w:r>
      </w:ins>
    </w:p>
    <w:p w14:paraId="2E1B209C" w14:textId="77777777" w:rsidR="006955CA" w:rsidRDefault="006955CA">
      <w:pPr>
        <w:pStyle w:val="TOC2"/>
        <w:tabs>
          <w:tab w:val="left" w:pos="800"/>
          <w:tab w:val="right" w:leader="dot" w:pos="8630"/>
        </w:tabs>
        <w:rPr>
          <w:ins w:id="321" w:author="Giacomini-Varvarigos, Maria" w:date="2013-04-05T08:54:00Z"/>
          <w:rFonts w:asciiTheme="minorHAnsi" w:eastAsiaTheme="minorEastAsia" w:hAnsiTheme="minorHAnsi" w:cstheme="minorBidi"/>
          <w:noProof/>
          <w:sz w:val="22"/>
          <w:szCs w:val="22"/>
          <w:lang w:val="en-CA"/>
        </w:rPr>
      </w:pPr>
      <w:ins w:id="32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"_Toc352915512"</w:instrText>
        </w:r>
        <w:r w:rsidRPr="003843CE">
          <w:rPr>
            <w:rStyle w:val="Hyperlink"/>
            <w:noProof/>
          </w:rPr>
          <w:instrText xml:space="preserve"> </w:instrText>
        </w:r>
        <w:r w:rsidRPr="003843CE">
          <w:rPr>
            <w:rStyle w:val="Hyperlink"/>
            <w:noProof/>
          </w:rPr>
          <w:fldChar w:fldCharType="separate"/>
        </w:r>
        <w:r w:rsidRPr="003843CE">
          <w:rPr>
            <w:rStyle w:val="Hyperlink"/>
            <w:noProof/>
          </w:rPr>
          <w:t>7.1</w:t>
        </w:r>
        <w:r>
          <w:rPr>
            <w:rFonts w:asciiTheme="minorHAnsi" w:eastAsiaTheme="minorEastAsia" w:hAnsiTheme="minorHAnsi" w:cstheme="minorBidi"/>
            <w:noProof/>
            <w:sz w:val="22"/>
            <w:szCs w:val="22"/>
            <w:lang w:val="en-CA"/>
          </w:rPr>
          <w:tab/>
        </w:r>
        <w:r w:rsidRPr="003843CE">
          <w:rPr>
            <w:rStyle w:val="Hyperlink"/>
            <w:noProof/>
          </w:rPr>
          <w:t>Incident Call Flow Diagram</w:t>
        </w:r>
        <w:r>
          <w:rPr>
            <w:noProof/>
            <w:webHidden/>
          </w:rPr>
          <w:tab/>
        </w:r>
        <w:r>
          <w:rPr>
            <w:noProof/>
            <w:webHidden/>
          </w:rPr>
          <w:fldChar w:fldCharType="begin"/>
        </w:r>
        <w:r>
          <w:rPr>
            <w:noProof/>
            <w:webHidden/>
          </w:rPr>
          <w:instrText xml:space="preserve"> PAGEREF _Toc352915512 \h </w:instrText>
        </w:r>
      </w:ins>
      <w:r>
        <w:rPr>
          <w:noProof/>
          <w:webHidden/>
        </w:rPr>
      </w:r>
      <w:r>
        <w:rPr>
          <w:noProof/>
          <w:webHidden/>
        </w:rPr>
        <w:fldChar w:fldCharType="separate"/>
      </w:r>
      <w:ins w:id="323" w:author="Giacomini-Varvarigos, Maria" w:date="2013-04-05T08:54:00Z">
        <w:r>
          <w:rPr>
            <w:noProof/>
            <w:webHidden/>
          </w:rPr>
          <w:t>39</w:t>
        </w:r>
        <w:r>
          <w:rPr>
            <w:noProof/>
            <w:webHidden/>
          </w:rPr>
          <w:fldChar w:fldCharType="end"/>
        </w:r>
        <w:r w:rsidRPr="003843CE">
          <w:rPr>
            <w:rStyle w:val="Hyperlink"/>
            <w:noProof/>
          </w:rPr>
          <w:fldChar w:fldCharType="end"/>
        </w:r>
      </w:ins>
    </w:p>
    <w:p w14:paraId="2E1B209D" w14:textId="77777777" w:rsidR="006955CA" w:rsidRDefault="006955CA">
      <w:pPr>
        <w:pStyle w:val="TOC2"/>
        <w:tabs>
          <w:tab w:val="left" w:pos="800"/>
          <w:tab w:val="right" w:leader="dot" w:pos="8630"/>
        </w:tabs>
        <w:rPr>
          <w:ins w:id="324" w:author="Giacomini-Varvarigos, Maria" w:date="2013-04-05T08:54:00Z"/>
          <w:rFonts w:asciiTheme="minorHAnsi" w:eastAsiaTheme="minorEastAsia" w:hAnsiTheme="minorHAnsi" w:cstheme="minorBidi"/>
          <w:noProof/>
          <w:sz w:val="22"/>
          <w:szCs w:val="22"/>
          <w:lang w:val="en-CA"/>
        </w:rPr>
      </w:pPr>
      <w:ins w:id="325"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"_Toc352915513"</w:instrText>
        </w:r>
        <w:r w:rsidRPr="003843CE">
          <w:rPr>
            <w:rStyle w:val="Hyperlink"/>
            <w:noProof/>
          </w:rPr>
          <w:instrText xml:space="preserve"> </w:instrText>
        </w:r>
        <w:r w:rsidRPr="003843CE">
          <w:rPr>
            <w:rStyle w:val="Hyperlink"/>
            <w:noProof/>
          </w:rPr>
          <w:fldChar w:fldCharType="separate"/>
        </w:r>
        <w:r w:rsidRPr="003843CE">
          <w:rPr>
            <w:rStyle w:val="Hyperlink"/>
            <w:noProof/>
          </w:rPr>
          <w:t>7.2</w:t>
        </w:r>
        <w:r>
          <w:rPr>
            <w:rFonts w:asciiTheme="minorHAnsi" w:eastAsiaTheme="minorEastAsia" w:hAnsiTheme="minorHAnsi" w:cstheme="minorBidi"/>
            <w:noProof/>
            <w:sz w:val="22"/>
            <w:szCs w:val="22"/>
            <w:lang w:val="en-CA"/>
          </w:rPr>
          <w:tab/>
        </w:r>
        <w:r w:rsidRPr="003843CE">
          <w:rPr>
            <w:rStyle w:val="Hyperlink"/>
            <w:noProof/>
          </w:rPr>
          <w:t>Detailed Incident Call Flow</w:t>
        </w:r>
        <w:r>
          <w:rPr>
            <w:noProof/>
            <w:webHidden/>
          </w:rPr>
          <w:tab/>
        </w:r>
        <w:r>
          <w:rPr>
            <w:noProof/>
            <w:webHidden/>
          </w:rPr>
          <w:fldChar w:fldCharType="begin"/>
        </w:r>
        <w:r>
          <w:rPr>
            <w:noProof/>
            <w:webHidden/>
          </w:rPr>
          <w:instrText xml:space="preserve"> PAGEREF _Toc352915513 \h </w:instrText>
        </w:r>
      </w:ins>
      <w:r>
        <w:rPr>
          <w:noProof/>
          <w:webHidden/>
        </w:rPr>
      </w:r>
      <w:r>
        <w:rPr>
          <w:noProof/>
          <w:webHidden/>
        </w:rPr>
        <w:fldChar w:fldCharType="separate"/>
      </w:r>
      <w:ins w:id="326" w:author="Giacomini-Varvarigos, Maria" w:date="2013-04-05T08:54:00Z">
        <w:r>
          <w:rPr>
            <w:noProof/>
            <w:webHidden/>
          </w:rPr>
          <w:t>40</w:t>
        </w:r>
        <w:r>
          <w:rPr>
            <w:noProof/>
            <w:webHidden/>
          </w:rPr>
          <w:fldChar w:fldCharType="end"/>
        </w:r>
        <w:r w:rsidRPr="003843CE">
          <w:rPr>
            <w:rStyle w:val="Hyperlink"/>
            <w:noProof/>
          </w:rPr>
          <w:fldChar w:fldCharType="end"/>
        </w:r>
      </w:ins>
    </w:p>
    <w:p w14:paraId="2E1B209E" w14:textId="77777777" w:rsidR="006955CA" w:rsidRDefault="006955CA">
      <w:pPr>
        <w:pStyle w:val="TOC3"/>
        <w:tabs>
          <w:tab w:val="left" w:pos="1200"/>
          <w:tab w:val="right" w:leader="dot" w:pos="8630"/>
        </w:tabs>
        <w:rPr>
          <w:ins w:id="327" w:author="Giacomini-Varvarigos, Maria" w:date="2013-04-05T08:54:00Z"/>
          <w:rFonts w:asciiTheme="minorHAnsi" w:eastAsiaTheme="minorEastAsia" w:hAnsiTheme="minorHAnsi" w:cstheme="minorBidi"/>
          <w:noProof/>
          <w:sz w:val="22"/>
          <w:szCs w:val="22"/>
          <w:lang w:val="en-CA"/>
        </w:rPr>
      </w:pPr>
      <w:ins w:id="32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"_Toc352915514"</w:instrText>
        </w:r>
        <w:r w:rsidRPr="003843CE">
          <w:rPr>
            <w:rStyle w:val="Hyperlink"/>
            <w:noProof/>
          </w:rPr>
          <w:instrText xml:space="preserve"> </w:instrText>
        </w:r>
        <w:r w:rsidRPr="003843CE">
          <w:rPr>
            <w:rStyle w:val="Hyperlink"/>
            <w:noProof/>
          </w:rPr>
          <w:fldChar w:fldCharType="separate"/>
        </w:r>
        <w:r w:rsidRPr="003843CE">
          <w:rPr>
            <w:rStyle w:val="Hyperlink"/>
            <w:noProof/>
          </w:rPr>
          <w:t>7.2.1</w:t>
        </w:r>
        <w:r>
          <w:rPr>
            <w:rFonts w:asciiTheme="minorHAnsi" w:eastAsiaTheme="minorEastAsia" w:hAnsiTheme="minorHAnsi" w:cstheme="minorBidi"/>
            <w:noProof/>
            <w:sz w:val="22"/>
            <w:szCs w:val="22"/>
            <w:lang w:val="en-CA"/>
          </w:rPr>
          <w:tab/>
        </w:r>
        <w:r w:rsidRPr="003843CE">
          <w:rPr>
            <w:rStyle w:val="Hyperlink"/>
            <w:noProof/>
          </w:rPr>
          <w:t>Reporting an Incident</w:t>
        </w:r>
        <w:r>
          <w:rPr>
            <w:noProof/>
            <w:webHidden/>
          </w:rPr>
          <w:tab/>
        </w:r>
        <w:r>
          <w:rPr>
            <w:noProof/>
            <w:webHidden/>
          </w:rPr>
          <w:fldChar w:fldCharType="begin"/>
        </w:r>
        <w:r>
          <w:rPr>
            <w:noProof/>
            <w:webHidden/>
          </w:rPr>
          <w:instrText xml:space="preserve"> PAGEREF _Toc352915514 \h </w:instrText>
        </w:r>
      </w:ins>
      <w:r>
        <w:rPr>
          <w:noProof/>
          <w:webHidden/>
        </w:rPr>
      </w:r>
      <w:r>
        <w:rPr>
          <w:noProof/>
          <w:webHidden/>
        </w:rPr>
        <w:fldChar w:fldCharType="separate"/>
      </w:r>
      <w:ins w:id="329" w:author="Giacomini-Varvarigos, Maria" w:date="2013-04-05T08:54:00Z">
        <w:r>
          <w:rPr>
            <w:noProof/>
            <w:webHidden/>
          </w:rPr>
          <w:t>40</w:t>
        </w:r>
        <w:r>
          <w:rPr>
            <w:noProof/>
            <w:webHidden/>
          </w:rPr>
          <w:fldChar w:fldCharType="end"/>
        </w:r>
        <w:r w:rsidRPr="003843CE">
          <w:rPr>
            <w:rStyle w:val="Hyperlink"/>
            <w:noProof/>
          </w:rPr>
          <w:fldChar w:fldCharType="end"/>
        </w:r>
      </w:ins>
    </w:p>
    <w:p w14:paraId="2E1B209F" w14:textId="77777777" w:rsidR="006955CA" w:rsidRDefault="006955CA">
      <w:pPr>
        <w:pStyle w:val="TOC3"/>
        <w:tabs>
          <w:tab w:val="left" w:pos="1200"/>
          <w:tab w:val="right" w:leader="dot" w:pos="8630"/>
        </w:tabs>
        <w:rPr>
          <w:ins w:id="330" w:author="Giacomini-Varvarigos, Maria" w:date="2013-04-05T08:54:00Z"/>
          <w:rFonts w:asciiTheme="minorHAnsi" w:eastAsiaTheme="minorEastAsia" w:hAnsiTheme="minorHAnsi" w:cstheme="minorBidi"/>
          <w:noProof/>
          <w:sz w:val="22"/>
          <w:szCs w:val="22"/>
          <w:lang w:val="en-CA"/>
        </w:rPr>
      </w:pPr>
      <w:ins w:id="331" w:author="Giacomini-Varvarigos, Maria" w:date="2013-04-05T08:54:00Z">
        <w:r w:rsidRPr="003843CE">
          <w:rPr>
            <w:rStyle w:val="Hyperlink"/>
            <w:noProof/>
          </w:rPr>
          <w:lastRenderedPageBreak/>
          <w:fldChar w:fldCharType="begin"/>
        </w:r>
        <w:r w:rsidRPr="003843CE">
          <w:rPr>
            <w:rStyle w:val="Hyperlink"/>
            <w:noProof/>
          </w:rPr>
          <w:instrText xml:space="preserve"> </w:instrText>
        </w:r>
        <w:r>
          <w:rPr>
            <w:noProof/>
          </w:rPr>
          <w:instrText>HYPERLINK \l "_Toc352915515"</w:instrText>
        </w:r>
        <w:r w:rsidRPr="003843CE">
          <w:rPr>
            <w:rStyle w:val="Hyperlink"/>
            <w:noProof/>
          </w:rPr>
          <w:instrText xml:space="preserve"> </w:instrText>
        </w:r>
        <w:r w:rsidRPr="003843CE">
          <w:rPr>
            <w:rStyle w:val="Hyperlink"/>
            <w:noProof/>
          </w:rPr>
          <w:fldChar w:fldCharType="separate"/>
        </w:r>
        <w:r w:rsidRPr="003843CE">
          <w:rPr>
            <w:rStyle w:val="Hyperlink"/>
            <w:noProof/>
          </w:rPr>
          <w:t>7.2.2</w:t>
        </w:r>
        <w:r>
          <w:rPr>
            <w:rFonts w:asciiTheme="minorHAnsi" w:eastAsiaTheme="minorEastAsia" w:hAnsiTheme="minorHAnsi" w:cstheme="minorBidi"/>
            <w:noProof/>
            <w:sz w:val="22"/>
            <w:szCs w:val="22"/>
            <w:lang w:val="en-CA"/>
          </w:rPr>
          <w:tab/>
        </w:r>
        <w:r w:rsidRPr="003843CE">
          <w:rPr>
            <w:rStyle w:val="Hyperlink"/>
            <w:noProof/>
          </w:rPr>
          <w:t>Responding to an Incident</w:t>
        </w:r>
        <w:r>
          <w:rPr>
            <w:noProof/>
            <w:webHidden/>
          </w:rPr>
          <w:tab/>
        </w:r>
        <w:r>
          <w:rPr>
            <w:noProof/>
            <w:webHidden/>
          </w:rPr>
          <w:fldChar w:fldCharType="begin"/>
        </w:r>
        <w:r>
          <w:rPr>
            <w:noProof/>
            <w:webHidden/>
          </w:rPr>
          <w:instrText xml:space="preserve"> PAGEREF _Toc352915515 \h </w:instrText>
        </w:r>
      </w:ins>
      <w:r>
        <w:rPr>
          <w:noProof/>
          <w:webHidden/>
        </w:rPr>
      </w:r>
      <w:r>
        <w:rPr>
          <w:noProof/>
          <w:webHidden/>
        </w:rPr>
        <w:fldChar w:fldCharType="separate"/>
      </w:r>
      <w:ins w:id="332" w:author="Giacomini-Varvarigos, Maria" w:date="2013-04-05T08:54:00Z">
        <w:r>
          <w:rPr>
            <w:noProof/>
            <w:webHidden/>
          </w:rPr>
          <w:t>40</w:t>
        </w:r>
        <w:r>
          <w:rPr>
            <w:noProof/>
            <w:webHidden/>
          </w:rPr>
          <w:fldChar w:fldCharType="end"/>
        </w:r>
        <w:r w:rsidRPr="003843CE">
          <w:rPr>
            <w:rStyle w:val="Hyperlink"/>
            <w:noProof/>
          </w:rPr>
          <w:fldChar w:fldCharType="end"/>
        </w:r>
      </w:ins>
    </w:p>
    <w:p w14:paraId="2E1B20A0" w14:textId="77777777" w:rsidR="006955CA" w:rsidRDefault="006955CA">
      <w:pPr>
        <w:pStyle w:val="TOC3"/>
        <w:tabs>
          <w:tab w:val="left" w:pos="1200"/>
          <w:tab w:val="right" w:leader="dot" w:pos="8630"/>
        </w:tabs>
        <w:rPr>
          <w:ins w:id="333" w:author="Giacomini-Varvarigos, Maria" w:date="2013-04-05T08:54:00Z"/>
          <w:rFonts w:asciiTheme="minorHAnsi" w:eastAsiaTheme="minorEastAsia" w:hAnsiTheme="minorHAnsi" w:cstheme="minorBidi"/>
          <w:noProof/>
          <w:sz w:val="22"/>
          <w:szCs w:val="22"/>
          <w:lang w:val="en-CA"/>
        </w:rPr>
      </w:pPr>
      <w:ins w:id="334"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"_Toc352915516"</w:instrText>
        </w:r>
        <w:r w:rsidRPr="003843CE">
          <w:rPr>
            <w:rStyle w:val="Hyperlink"/>
            <w:noProof/>
          </w:rPr>
          <w:instrText xml:space="preserve"> </w:instrText>
        </w:r>
        <w:r w:rsidRPr="003843CE">
          <w:rPr>
            <w:rStyle w:val="Hyperlink"/>
            <w:noProof/>
          </w:rPr>
          <w:fldChar w:fldCharType="separate"/>
        </w:r>
        <w:r w:rsidRPr="003843CE">
          <w:rPr>
            <w:rStyle w:val="Hyperlink"/>
            <w:noProof/>
          </w:rPr>
          <w:t>7.2.3</w:t>
        </w:r>
        <w:r>
          <w:rPr>
            <w:rFonts w:asciiTheme="minorHAnsi" w:eastAsiaTheme="minorEastAsia" w:hAnsiTheme="minorHAnsi" w:cstheme="minorBidi"/>
            <w:noProof/>
            <w:sz w:val="22"/>
            <w:szCs w:val="22"/>
            <w:lang w:val="en-CA"/>
          </w:rPr>
          <w:tab/>
        </w:r>
        <w:r w:rsidRPr="003843CE">
          <w:rPr>
            <w:rStyle w:val="Hyperlink"/>
            <w:noProof/>
          </w:rPr>
          <w:t>Incident Assignment Chart</w:t>
        </w:r>
        <w:r>
          <w:rPr>
            <w:noProof/>
            <w:webHidden/>
          </w:rPr>
          <w:tab/>
        </w:r>
        <w:r>
          <w:rPr>
            <w:noProof/>
            <w:webHidden/>
          </w:rPr>
          <w:fldChar w:fldCharType="begin"/>
        </w:r>
        <w:r>
          <w:rPr>
            <w:noProof/>
            <w:webHidden/>
          </w:rPr>
          <w:instrText xml:space="preserve"> PAGEREF _Toc352915516 \h </w:instrText>
        </w:r>
      </w:ins>
      <w:r>
        <w:rPr>
          <w:noProof/>
          <w:webHidden/>
        </w:rPr>
      </w:r>
      <w:r>
        <w:rPr>
          <w:noProof/>
          <w:webHidden/>
        </w:rPr>
        <w:fldChar w:fldCharType="separate"/>
      </w:r>
      <w:ins w:id="335" w:author="Giacomini-Varvarigos, Maria" w:date="2013-04-05T08:54:00Z">
        <w:r>
          <w:rPr>
            <w:noProof/>
            <w:webHidden/>
          </w:rPr>
          <w:t>41</w:t>
        </w:r>
        <w:r>
          <w:rPr>
            <w:noProof/>
            <w:webHidden/>
          </w:rPr>
          <w:fldChar w:fldCharType="end"/>
        </w:r>
        <w:r w:rsidRPr="003843CE">
          <w:rPr>
            <w:rStyle w:val="Hyperlink"/>
            <w:noProof/>
          </w:rPr>
          <w:fldChar w:fldCharType="end"/>
        </w:r>
      </w:ins>
    </w:p>
    <w:p w14:paraId="2E1B20A1" w14:textId="77777777" w:rsidR="006955CA" w:rsidRDefault="006955CA">
      <w:pPr>
        <w:pStyle w:val="TOC2"/>
        <w:tabs>
          <w:tab w:val="left" w:pos="800"/>
          <w:tab w:val="right" w:leader="dot" w:pos="8630"/>
        </w:tabs>
        <w:rPr>
          <w:ins w:id="336" w:author="Giacomini-Varvarigos, Maria" w:date="2013-04-05T08:54:00Z"/>
          <w:rFonts w:asciiTheme="minorHAnsi" w:eastAsiaTheme="minorEastAsia" w:hAnsiTheme="minorHAnsi" w:cstheme="minorBidi"/>
          <w:noProof/>
          <w:sz w:val="22"/>
          <w:szCs w:val="22"/>
          <w:lang w:val="en-CA"/>
        </w:rPr>
      </w:pPr>
      <w:ins w:id="337"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"_Toc352915517"</w:instrText>
        </w:r>
        <w:r w:rsidRPr="003843CE">
          <w:rPr>
            <w:rStyle w:val="Hyperlink"/>
            <w:noProof/>
          </w:rPr>
          <w:instrText xml:space="preserve"> </w:instrText>
        </w:r>
        <w:r w:rsidRPr="003843CE">
          <w:rPr>
            <w:rStyle w:val="Hyperlink"/>
            <w:noProof/>
          </w:rPr>
          <w:fldChar w:fldCharType="separate"/>
        </w:r>
        <w:r w:rsidRPr="003843CE">
          <w:rPr>
            <w:rStyle w:val="Hyperlink"/>
            <w:noProof/>
          </w:rPr>
          <w:t>7.3</w:t>
        </w:r>
        <w:r>
          <w:rPr>
            <w:rFonts w:asciiTheme="minorHAnsi" w:eastAsiaTheme="minorEastAsia" w:hAnsiTheme="minorHAnsi" w:cstheme="minorBidi"/>
            <w:noProof/>
            <w:sz w:val="22"/>
            <w:szCs w:val="22"/>
            <w:lang w:val="en-CA"/>
          </w:rPr>
          <w:tab/>
        </w:r>
        <w:r w:rsidRPr="003843CE">
          <w:rPr>
            <w:rStyle w:val="Hyperlink"/>
            <w:noProof/>
          </w:rPr>
          <w:t>Problem Escalation</w:t>
        </w:r>
        <w:r>
          <w:rPr>
            <w:noProof/>
            <w:webHidden/>
          </w:rPr>
          <w:tab/>
        </w:r>
        <w:r>
          <w:rPr>
            <w:noProof/>
            <w:webHidden/>
          </w:rPr>
          <w:fldChar w:fldCharType="begin"/>
        </w:r>
        <w:r>
          <w:rPr>
            <w:noProof/>
            <w:webHidden/>
          </w:rPr>
          <w:instrText xml:space="preserve"> PAGEREF _Toc352915517 \h </w:instrText>
        </w:r>
      </w:ins>
      <w:r>
        <w:rPr>
          <w:noProof/>
          <w:webHidden/>
        </w:rPr>
      </w:r>
      <w:r>
        <w:rPr>
          <w:noProof/>
          <w:webHidden/>
        </w:rPr>
        <w:fldChar w:fldCharType="separate"/>
      </w:r>
      <w:ins w:id="338" w:author="Giacomini-Varvarigos, Maria" w:date="2013-04-05T08:54:00Z">
        <w:r>
          <w:rPr>
            <w:noProof/>
            <w:webHidden/>
          </w:rPr>
          <w:t>42</w:t>
        </w:r>
        <w:r>
          <w:rPr>
            <w:noProof/>
            <w:webHidden/>
          </w:rPr>
          <w:fldChar w:fldCharType="end"/>
        </w:r>
        <w:r w:rsidRPr="003843CE">
          <w:rPr>
            <w:rStyle w:val="Hyperlink"/>
            <w:noProof/>
          </w:rPr>
          <w:fldChar w:fldCharType="end"/>
        </w:r>
      </w:ins>
    </w:p>
    <w:p w14:paraId="2E1B20A2" w14:textId="77777777" w:rsidR="006955CA" w:rsidRDefault="006955CA">
      <w:pPr>
        <w:pStyle w:val="TOC1"/>
        <w:rPr>
          <w:ins w:id="339" w:author="Giacomini-Varvarigos, Maria" w:date="2013-04-05T08:54:00Z"/>
          <w:rFonts w:asciiTheme="minorHAnsi" w:eastAsiaTheme="minorEastAsia" w:hAnsiTheme="minorHAnsi" w:cstheme="minorBidi"/>
          <w:sz w:val="22"/>
          <w:szCs w:val="22"/>
          <w:lang w:val="en-CA"/>
        </w:rPr>
      </w:pPr>
      <w:ins w:id="340" w:author="Giacomini-Varvarigos, Maria" w:date="2013-04-05T08:54:00Z">
        <w:r w:rsidRPr="003843CE">
          <w:rPr>
            <w:rStyle w:val="Hyperlink"/>
          </w:rPr>
          <w:fldChar w:fldCharType="begin"/>
        </w:r>
        <w:r w:rsidRPr="003843CE">
          <w:rPr>
            <w:rStyle w:val="Hyperlink"/>
          </w:rPr>
          <w:instrText xml:space="preserve"> </w:instrText>
        </w:r>
        <w:r>
          <w:instrText>HYPERLINK \l "_Toc352915518"</w:instrText>
        </w:r>
        <w:r w:rsidRPr="003843CE">
          <w:rPr>
            <w:rStyle w:val="Hyperlink"/>
          </w:rPr>
          <w:instrText xml:space="preserve"> </w:instrText>
        </w:r>
        <w:r w:rsidRPr="003843CE">
          <w:rPr>
            <w:rStyle w:val="Hyperlink"/>
          </w:rPr>
          <w:fldChar w:fldCharType="separate"/>
        </w:r>
        <w:r w:rsidRPr="003843CE">
          <w:rPr>
            <w:rStyle w:val="Hyperlink"/>
          </w:rPr>
          <w:t>8.</w:t>
        </w:r>
        <w:r>
          <w:rPr>
            <w:rFonts w:asciiTheme="minorHAnsi" w:eastAsiaTheme="minorEastAsia" w:hAnsiTheme="minorHAnsi" w:cstheme="minorBidi"/>
            <w:sz w:val="22"/>
            <w:szCs w:val="22"/>
            <w:lang w:val="en-CA"/>
          </w:rPr>
          <w:tab/>
        </w:r>
        <w:r w:rsidRPr="003843CE">
          <w:rPr>
            <w:rStyle w:val="Hyperlink"/>
          </w:rPr>
          <w:t>Monitoring/Support Tools</w:t>
        </w:r>
        <w:r>
          <w:rPr>
            <w:webHidden/>
          </w:rPr>
          <w:tab/>
        </w:r>
        <w:r>
          <w:rPr>
            <w:webHidden/>
          </w:rPr>
          <w:fldChar w:fldCharType="begin"/>
        </w:r>
        <w:r>
          <w:rPr>
            <w:webHidden/>
          </w:rPr>
          <w:instrText xml:space="preserve"> PAGEREF _Toc352915518 \h </w:instrText>
        </w:r>
      </w:ins>
      <w:r>
        <w:rPr>
          <w:webHidden/>
        </w:rPr>
      </w:r>
      <w:r>
        <w:rPr>
          <w:webHidden/>
        </w:rPr>
        <w:fldChar w:fldCharType="separate"/>
      </w:r>
      <w:ins w:id="341" w:author="Giacomini-Varvarigos, Maria" w:date="2013-04-05T08:54:00Z">
        <w:r>
          <w:rPr>
            <w:webHidden/>
          </w:rPr>
          <w:t>43</w:t>
        </w:r>
        <w:r>
          <w:rPr>
            <w:webHidden/>
          </w:rPr>
          <w:fldChar w:fldCharType="end"/>
        </w:r>
        <w:r w:rsidRPr="003843CE">
          <w:rPr>
            <w:rStyle w:val="Hyperlink"/>
          </w:rPr>
          <w:fldChar w:fldCharType="end"/>
        </w:r>
      </w:ins>
    </w:p>
    <w:p w14:paraId="2E1B20A3" w14:textId="77777777" w:rsidR="006955CA" w:rsidRDefault="006955CA">
      <w:pPr>
        <w:pStyle w:val="TOC1"/>
        <w:rPr>
          <w:ins w:id="342" w:author="Giacomini-Varvarigos, Maria" w:date="2013-04-05T08:54:00Z"/>
          <w:rFonts w:asciiTheme="minorHAnsi" w:eastAsiaTheme="minorEastAsia" w:hAnsiTheme="minorHAnsi" w:cstheme="minorBidi"/>
          <w:sz w:val="22"/>
          <w:szCs w:val="22"/>
          <w:lang w:val="en-CA"/>
        </w:rPr>
      </w:pPr>
      <w:ins w:id="343" w:author="Giacomini-Varvarigos, Maria" w:date="2013-04-05T08:54:00Z">
        <w:r w:rsidRPr="003843CE">
          <w:rPr>
            <w:rStyle w:val="Hyperlink"/>
          </w:rPr>
          <w:fldChar w:fldCharType="begin"/>
        </w:r>
        <w:r w:rsidRPr="003843CE">
          <w:rPr>
            <w:rStyle w:val="Hyperlink"/>
          </w:rPr>
          <w:instrText xml:space="preserve"> </w:instrText>
        </w:r>
        <w:r>
          <w:instrText>HYPERLINK \l "_Toc352915519"</w:instrText>
        </w:r>
        <w:r w:rsidRPr="003843CE">
          <w:rPr>
            <w:rStyle w:val="Hyperlink"/>
          </w:rPr>
          <w:instrText xml:space="preserve"> </w:instrText>
        </w:r>
        <w:r w:rsidRPr="003843CE">
          <w:rPr>
            <w:rStyle w:val="Hyperlink"/>
          </w:rPr>
          <w:fldChar w:fldCharType="separate"/>
        </w:r>
        <w:r w:rsidRPr="003843CE">
          <w:rPr>
            <w:rStyle w:val="Hyperlink"/>
          </w:rPr>
          <w:t>9.</w:t>
        </w:r>
        <w:r>
          <w:rPr>
            <w:rFonts w:asciiTheme="minorHAnsi" w:eastAsiaTheme="minorEastAsia" w:hAnsiTheme="minorHAnsi" w:cstheme="minorBidi"/>
            <w:sz w:val="22"/>
            <w:szCs w:val="22"/>
            <w:lang w:val="en-CA"/>
          </w:rPr>
          <w:tab/>
        </w:r>
        <w:r w:rsidRPr="003843CE">
          <w:rPr>
            <w:rStyle w:val="Hyperlink"/>
          </w:rPr>
          <w:t>Change Management</w:t>
        </w:r>
        <w:r>
          <w:rPr>
            <w:webHidden/>
          </w:rPr>
          <w:tab/>
        </w:r>
        <w:r>
          <w:rPr>
            <w:webHidden/>
          </w:rPr>
          <w:fldChar w:fldCharType="begin"/>
        </w:r>
        <w:r>
          <w:rPr>
            <w:webHidden/>
          </w:rPr>
          <w:instrText xml:space="preserve"> PAGEREF _Toc352915519 \h </w:instrText>
        </w:r>
      </w:ins>
      <w:r>
        <w:rPr>
          <w:webHidden/>
        </w:rPr>
      </w:r>
      <w:r>
        <w:rPr>
          <w:webHidden/>
        </w:rPr>
        <w:fldChar w:fldCharType="separate"/>
      </w:r>
      <w:ins w:id="344" w:author="Giacomini-Varvarigos, Maria" w:date="2013-04-05T08:54:00Z">
        <w:r>
          <w:rPr>
            <w:webHidden/>
          </w:rPr>
          <w:t>44</w:t>
        </w:r>
        <w:r>
          <w:rPr>
            <w:webHidden/>
          </w:rPr>
          <w:fldChar w:fldCharType="end"/>
        </w:r>
        <w:r w:rsidRPr="003843CE">
          <w:rPr>
            <w:rStyle w:val="Hyperlink"/>
          </w:rPr>
          <w:fldChar w:fldCharType="end"/>
        </w:r>
      </w:ins>
    </w:p>
    <w:p w14:paraId="2E1B20A4" w14:textId="77777777" w:rsidR="006955CA" w:rsidRDefault="006955CA">
      <w:pPr>
        <w:pStyle w:val="TOC1"/>
        <w:rPr>
          <w:ins w:id="345" w:author="Giacomini-Varvarigos, Maria" w:date="2013-04-05T08:54:00Z"/>
          <w:rFonts w:asciiTheme="minorHAnsi" w:eastAsiaTheme="minorEastAsia" w:hAnsiTheme="minorHAnsi" w:cstheme="minorBidi"/>
          <w:sz w:val="22"/>
          <w:szCs w:val="22"/>
          <w:lang w:val="en-CA"/>
        </w:rPr>
      </w:pPr>
      <w:ins w:id="346" w:author="Giacomini-Varvarigos, Maria" w:date="2013-04-05T08:54:00Z">
        <w:r w:rsidRPr="003843CE">
          <w:rPr>
            <w:rStyle w:val="Hyperlink"/>
          </w:rPr>
          <w:fldChar w:fldCharType="begin"/>
        </w:r>
        <w:r w:rsidRPr="003843CE">
          <w:rPr>
            <w:rStyle w:val="Hyperlink"/>
          </w:rPr>
          <w:instrText xml:space="preserve"> </w:instrText>
        </w:r>
        <w:r>
          <w:instrText>HYPERLINK \l "_Toc352915520"</w:instrText>
        </w:r>
        <w:r w:rsidRPr="003843CE">
          <w:rPr>
            <w:rStyle w:val="Hyperlink"/>
          </w:rPr>
          <w:instrText xml:space="preserve"> </w:instrText>
        </w:r>
        <w:r w:rsidRPr="003843CE">
          <w:rPr>
            <w:rStyle w:val="Hyperlink"/>
          </w:rPr>
          <w:fldChar w:fldCharType="separate"/>
        </w:r>
        <w:r w:rsidRPr="003843CE">
          <w:rPr>
            <w:rStyle w:val="Hyperlink"/>
          </w:rPr>
          <w:t>Appendix A – Payment Service Primary Operations</w:t>
        </w:r>
        <w:r>
          <w:rPr>
            <w:webHidden/>
          </w:rPr>
          <w:tab/>
        </w:r>
        <w:r>
          <w:rPr>
            <w:webHidden/>
          </w:rPr>
          <w:fldChar w:fldCharType="begin"/>
        </w:r>
        <w:r>
          <w:rPr>
            <w:webHidden/>
          </w:rPr>
          <w:instrText xml:space="preserve"> PAGEREF _Toc352915520 \h </w:instrText>
        </w:r>
      </w:ins>
      <w:r>
        <w:rPr>
          <w:webHidden/>
        </w:rPr>
      </w:r>
      <w:r>
        <w:rPr>
          <w:webHidden/>
        </w:rPr>
        <w:fldChar w:fldCharType="separate"/>
      </w:r>
      <w:ins w:id="347" w:author="Giacomini-Varvarigos, Maria" w:date="2013-04-05T08:54:00Z">
        <w:r>
          <w:rPr>
            <w:webHidden/>
          </w:rPr>
          <w:t>45</w:t>
        </w:r>
        <w:r>
          <w:rPr>
            <w:webHidden/>
          </w:rPr>
          <w:fldChar w:fldCharType="end"/>
        </w:r>
        <w:r w:rsidRPr="003843CE">
          <w:rPr>
            <w:rStyle w:val="Hyperlink"/>
          </w:rPr>
          <w:fldChar w:fldCharType="end"/>
        </w:r>
      </w:ins>
    </w:p>
    <w:p w14:paraId="2E1B20A5" w14:textId="77777777" w:rsidR="006955CA" w:rsidRDefault="006955CA">
      <w:pPr>
        <w:pStyle w:val="TOC2"/>
        <w:tabs>
          <w:tab w:val="right" w:leader="dot" w:pos="8630"/>
        </w:tabs>
        <w:rPr>
          <w:ins w:id="348" w:author="Giacomini-Varvarigos, Maria" w:date="2013-04-05T08:54:00Z"/>
          <w:rFonts w:asciiTheme="minorHAnsi" w:eastAsiaTheme="minorEastAsia" w:hAnsiTheme="minorHAnsi" w:cstheme="minorBidi"/>
          <w:noProof/>
          <w:sz w:val="22"/>
          <w:szCs w:val="22"/>
          <w:lang w:val="en-CA"/>
        </w:rPr>
      </w:pPr>
      <w:ins w:id="349"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"_Toc352915521"</w:instrText>
        </w:r>
        <w:r w:rsidRPr="003843CE">
          <w:rPr>
            <w:rStyle w:val="Hyperlink"/>
            <w:noProof/>
          </w:rPr>
          <w:instrText xml:space="preserve"> </w:instrText>
        </w:r>
        <w:r w:rsidRPr="003843CE">
          <w:rPr>
            <w:rStyle w:val="Hyperlink"/>
            <w:noProof/>
          </w:rPr>
          <w:fldChar w:fldCharType="separate"/>
        </w:r>
        <w:r w:rsidRPr="003843CE">
          <w:rPr>
            <w:rStyle w:val="Hyperlink"/>
            <w:noProof/>
            <w:lang w:val="en-CA"/>
          </w:rPr>
          <w:t>A.1 Payment Validation</w:t>
        </w:r>
        <w:r>
          <w:rPr>
            <w:noProof/>
            <w:webHidden/>
          </w:rPr>
          <w:tab/>
        </w:r>
        <w:r>
          <w:rPr>
            <w:noProof/>
            <w:webHidden/>
          </w:rPr>
          <w:fldChar w:fldCharType="begin"/>
        </w:r>
        <w:r>
          <w:rPr>
            <w:noProof/>
            <w:webHidden/>
          </w:rPr>
          <w:instrText xml:space="preserve"> PAGEREF _Toc352915521 \h </w:instrText>
        </w:r>
      </w:ins>
      <w:r>
        <w:rPr>
          <w:noProof/>
          <w:webHidden/>
        </w:rPr>
      </w:r>
      <w:r>
        <w:rPr>
          <w:noProof/>
          <w:webHidden/>
        </w:rPr>
        <w:fldChar w:fldCharType="separate"/>
      </w:r>
      <w:ins w:id="350" w:author="Giacomini-Varvarigos, Maria" w:date="2013-04-05T08:54:00Z">
        <w:r>
          <w:rPr>
            <w:noProof/>
            <w:webHidden/>
          </w:rPr>
          <w:t>45</w:t>
        </w:r>
        <w:r>
          <w:rPr>
            <w:noProof/>
            <w:webHidden/>
          </w:rPr>
          <w:fldChar w:fldCharType="end"/>
        </w:r>
        <w:r w:rsidRPr="003843CE">
          <w:rPr>
            <w:rStyle w:val="Hyperlink"/>
            <w:noProof/>
          </w:rPr>
          <w:fldChar w:fldCharType="end"/>
        </w:r>
      </w:ins>
    </w:p>
    <w:p w14:paraId="2E1B20A6" w14:textId="77777777" w:rsidR="006955CA" w:rsidRDefault="006955CA">
      <w:pPr>
        <w:pStyle w:val="TOC2"/>
        <w:tabs>
          <w:tab w:val="right" w:leader="dot" w:pos="8630"/>
        </w:tabs>
        <w:rPr>
          <w:ins w:id="351" w:author="Giacomini-Varvarigos, Maria" w:date="2013-04-05T08:54:00Z"/>
          <w:rFonts w:asciiTheme="minorHAnsi" w:eastAsiaTheme="minorEastAsia" w:hAnsiTheme="minorHAnsi" w:cstheme="minorBidi"/>
          <w:noProof/>
          <w:sz w:val="22"/>
          <w:szCs w:val="22"/>
          <w:lang w:val="en-CA"/>
        </w:rPr>
      </w:pPr>
      <w:ins w:id="352"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"_Toc352915522"</w:instrText>
        </w:r>
        <w:r w:rsidRPr="003843CE">
          <w:rPr>
            <w:rStyle w:val="Hyperlink"/>
            <w:noProof/>
          </w:rPr>
          <w:instrText xml:space="preserve"> </w:instrText>
        </w:r>
        <w:r w:rsidRPr="003843CE">
          <w:rPr>
            <w:rStyle w:val="Hyperlink"/>
            <w:noProof/>
          </w:rPr>
          <w:fldChar w:fldCharType="separate"/>
        </w:r>
        <w:r w:rsidRPr="003843CE">
          <w:rPr>
            <w:rStyle w:val="Hyperlink"/>
            <w:noProof/>
            <w:lang w:val="en-CA"/>
          </w:rPr>
          <w:t>A.2 Credit Card Charge and Refund</w:t>
        </w:r>
        <w:r>
          <w:rPr>
            <w:noProof/>
            <w:webHidden/>
          </w:rPr>
          <w:tab/>
        </w:r>
        <w:r>
          <w:rPr>
            <w:noProof/>
            <w:webHidden/>
          </w:rPr>
          <w:fldChar w:fldCharType="begin"/>
        </w:r>
        <w:r>
          <w:rPr>
            <w:noProof/>
            <w:webHidden/>
          </w:rPr>
          <w:instrText xml:space="preserve"> PAGEREF _Toc352915522 \h </w:instrText>
        </w:r>
      </w:ins>
      <w:r>
        <w:rPr>
          <w:noProof/>
          <w:webHidden/>
        </w:rPr>
      </w:r>
      <w:r>
        <w:rPr>
          <w:noProof/>
          <w:webHidden/>
        </w:rPr>
        <w:fldChar w:fldCharType="separate"/>
      </w:r>
      <w:ins w:id="353" w:author="Giacomini-Varvarigos, Maria" w:date="2013-04-05T08:54:00Z">
        <w:r>
          <w:rPr>
            <w:noProof/>
            <w:webHidden/>
          </w:rPr>
          <w:t>45</w:t>
        </w:r>
        <w:r>
          <w:rPr>
            <w:noProof/>
            <w:webHidden/>
          </w:rPr>
          <w:fldChar w:fldCharType="end"/>
        </w:r>
        <w:r w:rsidRPr="003843CE">
          <w:rPr>
            <w:rStyle w:val="Hyperlink"/>
            <w:noProof/>
          </w:rPr>
          <w:fldChar w:fldCharType="end"/>
        </w:r>
      </w:ins>
    </w:p>
    <w:p w14:paraId="2E1B20A7" w14:textId="77777777" w:rsidR="006955CA" w:rsidRDefault="006955CA">
      <w:pPr>
        <w:pStyle w:val="TOC1"/>
        <w:rPr>
          <w:ins w:id="354" w:author="Giacomini-Varvarigos, Maria" w:date="2013-04-05T08:54:00Z"/>
          <w:rFonts w:asciiTheme="minorHAnsi" w:eastAsiaTheme="minorEastAsia" w:hAnsiTheme="minorHAnsi" w:cstheme="minorBidi"/>
          <w:sz w:val="22"/>
          <w:szCs w:val="22"/>
          <w:lang w:val="en-CA"/>
        </w:rPr>
      </w:pPr>
      <w:ins w:id="355" w:author="Giacomini-Varvarigos, Maria" w:date="2013-04-05T08:54:00Z">
        <w:r w:rsidRPr="003843CE">
          <w:rPr>
            <w:rStyle w:val="Hyperlink"/>
          </w:rPr>
          <w:fldChar w:fldCharType="begin"/>
        </w:r>
        <w:r w:rsidRPr="003843CE">
          <w:rPr>
            <w:rStyle w:val="Hyperlink"/>
          </w:rPr>
          <w:instrText xml:space="preserve"> </w:instrText>
        </w:r>
        <w:r>
          <w:instrText>HYPERLINK \l "_Toc352915523"</w:instrText>
        </w:r>
        <w:r w:rsidRPr="003843CE">
          <w:rPr>
            <w:rStyle w:val="Hyperlink"/>
          </w:rPr>
          <w:instrText xml:space="preserve"> </w:instrText>
        </w:r>
        <w:r w:rsidRPr="003843CE">
          <w:rPr>
            <w:rStyle w:val="Hyperlink"/>
          </w:rPr>
          <w:fldChar w:fldCharType="separate"/>
        </w:r>
        <w:r w:rsidRPr="003843CE">
          <w:rPr>
            <w:rStyle w:val="Hyperlink"/>
          </w:rPr>
          <w:t>Appendix B - System Messages</w:t>
        </w:r>
        <w:r>
          <w:rPr>
            <w:webHidden/>
          </w:rPr>
          <w:tab/>
        </w:r>
        <w:r>
          <w:rPr>
            <w:webHidden/>
          </w:rPr>
          <w:fldChar w:fldCharType="begin"/>
        </w:r>
        <w:r>
          <w:rPr>
            <w:webHidden/>
          </w:rPr>
          <w:instrText xml:space="preserve"> PAGEREF _Toc352915523 \h </w:instrText>
        </w:r>
      </w:ins>
      <w:r>
        <w:rPr>
          <w:webHidden/>
        </w:rPr>
      </w:r>
      <w:r>
        <w:rPr>
          <w:webHidden/>
        </w:rPr>
        <w:fldChar w:fldCharType="separate"/>
      </w:r>
      <w:ins w:id="356" w:author="Giacomini-Varvarigos, Maria" w:date="2013-04-05T08:54:00Z">
        <w:r>
          <w:rPr>
            <w:webHidden/>
          </w:rPr>
          <w:t>47</w:t>
        </w:r>
        <w:r>
          <w:rPr>
            <w:webHidden/>
          </w:rPr>
          <w:fldChar w:fldCharType="end"/>
        </w:r>
        <w:r w:rsidRPr="003843CE">
          <w:rPr>
            <w:rStyle w:val="Hyperlink"/>
          </w:rPr>
          <w:fldChar w:fldCharType="end"/>
        </w:r>
      </w:ins>
    </w:p>
    <w:p w14:paraId="2E1B20A8" w14:textId="77777777" w:rsidR="006955CA" w:rsidRDefault="006955CA">
      <w:pPr>
        <w:pStyle w:val="TOC2"/>
        <w:tabs>
          <w:tab w:val="right" w:leader="dot" w:pos="8630"/>
        </w:tabs>
        <w:rPr>
          <w:ins w:id="357" w:author="Giacomini-Varvarigos, Maria" w:date="2013-04-05T08:54:00Z"/>
          <w:rFonts w:asciiTheme="minorHAnsi" w:eastAsiaTheme="minorEastAsia" w:hAnsiTheme="minorHAnsi" w:cstheme="minorBidi"/>
          <w:noProof/>
          <w:sz w:val="22"/>
          <w:szCs w:val="22"/>
          <w:lang w:val="en-CA"/>
        </w:rPr>
      </w:pPr>
      <w:ins w:id="358"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"_Toc352915524"</w:instrText>
        </w:r>
        <w:r w:rsidRPr="003843CE">
          <w:rPr>
            <w:rStyle w:val="Hyperlink"/>
            <w:noProof/>
          </w:rPr>
          <w:instrText xml:space="preserve"> </w:instrText>
        </w:r>
        <w:r w:rsidRPr="003843CE">
          <w:rPr>
            <w:rStyle w:val="Hyperlink"/>
            <w:noProof/>
          </w:rPr>
          <w:fldChar w:fldCharType="separate"/>
        </w:r>
        <w:r w:rsidRPr="003843CE">
          <w:rPr>
            <w:rStyle w:val="Hyperlink"/>
            <w:noProof/>
            <w:lang w:val="fr-CA"/>
          </w:rPr>
          <w:t>B.1 DTS-PVS Error Codes</w:t>
        </w:r>
        <w:r>
          <w:rPr>
            <w:noProof/>
            <w:webHidden/>
          </w:rPr>
          <w:tab/>
        </w:r>
        <w:r>
          <w:rPr>
            <w:noProof/>
            <w:webHidden/>
          </w:rPr>
          <w:fldChar w:fldCharType="begin"/>
        </w:r>
        <w:r>
          <w:rPr>
            <w:noProof/>
            <w:webHidden/>
          </w:rPr>
          <w:instrText xml:space="preserve"> PAGEREF _Toc352915524 \h </w:instrText>
        </w:r>
      </w:ins>
      <w:r>
        <w:rPr>
          <w:noProof/>
          <w:webHidden/>
        </w:rPr>
      </w:r>
      <w:r>
        <w:rPr>
          <w:noProof/>
          <w:webHidden/>
        </w:rPr>
        <w:fldChar w:fldCharType="separate"/>
      </w:r>
      <w:ins w:id="359" w:author="Giacomini-Varvarigos, Maria" w:date="2013-04-05T08:54:00Z">
        <w:r>
          <w:rPr>
            <w:noProof/>
            <w:webHidden/>
          </w:rPr>
          <w:t>47</w:t>
        </w:r>
        <w:r>
          <w:rPr>
            <w:noProof/>
            <w:webHidden/>
          </w:rPr>
          <w:fldChar w:fldCharType="end"/>
        </w:r>
        <w:r w:rsidRPr="003843CE">
          <w:rPr>
            <w:rStyle w:val="Hyperlink"/>
            <w:noProof/>
          </w:rPr>
          <w:fldChar w:fldCharType="end"/>
        </w:r>
      </w:ins>
    </w:p>
    <w:p w14:paraId="2E1B20A9" w14:textId="77777777" w:rsidR="006955CA" w:rsidRDefault="006955CA">
      <w:pPr>
        <w:pStyle w:val="TOC2"/>
        <w:tabs>
          <w:tab w:val="right" w:leader="dot" w:pos="8630"/>
        </w:tabs>
        <w:rPr>
          <w:ins w:id="360" w:author="Giacomini-Varvarigos, Maria" w:date="2013-04-05T08:54:00Z"/>
          <w:rFonts w:asciiTheme="minorHAnsi" w:eastAsiaTheme="minorEastAsia" w:hAnsiTheme="minorHAnsi" w:cstheme="minorBidi"/>
          <w:noProof/>
          <w:sz w:val="22"/>
          <w:szCs w:val="22"/>
          <w:lang w:val="en-CA"/>
        </w:rPr>
      </w:pPr>
      <w:ins w:id="361" w:author="Giacomini-Varvarigos, Maria" w:date="2013-04-05T08:54:00Z">
        <w:r w:rsidRPr="003843CE">
          <w:rPr>
            <w:rStyle w:val="Hyperlink"/>
            <w:noProof/>
          </w:rPr>
          <w:fldChar w:fldCharType="begin"/>
        </w:r>
        <w:r w:rsidRPr="003843CE">
          <w:rPr>
            <w:rStyle w:val="Hyperlink"/>
            <w:noProof/>
          </w:rPr>
          <w:instrText xml:space="preserve"> </w:instrText>
        </w:r>
        <w:r>
          <w:rPr>
            <w:noProof/>
          </w:rPr>
          <w:instrText>HYPERLINK \l "_Toc352915525"</w:instrText>
        </w:r>
        <w:r w:rsidRPr="003843CE">
          <w:rPr>
            <w:rStyle w:val="Hyperlink"/>
            <w:noProof/>
          </w:rPr>
          <w:instrText xml:space="preserve"> </w:instrText>
        </w:r>
        <w:r w:rsidRPr="003843CE">
          <w:rPr>
            <w:rStyle w:val="Hyperlink"/>
            <w:noProof/>
          </w:rPr>
          <w:fldChar w:fldCharType="separate"/>
        </w:r>
        <w:r w:rsidRPr="003843CE">
          <w:rPr>
            <w:rStyle w:val="Hyperlink"/>
            <w:noProof/>
            <w:lang w:val="fr-CA"/>
          </w:rPr>
          <w:t>B.2 DTS-RTS Error Codes</w:t>
        </w:r>
        <w:r>
          <w:rPr>
            <w:noProof/>
            <w:webHidden/>
          </w:rPr>
          <w:tab/>
        </w:r>
        <w:r>
          <w:rPr>
            <w:noProof/>
            <w:webHidden/>
          </w:rPr>
          <w:fldChar w:fldCharType="begin"/>
        </w:r>
        <w:r>
          <w:rPr>
            <w:noProof/>
            <w:webHidden/>
          </w:rPr>
          <w:instrText xml:space="preserve"> PAGEREF _Toc352915525 \h </w:instrText>
        </w:r>
      </w:ins>
      <w:r>
        <w:rPr>
          <w:noProof/>
          <w:webHidden/>
        </w:rPr>
      </w:r>
      <w:r>
        <w:rPr>
          <w:noProof/>
          <w:webHidden/>
        </w:rPr>
        <w:fldChar w:fldCharType="separate"/>
      </w:r>
      <w:ins w:id="362" w:author="Giacomini-Varvarigos, Maria" w:date="2013-04-05T08:54:00Z">
        <w:r>
          <w:rPr>
            <w:noProof/>
            <w:webHidden/>
          </w:rPr>
          <w:t>49</w:t>
        </w:r>
        <w:r>
          <w:rPr>
            <w:noProof/>
            <w:webHidden/>
          </w:rPr>
          <w:fldChar w:fldCharType="end"/>
        </w:r>
        <w:r w:rsidRPr="003843CE">
          <w:rPr>
            <w:rStyle w:val="Hyperlink"/>
            <w:noProof/>
          </w:rPr>
          <w:fldChar w:fldCharType="end"/>
        </w:r>
      </w:ins>
    </w:p>
    <w:p w14:paraId="2E1B20AA" w14:textId="77777777" w:rsidR="006955CA" w:rsidRDefault="006955CA">
      <w:pPr>
        <w:pStyle w:val="TOC1"/>
        <w:rPr>
          <w:ins w:id="363" w:author="Giacomini-Varvarigos, Maria" w:date="2013-04-05T08:54:00Z"/>
          <w:rFonts w:asciiTheme="minorHAnsi" w:eastAsiaTheme="minorEastAsia" w:hAnsiTheme="minorHAnsi" w:cstheme="minorBidi"/>
          <w:sz w:val="22"/>
          <w:szCs w:val="22"/>
          <w:lang w:val="en-CA"/>
        </w:rPr>
      </w:pPr>
      <w:ins w:id="364" w:author="Giacomini-Varvarigos, Maria" w:date="2013-04-05T08:54:00Z">
        <w:r w:rsidRPr="003843CE">
          <w:rPr>
            <w:rStyle w:val="Hyperlink"/>
          </w:rPr>
          <w:fldChar w:fldCharType="begin"/>
        </w:r>
        <w:r w:rsidRPr="003843CE">
          <w:rPr>
            <w:rStyle w:val="Hyperlink"/>
          </w:rPr>
          <w:instrText xml:space="preserve"> </w:instrText>
        </w:r>
        <w:r>
          <w:instrText>HYPERLINK \l "_Toc352915526"</w:instrText>
        </w:r>
        <w:r w:rsidRPr="003843CE">
          <w:rPr>
            <w:rStyle w:val="Hyperlink"/>
          </w:rPr>
          <w:instrText xml:space="preserve"> </w:instrText>
        </w:r>
        <w:r w:rsidRPr="003843CE">
          <w:rPr>
            <w:rStyle w:val="Hyperlink"/>
          </w:rPr>
          <w:fldChar w:fldCharType="separate"/>
        </w:r>
        <w:r w:rsidRPr="003843CE">
          <w:rPr>
            <w:rStyle w:val="Hyperlink"/>
          </w:rPr>
          <w:t>Appendix C – Payment Validation Operation Scenarios</w:t>
        </w:r>
        <w:r>
          <w:rPr>
            <w:webHidden/>
          </w:rPr>
          <w:tab/>
        </w:r>
        <w:r>
          <w:rPr>
            <w:webHidden/>
          </w:rPr>
          <w:fldChar w:fldCharType="begin"/>
        </w:r>
        <w:r>
          <w:rPr>
            <w:webHidden/>
          </w:rPr>
          <w:instrText xml:space="preserve"> PAGEREF _Toc352915526 \h </w:instrText>
        </w:r>
      </w:ins>
      <w:r>
        <w:rPr>
          <w:webHidden/>
        </w:rPr>
      </w:r>
      <w:r>
        <w:rPr>
          <w:webHidden/>
        </w:rPr>
        <w:fldChar w:fldCharType="separate"/>
      </w:r>
      <w:ins w:id="365" w:author="Giacomini-Varvarigos, Maria" w:date="2013-04-05T08:54:00Z">
        <w:r>
          <w:rPr>
            <w:webHidden/>
          </w:rPr>
          <w:t>51</w:t>
        </w:r>
        <w:r>
          <w:rPr>
            <w:webHidden/>
          </w:rPr>
          <w:fldChar w:fldCharType="end"/>
        </w:r>
        <w:r w:rsidRPr="003843CE">
          <w:rPr>
            <w:rStyle w:val="Hyperlink"/>
          </w:rPr>
          <w:fldChar w:fldCharType="end"/>
        </w:r>
      </w:ins>
    </w:p>
    <w:p w14:paraId="2E1B20AB" w14:textId="77777777" w:rsidR="006955CA" w:rsidRDefault="006955CA">
      <w:pPr>
        <w:pStyle w:val="TOC1"/>
        <w:rPr>
          <w:ins w:id="366" w:author="Giacomini-Varvarigos, Maria" w:date="2013-04-05T08:54:00Z"/>
          <w:rFonts w:asciiTheme="minorHAnsi" w:eastAsiaTheme="minorEastAsia" w:hAnsiTheme="minorHAnsi" w:cstheme="minorBidi"/>
          <w:sz w:val="22"/>
          <w:szCs w:val="22"/>
          <w:lang w:val="en-CA"/>
        </w:rPr>
      </w:pPr>
      <w:ins w:id="367" w:author="Giacomini-Varvarigos, Maria" w:date="2013-04-05T08:54:00Z">
        <w:r w:rsidRPr="003843CE">
          <w:rPr>
            <w:rStyle w:val="Hyperlink"/>
          </w:rPr>
          <w:fldChar w:fldCharType="begin"/>
        </w:r>
        <w:r w:rsidRPr="003843CE">
          <w:rPr>
            <w:rStyle w:val="Hyperlink"/>
          </w:rPr>
          <w:instrText xml:space="preserve"> </w:instrText>
        </w:r>
        <w:r>
          <w:instrText>HYPERLINK \l "_Toc352915527"</w:instrText>
        </w:r>
        <w:r w:rsidRPr="003843CE">
          <w:rPr>
            <w:rStyle w:val="Hyperlink"/>
          </w:rPr>
          <w:instrText xml:space="preserve"> </w:instrText>
        </w:r>
        <w:r w:rsidRPr="003843CE">
          <w:rPr>
            <w:rStyle w:val="Hyperlink"/>
          </w:rPr>
          <w:fldChar w:fldCharType="separate"/>
        </w:r>
        <w:r w:rsidRPr="003843CE">
          <w:rPr>
            <w:rStyle w:val="Hyperlink"/>
            <w:lang w:val="fr-CA"/>
          </w:rPr>
          <w:t>Appendix D – Development Environment (ICN)</w:t>
        </w:r>
        <w:r>
          <w:rPr>
            <w:webHidden/>
          </w:rPr>
          <w:tab/>
        </w:r>
        <w:r>
          <w:rPr>
            <w:webHidden/>
          </w:rPr>
          <w:fldChar w:fldCharType="begin"/>
        </w:r>
        <w:r>
          <w:rPr>
            <w:webHidden/>
          </w:rPr>
          <w:instrText xml:space="preserve"> PAGEREF _Toc352915527 \h </w:instrText>
        </w:r>
      </w:ins>
      <w:r>
        <w:rPr>
          <w:webHidden/>
        </w:rPr>
      </w:r>
      <w:r>
        <w:rPr>
          <w:webHidden/>
        </w:rPr>
        <w:fldChar w:fldCharType="separate"/>
      </w:r>
      <w:ins w:id="368" w:author="Giacomini-Varvarigos, Maria" w:date="2013-04-05T08:54:00Z">
        <w:r>
          <w:rPr>
            <w:webHidden/>
          </w:rPr>
          <w:t>53</w:t>
        </w:r>
        <w:r>
          <w:rPr>
            <w:webHidden/>
          </w:rPr>
          <w:fldChar w:fldCharType="end"/>
        </w:r>
        <w:r w:rsidRPr="003843CE">
          <w:rPr>
            <w:rStyle w:val="Hyperlink"/>
          </w:rPr>
          <w:fldChar w:fldCharType="end"/>
        </w:r>
      </w:ins>
    </w:p>
    <w:p w14:paraId="2E1B20AC" w14:textId="77777777" w:rsidR="006955CA" w:rsidRDefault="006955CA">
      <w:pPr>
        <w:pStyle w:val="TOC1"/>
        <w:rPr>
          <w:ins w:id="369" w:author="Giacomini-Varvarigos, Maria" w:date="2013-04-05T08:54:00Z"/>
          <w:rFonts w:asciiTheme="minorHAnsi" w:eastAsiaTheme="minorEastAsia" w:hAnsiTheme="minorHAnsi" w:cstheme="minorBidi"/>
          <w:sz w:val="22"/>
          <w:szCs w:val="22"/>
          <w:lang w:val="en-CA"/>
        </w:rPr>
      </w:pPr>
      <w:ins w:id="370" w:author="Giacomini-Varvarigos, Maria" w:date="2013-04-05T08:54:00Z">
        <w:r w:rsidRPr="003843CE">
          <w:rPr>
            <w:rStyle w:val="Hyperlink"/>
          </w:rPr>
          <w:fldChar w:fldCharType="begin"/>
        </w:r>
        <w:r w:rsidRPr="003843CE">
          <w:rPr>
            <w:rStyle w:val="Hyperlink"/>
          </w:rPr>
          <w:instrText xml:space="preserve"> </w:instrText>
        </w:r>
        <w:r>
          <w:instrText>HYPERLINK \l "_Toc352915528"</w:instrText>
        </w:r>
        <w:r w:rsidRPr="003843CE">
          <w:rPr>
            <w:rStyle w:val="Hyperlink"/>
          </w:rPr>
          <w:instrText xml:space="preserve"> </w:instrText>
        </w:r>
        <w:r w:rsidRPr="003843CE">
          <w:rPr>
            <w:rStyle w:val="Hyperlink"/>
          </w:rPr>
          <w:fldChar w:fldCharType="separate"/>
        </w:r>
        <w:r w:rsidRPr="003843CE">
          <w:rPr>
            <w:rStyle w:val="Hyperlink"/>
          </w:rPr>
          <w:t>Appendix E – Glossary</w:t>
        </w:r>
        <w:r>
          <w:rPr>
            <w:webHidden/>
          </w:rPr>
          <w:tab/>
        </w:r>
        <w:r>
          <w:rPr>
            <w:webHidden/>
          </w:rPr>
          <w:fldChar w:fldCharType="begin"/>
        </w:r>
        <w:r>
          <w:rPr>
            <w:webHidden/>
          </w:rPr>
          <w:instrText xml:space="preserve"> PAGEREF _Toc352915528 \h </w:instrText>
        </w:r>
      </w:ins>
      <w:r>
        <w:rPr>
          <w:webHidden/>
        </w:rPr>
      </w:r>
      <w:r>
        <w:rPr>
          <w:webHidden/>
        </w:rPr>
        <w:fldChar w:fldCharType="separate"/>
      </w:r>
      <w:ins w:id="371" w:author="Giacomini-Varvarigos, Maria" w:date="2013-04-05T08:54:00Z">
        <w:r>
          <w:rPr>
            <w:webHidden/>
          </w:rPr>
          <w:t>54</w:t>
        </w:r>
        <w:r>
          <w:rPr>
            <w:webHidden/>
          </w:rPr>
          <w:fldChar w:fldCharType="end"/>
        </w:r>
        <w:r w:rsidRPr="003843CE">
          <w:rPr>
            <w:rStyle w:val="Hyperlink"/>
          </w:rPr>
          <w:fldChar w:fldCharType="end"/>
        </w:r>
      </w:ins>
    </w:p>
    <w:p w14:paraId="2E1B20AD" w14:textId="77777777" w:rsidR="000B44BE" w:rsidRDefault="003553C1">
      <w:r>
        <w:rPr>
          <w:noProof/>
        </w:rPr>
        <w:fldChar w:fldCharType="end"/>
      </w:r>
    </w:p>
    <w:p w14:paraId="2E1B20AE" w14:textId="77777777" w:rsidR="000B44BE" w:rsidRDefault="000B44BE">
      <w:pPr>
        <w:pStyle w:val="Heading1"/>
      </w:pPr>
      <w:bookmarkStart w:id="372" w:name="_Toc490618763"/>
      <w:bookmarkStart w:id="373" w:name="_Toc491773800"/>
      <w:bookmarkStart w:id="374" w:name="_Toc352915386"/>
      <w:r>
        <w:lastRenderedPageBreak/>
        <w:t>Introduction</w:t>
      </w:r>
      <w:bookmarkEnd w:id="372"/>
      <w:bookmarkEnd w:id="373"/>
      <w:bookmarkEnd w:id="374"/>
    </w:p>
    <w:p w14:paraId="2E1B20AF" w14:textId="77777777" w:rsidR="000B44BE" w:rsidRDefault="000B44BE">
      <w:pPr>
        <w:pStyle w:val="Heading2"/>
      </w:pPr>
      <w:bookmarkStart w:id="375" w:name="_Toc490618764"/>
      <w:bookmarkStart w:id="376" w:name="_Toc352915387"/>
      <w:r>
        <w:t>Document Objective</w:t>
      </w:r>
      <w:bookmarkEnd w:id="375"/>
      <w:bookmarkEnd w:id="376"/>
    </w:p>
    <w:p w14:paraId="2E1B20B0" w14:textId="77777777" w:rsidR="000B44BE" w:rsidRDefault="00926987">
      <w:r>
        <w:t>To provide CGI support groups with the required information to understand, operate and recover the system in the production environment.</w:t>
      </w:r>
    </w:p>
    <w:p w14:paraId="2E1B20B1" w14:textId="77777777" w:rsidR="000B44BE" w:rsidRDefault="000B44BE">
      <w:pPr>
        <w:pStyle w:val="Heading2"/>
      </w:pPr>
      <w:bookmarkStart w:id="377" w:name="_Toc490618765"/>
      <w:bookmarkStart w:id="378" w:name="_Toc352915388"/>
      <w:r>
        <w:t>Document Overview</w:t>
      </w:r>
      <w:bookmarkEnd w:id="377"/>
      <w:bookmarkEnd w:id="378"/>
    </w:p>
    <w:p w14:paraId="2E1B20B2" w14:textId="77777777" w:rsidR="00926987" w:rsidRDefault="00926987">
      <w:r>
        <w:t xml:space="preserve">This document is intended for the CGI personnel who are responsible for the correct operation of the on-line system and consists of eight sections that cover the following topics: </w:t>
      </w:r>
    </w:p>
    <w:p w14:paraId="2E1B20B3" w14:textId="77777777" w:rsidR="000B44BE" w:rsidRDefault="000B44BE">
      <w:r>
        <w:rPr>
          <w:b/>
        </w:rPr>
        <w:t>System Overview</w:t>
      </w:r>
      <w:r>
        <w:t xml:space="preserve"> – Short description of the environment (hardware, software, network, etc.) required to run the system.</w:t>
      </w:r>
    </w:p>
    <w:p w14:paraId="2E1B20B4" w14:textId="77777777" w:rsidR="000B44BE" w:rsidRDefault="000B44BE">
      <w:r>
        <w:rPr>
          <w:b/>
        </w:rPr>
        <w:t>Production Schedules</w:t>
      </w:r>
      <w:r>
        <w:t xml:space="preserve"> – Description of the production sequences and their scheduling.</w:t>
      </w:r>
    </w:p>
    <w:p w14:paraId="2E1B20B5" w14:textId="77777777" w:rsidR="000B44BE" w:rsidRDefault="000B44BE">
      <w:r>
        <w:rPr>
          <w:b/>
        </w:rPr>
        <w:t>Application Recovery Procedures</w:t>
      </w:r>
      <w:r>
        <w:t xml:space="preserve"> – Instructions on how to recover following an application or sub-system failure. </w:t>
      </w:r>
    </w:p>
    <w:p w14:paraId="2E1B20B6" w14:textId="77777777" w:rsidR="000B44BE" w:rsidRDefault="000B44BE">
      <w:pPr>
        <w:rPr>
          <w:b/>
        </w:rPr>
      </w:pPr>
      <w:r>
        <w:rPr>
          <w:b/>
        </w:rPr>
        <w:t>Disaster Recovery Procedures</w:t>
      </w:r>
      <w:r>
        <w:t xml:space="preserve"> – Instructions on how to recover the entire system or subsystem at an alternate site or on different hardware environment following a disaster or major hardware failure. </w:t>
      </w:r>
    </w:p>
    <w:p w14:paraId="2E1B20B7" w14:textId="77777777" w:rsidR="000B44BE" w:rsidRDefault="000B44BE">
      <w:r>
        <w:rPr>
          <w:b/>
        </w:rPr>
        <w:t>Support Model</w:t>
      </w:r>
      <w:r>
        <w:t xml:space="preserve"> – Identification of key support contacts for main System Support functions.</w:t>
      </w:r>
    </w:p>
    <w:p w14:paraId="2E1B20B8" w14:textId="77777777" w:rsidR="000B44BE" w:rsidRDefault="000B44BE">
      <w:r>
        <w:rPr>
          <w:b/>
        </w:rPr>
        <w:t>Proble</w:t>
      </w:r>
      <w:r w:rsidR="00231A05">
        <w:rPr>
          <w:b/>
        </w:rPr>
        <w:t>m Identification and Resolution</w:t>
      </w:r>
      <w:r>
        <w:rPr>
          <w:b/>
        </w:rPr>
        <w:t xml:space="preserve"> </w:t>
      </w:r>
      <w:r>
        <w:t>– Description of call flow and how to handle various errors generated by the system.</w:t>
      </w:r>
    </w:p>
    <w:p w14:paraId="2E1B20B9" w14:textId="77777777" w:rsidR="000B44BE" w:rsidRDefault="00231A05">
      <w:r>
        <w:rPr>
          <w:b/>
        </w:rPr>
        <w:t>Monitoring/Support</w:t>
      </w:r>
      <w:r w:rsidR="000B44BE">
        <w:rPr>
          <w:b/>
        </w:rPr>
        <w:t xml:space="preserve"> Tools</w:t>
      </w:r>
      <w:r w:rsidR="000B44BE">
        <w:t xml:space="preserve"> – Description of monitoring/support tools or processes.</w:t>
      </w:r>
    </w:p>
    <w:p w14:paraId="2E1B20BA" w14:textId="77777777" w:rsidR="000B44BE" w:rsidRDefault="000B44BE">
      <w:r>
        <w:rPr>
          <w:b/>
        </w:rPr>
        <w:t xml:space="preserve">Change Management </w:t>
      </w:r>
      <w:r>
        <w:t>– Description of processes and responsibilities to introduce fixes or enhancements to the system.</w:t>
      </w:r>
    </w:p>
    <w:p w14:paraId="2E1B20BB" w14:textId="77777777" w:rsidR="00926987" w:rsidRDefault="00926987" w:rsidP="00926987">
      <w:r>
        <w:t>In addition, the appendices contain further information on specific topics.</w:t>
      </w:r>
    </w:p>
    <w:p w14:paraId="2E1B20BC" w14:textId="77777777" w:rsidR="00926987" w:rsidRPr="00926987" w:rsidRDefault="00926987" w:rsidP="00926987"/>
    <w:p w14:paraId="2E1B20BD" w14:textId="77777777" w:rsidR="000B44BE" w:rsidRDefault="000B44BE" w:rsidP="00EF006F">
      <w:pPr>
        <w:pStyle w:val="Heading2"/>
        <w:numPr>
          <w:ilvl w:val="1"/>
          <w:numId w:val="4"/>
        </w:numPr>
      </w:pPr>
      <w:bookmarkStart w:id="379" w:name="_Toc490618766"/>
      <w:bookmarkStart w:id="380" w:name="_Toc352915389"/>
      <w:r>
        <w:t>Document Custodian Group</w:t>
      </w:r>
      <w:bookmarkEnd w:id="379"/>
      <w:bookmarkEnd w:id="380"/>
    </w:p>
    <w:p w14:paraId="2E1B20BE" w14:textId="77777777" w:rsidR="00926987" w:rsidRDefault="00926987" w:rsidP="00926987">
      <w:bookmarkStart w:id="381" w:name="_Toc490618767"/>
      <w:r>
        <w:t>Changes to this document are coordinated and controlled by the CGI MAS</w:t>
      </w:r>
      <w:r w:rsidR="00955E22">
        <w:t xml:space="preserve"> PVS-PCI</w:t>
      </w:r>
      <w:r>
        <w:t xml:space="preserve"> team to ensure consistent information is provided to all support teams. Requests for changes to this document must be raised to the contact below and can be identified by CGI support teams or any of </w:t>
      </w:r>
      <w:smartTag w:uri="urn:schemas-microsoft-com:office:smarttags" w:element="place">
        <w:smartTag w:uri="urn:schemas-microsoft-com:office:smarttags" w:element="City">
          <w:r>
            <w:t>Bell</w:t>
          </w:r>
        </w:smartTag>
      </w:smartTag>
      <w:r>
        <w:t>'s teams or external vendors involved in the support model as detailed within this document.</w:t>
      </w:r>
    </w:p>
    <w:p w14:paraId="2E1B20BF" w14:textId="77777777" w:rsidR="00926987" w:rsidRDefault="00926987" w:rsidP="00926987">
      <w:r>
        <w:t xml:space="preserve">The below contact will receive all requests for changes and after assessment (with involvement from CGI Service Management as required) will ensure the document is updated and distributed to all teams involved within the support model as detailed within this document. The owner is also the central and single point of contact for providing the latest version of this document. </w:t>
      </w:r>
    </w:p>
    <w:p w14:paraId="2E1B20C0" w14:textId="77777777" w:rsidR="00926987" w:rsidRDefault="00926987" w:rsidP="00926987"/>
    <w:tbl>
      <w:tblPr>
        <w:tblW w:w="875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3258"/>
        <w:gridCol w:w="5497"/>
      </w:tblGrid>
      <w:tr w:rsidR="00926987" w14:paraId="2E1B20C3" w14:textId="77777777" w:rsidTr="00926987">
        <w:tc>
          <w:tcPr>
            <w:tcW w:w="3258" w:type="dxa"/>
            <w:shd w:val="pct10" w:color="auto" w:fill="auto"/>
          </w:tcPr>
          <w:p w14:paraId="2E1B20C1" w14:textId="77777777" w:rsidR="00926987" w:rsidRDefault="00926987" w:rsidP="005F1C19">
            <w:pPr>
              <w:pStyle w:val="TableHeading"/>
              <w:spacing w:before="60" w:after="60"/>
              <w:jc w:val="center"/>
            </w:pPr>
            <w:r>
              <w:t>Current Owner</w:t>
            </w:r>
          </w:p>
        </w:tc>
        <w:tc>
          <w:tcPr>
            <w:tcW w:w="5497" w:type="dxa"/>
            <w:shd w:val="pct10" w:color="auto" w:fill="auto"/>
          </w:tcPr>
          <w:p w14:paraId="2E1B20C2" w14:textId="77777777" w:rsidR="00926987" w:rsidRDefault="00926987" w:rsidP="005F1C19">
            <w:pPr>
              <w:pStyle w:val="TableHeading"/>
              <w:spacing w:before="60" w:after="60"/>
              <w:jc w:val="center"/>
            </w:pPr>
            <w:r>
              <w:t>Contact Info</w:t>
            </w:r>
          </w:p>
        </w:tc>
      </w:tr>
      <w:tr w:rsidR="00926987" w14:paraId="2E1B20C6" w14:textId="77777777" w:rsidTr="00926987">
        <w:tc>
          <w:tcPr>
            <w:tcW w:w="3258" w:type="dxa"/>
          </w:tcPr>
          <w:p w14:paraId="2E1B20C4" w14:textId="77777777" w:rsidR="00926987" w:rsidRPr="001465DD" w:rsidRDefault="00926987" w:rsidP="001465DD">
            <w:pPr>
              <w:pStyle w:val="TableText"/>
              <w:spacing w:before="60" w:after="60"/>
              <w:rPr>
                <w:lang w:val="fr-CA"/>
              </w:rPr>
            </w:pPr>
            <w:r w:rsidRPr="001465DD">
              <w:rPr>
                <w:lang w:val="fr-CA"/>
              </w:rPr>
              <w:t xml:space="preserve">CGI MAS </w:t>
            </w:r>
            <w:r w:rsidR="001465DD" w:rsidRPr="001465DD">
              <w:rPr>
                <w:lang w:val="fr-CA"/>
              </w:rPr>
              <w:t>DTS-</w:t>
            </w:r>
            <w:r w:rsidR="00955E22" w:rsidRPr="001465DD">
              <w:rPr>
                <w:lang w:val="fr-CA"/>
              </w:rPr>
              <w:t>PVS</w:t>
            </w:r>
          </w:p>
        </w:tc>
        <w:tc>
          <w:tcPr>
            <w:tcW w:w="5497" w:type="dxa"/>
          </w:tcPr>
          <w:p w14:paraId="2E1B20C5" w14:textId="77777777" w:rsidR="00926987" w:rsidRPr="005C7960" w:rsidRDefault="00926987" w:rsidP="005F1C19">
            <w:pPr>
              <w:pStyle w:val="TableText"/>
              <w:spacing w:before="60" w:after="60"/>
              <w:jc w:val="center"/>
            </w:pPr>
            <w:r>
              <w:t>See section</w:t>
            </w:r>
            <w:r w:rsidR="00154ACC">
              <w:t xml:space="preserve"> 6.2 </w:t>
            </w:r>
            <w:r w:rsidR="007A3D95">
              <w:t xml:space="preserve"> </w:t>
            </w:r>
            <w:hyperlink w:anchor="_CGI_MAS_DTS-PVS" w:history="1">
              <w:r w:rsidR="007A3D95" w:rsidRPr="007A3D95">
                <w:rPr>
                  <w:rStyle w:val="Hyperlink"/>
                </w:rPr>
                <w:t>CGI MAS DTS-PVS</w:t>
              </w:r>
            </w:hyperlink>
            <w:r>
              <w:t xml:space="preserve"> </w:t>
            </w:r>
          </w:p>
        </w:tc>
      </w:tr>
    </w:tbl>
    <w:p w14:paraId="2E1B20C7" w14:textId="77777777" w:rsidR="000B44BE" w:rsidRDefault="000B44BE">
      <w:pPr>
        <w:pStyle w:val="Heading1"/>
      </w:pPr>
      <w:bookmarkStart w:id="382" w:name="_Toc352915390"/>
      <w:r>
        <w:lastRenderedPageBreak/>
        <w:t>System Overview</w:t>
      </w:r>
      <w:bookmarkEnd w:id="381"/>
      <w:bookmarkEnd w:id="382"/>
    </w:p>
    <w:p w14:paraId="2E1B20C8" w14:textId="77777777" w:rsidR="000B44BE" w:rsidRDefault="000B44BE">
      <w:pPr>
        <w:pStyle w:val="Heading2"/>
      </w:pPr>
      <w:bookmarkStart w:id="383" w:name="_Toc490618768"/>
      <w:bookmarkStart w:id="384" w:name="_Toc352915391"/>
      <w:r>
        <w:t>System Description</w:t>
      </w:r>
      <w:bookmarkEnd w:id="383"/>
      <w:bookmarkEnd w:id="384"/>
    </w:p>
    <w:p w14:paraId="2E1B20C9" w14:textId="77777777" w:rsidR="00BF5676" w:rsidRDefault="00BF5676" w:rsidP="00BF5676">
      <w:r>
        <w:t>As part of its ongoing efforts to proactively protect customer account data and mitigate the risk of security breaches and sensitive data compromise/ loss, Bell Canada seeks to comply with the</w:t>
      </w:r>
      <w:r w:rsidRPr="009A36CE">
        <w:t xml:space="preserve"> </w:t>
      </w:r>
      <w:r>
        <w:t xml:space="preserve">Payment Card Industry – Data Security Standard (PCI DSS), a </w:t>
      </w:r>
      <w:r w:rsidRPr="009A36CE">
        <w:t>multifaceted security standard that includes requirements for security management, policies, procedures, network architecture, software design and other critical protective measures</w:t>
      </w:r>
      <w:r>
        <w:t xml:space="preserve"> for any business that stores, processes or transmits payment cardholder data</w:t>
      </w:r>
      <w:r w:rsidRPr="009A36CE">
        <w:t>.</w:t>
      </w:r>
    </w:p>
    <w:p w14:paraId="2E1B20CA" w14:textId="77777777" w:rsidR="00BF5676" w:rsidRDefault="00BF5676" w:rsidP="00BF5676">
      <w:r>
        <w:t xml:space="preserve">To support the implementation of PCI DSS standards, Bell has developed </w:t>
      </w:r>
      <w:r w:rsidR="00EA700B">
        <w:t>a</w:t>
      </w:r>
      <w:r w:rsidR="00D05A6D">
        <w:t xml:space="preserve"> </w:t>
      </w:r>
      <w:r w:rsidR="00EA700B">
        <w:t>d</w:t>
      </w:r>
      <w:r>
        <w:t xml:space="preserve">ata </w:t>
      </w:r>
      <w:r w:rsidR="00EA700B">
        <w:t>t</w:t>
      </w:r>
      <w:r>
        <w:t xml:space="preserve">okenization </w:t>
      </w:r>
      <w:r w:rsidR="00EA700B">
        <w:t>s</w:t>
      </w:r>
      <w:r>
        <w:t>ystem (DTS), a service-oriented architecture which enables integrating applications to tokenize or de-tokenize a customer’s Primary Account Number (PAN) to ensure safe handling of cardholder information. In this context, tokenization refers to the process by which a Primary Account Number, such as a customer's credit card number, is represented by a random, non-sensitive piece of data (i.e. a "token"), which can be used by various Bell Support Systems (BSS) to reference the PAN stored in a separate and secure Cardholder Data Environment (CDE). All existing and new BSS applications which process cardholder information are expected to integrate with DTS</w:t>
      </w:r>
      <w:r w:rsidR="00CB4765">
        <w:t>.</w:t>
      </w:r>
    </w:p>
    <w:p w14:paraId="2E1B20CB" w14:textId="77777777" w:rsidR="00BF5676" w:rsidRDefault="00BF5676" w:rsidP="00BF5676">
      <w:r>
        <w:t xml:space="preserve">In order to comply with PCI DSS, a new stand-alone instance of the OMF Payment Validation Service (hereinafter referred to as </w:t>
      </w:r>
      <w:r w:rsidR="00D05A6D">
        <w:t>DTS-</w:t>
      </w:r>
      <w:r w:rsidR="006E1A55">
        <w:t>PVS</w:t>
      </w:r>
      <w:r>
        <w:t xml:space="preserve">), residing in the CDE De-Militarized Zone (CDE DMZ), </w:t>
      </w:r>
      <w:r w:rsidR="006E1A55">
        <w:t>has been</w:t>
      </w:r>
      <w:r>
        <w:t xml:space="preserve"> developed to support all existing OMF PVS functionality, in addition to new service capabilities that include de-tokenization of credit card PANs via integration with an exposed DTS</w:t>
      </w:r>
      <w:r w:rsidR="00D05A6D">
        <w:t>-RTS</w:t>
      </w:r>
      <w:r>
        <w:t xml:space="preserve"> web service. The </w:t>
      </w:r>
      <w:r w:rsidR="00D05A6D">
        <w:t>DTS-</w:t>
      </w:r>
      <w:r w:rsidR="006E1A55">
        <w:t>PVS</w:t>
      </w:r>
      <w:r>
        <w:t xml:space="preserve"> service is expected to co-exist with the current OMF PVS service, until such time that the OMF PVS service is fully decommissioned from the OMF framework and existing service consumers are transitioned to the new </w:t>
      </w:r>
      <w:r w:rsidR="00D05A6D">
        <w:t>DTS-</w:t>
      </w:r>
      <w:r w:rsidR="00B73EBE">
        <w:t>PVS service.</w:t>
      </w:r>
    </w:p>
    <w:p w14:paraId="2E1B20CC" w14:textId="77777777" w:rsidR="00BF5676" w:rsidRDefault="00BF5676" w:rsidP="00BF5676">
      <w:r>
        <w:t>Key functionality includes:</w:t>
      </w:r>
    </w:p>
    <w:p w14:paraId="2E1B20CD" w14:textId="77777777" w:rsidR="00BF5676" w:rsidRDefault="00BF5676" w:rsidP="00EF006F">
      <w:pPr>
        <w:numPr>
          <w:ilvl w:val="0"/>
          <w:numId w:val="6"/>
        </w:numPr>
        <w:jc w:val="left"/>
      </w:pPr>
      <w:r>
        <w:t>A new DTS-PVS service (i.e. a new instance of the OMF Payment Validation Service) which supports both existing OMF PVS capabilities and the de-tokenization of credit card PANs via DTS</w:t>
      </w:r>
      <w:r w:rsidR="00D05A6D">
        <w:t>-RTS</w:t>
      </w:r>
      <w:r>
        <w:t xml:space="preserve"> integration for two operations:</w:t>
      </w:r>
    </w:p>
    <w:p w14:paraId="2E1B20CE" w14:textId="77777777" w:rsidR="006E1A55" w:rsidRPr="006E1A55" w:rsidRDefault="006E1A55" w:rsidP="00EF006F">
      <w:pPr>
        <w:numPr>
          <w:ilvl w:val="0"/>
          <w:numId w:val="45"/>
        </w:numPr>
        <w:spacing w:after="30" w:line="360" w:lineRule="auto"/>
        <w:jc w:val="left"/>
        <w:rPr>
          <w:szCs w:val="18"/>
        </w:rPr>
      </w:pPr>
      <w:r w:rsidRPr="006E1A55">
        <w:rPr>
          <w:b/>
          <w:bCs/>
          <w:i/>
          <w:iCs/>
          <w:szCs w:val="18"/>
        </w:rPr>
        <w:t>Payment Validation</w:t>
      </w:r>
      <w:r w:rsidRPr="006E1A55">
        <w:rPr>
          <w:szCs w:val="18"/>
        </w:rPr>
        <w:t xml:space="preserve"> - Operation supporting banking information validation via PRISM, credit card address validation via Equifax, and credit card authorization (i.e. hold funds) via PayPal.</w:t>
      </w:r>
    </w:p>
    <w:p w14:paraId="2E1B20CF" w14:textId="77777777" w:rsidR="006E1A55" w:rsidRPr="006E1A55" w:rsidRDefault="006E1A55" w:rsidP="00EF006F">
      <w:pPr>
        <w:pStyle w:val="Body"/>
        <w:numPr>
          <w:ilvl w:val="0"/>
          <w:numId w:val="45"/>
        </w:numPr>
        <w:rPr>
          <w:rFonts w:ascii="Times New Roman" w:hAnsi="Times New Roman"/>
        </w:rPr>
      </w:pPr>
      <w:r w:rsidRPr="006E1A55">
        <w:rPr>
          <w:rFonts w:ascii="Times New Roman" w:hAnsi="Times New Roman"/>
          <w:b/>
          <w:bCs/>
          <w:i/>
          <w:iCs/>
          <w:szCs w:val="18"/>
        </w:rPr>
        <w:t>Credit Card (CC) Charge and Refund</w:t>
      </w:r>
      <w:r w:rsidRPr="006E1A55">
        <w:rPr>
          <w:rFonts w:ascii="Times New Roman" w:hAnsi="Times New Roman"/>
          <w:szCs w:val="18"/>
        </w:rPr>
        <w:t xml:space="preserve"> – Operation supporting credit card charge and refund transactions via PayPal.</w:t>
      </w:r>
    </w:p>
    <w:p w14:paraId="2E1B20D0" w14:textId="77777777" w:rsidR="006E1A55" w:rsidRPr="006E1A55" w:rsidRDefault="006E1A55" w:rsidP="006E1A55">
      <w:pPr>
        <w:pStyle w:val="Body"/>
        <w:ind w:left="720"/>
        <w:rPr>
          <w:rFonts w:ascii="Times New Roman" w:hAnsi="Times New Roman"/>
        </w:rPr>
      </w:pPr>
      <w:r w:rsidRPr="006E1A55">
        <w:rPr>
          <w:rFonts w:ascii="Times New Roman" w:hAnsi="Times New Roman"/>
          <w:bCs/>
          <w:iCs/>
          <w:szCs w:val="18"/>
        </w:rPr>
        <w:t>See Appendix</w:t>
      </w:r>
      <w:r w:rsidR="00322DBD">
        <w:rPr>
          <w:rFonts w:ascii="Times New Roman" w:hAnsi="Times New Roman"/>
          <w:bCs/>
          <w:iCs/>
          <w:szCs w:val="18"/>
        </w:rPr>
        <w:t xml:space="preserve"> A Payment Service Primary Operations</w:t>
      </w:r>
      <w:r w:rsidRPr="006E1A55">
        <w:rPr>
          <w:rFonts w:ascii="Times New Roman" w:hAnsi="Times New Roman"/>
          <w:bCs/>
          <w:iCs/>
          <w:szCs w:val="18"/>
        </w:rPr>
        <w:t xml:space="preserve"> for more details</w:t>
      </w:r>
    </w:p>
    <w:p w14:paraId="2E1B20D1" w14:textId="77777777" w:rsidR="00BF5676" w:rsidRDefault="00D05A6D" w:rsidP="00EF006F">
      <w:pPr>
        <w:numPr>
          <w:ilvl w:val="0"/>
          <w:numId w:val="6"/>
        </w:numPr>
        <w:jc w:val="left"/>
      </w:pPr>
      <w:r>
        <w:t>DTS-</w:t>
      </w:r>
      <w:r w:rsidR="00B73EBE">
        <w:t xml:space="preserve">PVS service </w:t>
      </w:r>
      <w:r w:rsidR="00BF5676">
        <w:t>in the CDE-DMZ environment, supporting:</w:t>
      </w:r>
    </w:p>
    <w:p w14:paraId="2E1B20D2" w14:textId="77777777" w:rsidR="00BF5676" w:rsidRDefault="00BF5676" w:rsidP="00EF006F">
      <w:pPr>
        <w:numPr>
          <w:ilvl w:val="1"/>
          <w:numId w:val="6"/>
        </w:numPr>
        <w:jc w:val="left"/>
      </w:pPr>
      <w:proofErr w:type="spellStart"/>
      <w:r>
        <w:t>Weblogic</w:t>
      </w:r>
      <w:proofErr w:type="spellEnd"/>
      <w:r>
        <w:t xml:space="preserve"> Application Server</w:t>
      </w:r>
    </w:p>
    <w:p w14:paraId="2E1B20D3" w14:textId="77777777" w:rsidR="00BF5676" w:rsidRDefault="004757C9" w:rsidP="00EF006F">
      <w:pPr>
        <w:numPr>
          <w:ilvl w:val="1"/>
          <w:numId w:val="6"/>
        </w:numPr>
        <w:jc w:val="left"/>
      </w:pPr>
      <w:r>
        <w:t>DTS-PVS has a c</w:t>
      </w:r>
      <w:r w:rsidR="00BF5676">
        <w:t xml:space="preserve">ertificate-based authentication </w:t>
      </w:r>
      <w:r>
        <w:t>with DTS-RTS</w:t>
      </w:r>
    </w:p>
    <w:p w14:paraId="2E1B20D4" w14:textId="77777777" w:rsidR="00BF5676" w:rsidRDefault="00BF5676" w:rsidP="00EF006F">
      <w:pPr>
        <w:numPr>
          <w:ilvl w:val="1"/>
          <w:numId w:val="6"/>
        </w:numPr>
        <w:jc w:val="left"/>
      </w:pPr>
      <w:r>
        <w:t>File-based logging based on the existing OMF Payment Validation service logging framework</w:t>
      </w:r>
    </w:p>
    <w:p w14:paraId="2E1B20D5" w14:textId="77777777" w:rsidR="00BF5676" w:rsidRDefault="00BF5676" w:rsidP="00BF5676"/>
    <w:p w14:paraId="2E1B20D6" w14:textId="77777777" w:rsidR="005049C1" w:rsidRDefault="005049C1" w:rsidP="00BF5676"/>
    <w:p w14:paraId="2E1B20D7" w14:textId="77777777" w:rsidR="005049C1" w:rsidRPr="00BF5676" w:rsidRDefault="005049C1" w:rsidP="00BF5676">
      <w:r w:rsidRPr="005049C1">
        <w:rPr>
          <w:b/>
          <w:u w:val="single"/>
        </w:rPr>
        <w:t>Note:</w:t>
      </w:r>
      <w:r>
        <w:t xml:space="preserve">  DTS-PVS was previously known as PVS-PCI and PVS.</w:t>
      </w:r>
    </w:p>
    <w:p w14:paraId="2E1B20D8" w14:textId="77777777" w:rsidR="000B44BE" w:rsidRDefault="00F05EE3" w:rsidP="00FC2FCE">
      <w:pPr>
        <w:pStyle w:val="Heading2"/>
      </w:pPr>
      <w:bookmarkStart w:id="385" w:name="_Toc490618769"/>
      <w:r>
        <w:br w:type="page"/>
      </w:r>
      <w:bookmarkStart w:id="386" w:name="_Toc352915392"/>
      <w:r w:rsidR="000B44BE">
        <w:lastRenderedPageBreak/>
        <w:t>Client Community</w:t>
      </w:r>
      <w:bookmarkEnd w:id="385"/>
      <w:bookmarkEnd w:id="386"/>
    </w:p>
    <w:p w14:paraId="2E1B20D9" w14:textId="77777777" w:rsidR="00FC2FCE" w:rsidRDefault="00FC2FCE" w:rsidP="00FC2FCE">
      <w:r>
        <w:t xml:space="preserve">There are no direct end users of </w:t>
      </w:r>
      <w:r w:rsidR="00D05A6D">
        <w:t>DTS-</w:t>
      </w:r>
      <w:r>
        <w:t xml:space="preserve">PVS, however interfacing client applications make use of </w:t>
      </w:r>
      <w:r w:rsidR="002F5966">
        <w:t>the</w:t>
      </w:r>
      <w:r>
        <w:t xml:space="preserve"> </w:t>
      </w:r>
      <w:r w:rsidR="00552AF6">
        <w:t>de-</w:t>
      </w:r>
      <w:r>
        <w:t>tokenization services and interfacing credit and payment service providers</w:t>
      </w:r>
      <w:r w:rsidR="00552AF6">
        <w:t>.</w:t>
      </w:r>
    </w:p>
    <w:p w14:paraId="2E1B20DA" w14:textId="77777777" w:rsidR="00B73EBE" w:rsidRDefault="00B73EBE" w:rsidP="00B73EBE">
      <w:pPr>
        <w:pStyle w:val="Heading3"/>
      </w:pPr>
      <w:bookmarkStart w:id="387" w:name="_Toc352915393"/>
      <w:r>
        <w:t>Impact If PVS-PCI Not Available</w:t>
      </w:r>
      <w:bookmarkEnd w:id="387"/>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152"/>
        <w:gridCol w:w="2693"/>
      </w:tblGrid>
      <w:tr w:rsidR="001F6EDF" w14:paraId="2E1B20DE" w14:textId="77777777" w:rsidTr="00F05EE3">
        <w:tc>
          <w:tcPr>
            <w:tcW w:w="1951" w:type="dxa"/>
            <w:tcBorders>
              <w:top w:val="double" w:sz="4" w:space="0" w:color="auto"/>
              <w:left w:val="double" w:sz="4" w:space="0" w:color="auto"/>
            </w:tcBorders>
            <w:shd w:val="clear" w:color="auto" w:fill="E6E6E6"/>
            <w:vAlign w:val="center"/>
          </w:tcPr>
          <w:p w14:paraId="2E1B20DB" w14:textId="77777777" w:rsidR="001F6EDF" w:rsidRPr="00774F7B" w:rsidRDefault="001F6EDF" w:rsidP="00A87747">
            <w:pPr>
              <w:autoSpaceDE w:val="0"/>
              <w:autoSpaceDN w:val="0"/>
              <w:spacing w:before="0" w:after="20" w:line="287" w:lineRule="auto"/>
              <w:jc w:val="center"/>
              <w:rPr>
                <w:b/>
              </w:rPr>
            </w:pPr>
            <w:r>
              <w:rPr>
                <w:b/>
              </w:rPr>
              <w:t xml:space="preserve">Client </w:t>
            </w:r>
            <w:r w:rsidRPr="00774F7B">
              <w:rPr>
                <w:b/>
              </w:rPr>
              <w:t>Application</w:t>
            </w:r>
          </w:p>
        </w:tc>
        <w:tc>
          <w:tcPr>
            <w:tcW w:w="3152" w:type="dxa"/>
            <w:tcBorders>
              <w:top w:val="double" w:sz="4" w:space="0" w:color="auto"/>
              <w:right w:val="single" w:sz="4" w:space="0" w:color="auto"/>
            </w:tcBorders>
            <w:shd w:val="clear" w:color="auto" w:fill="E6E6E6"/>
            <w:vAlign w:val="center"/>
          </w:tcPr>
          <w:p w14:paraId="2E1B20DC" w14:textId="77777777" w:rsidR="001F6EDF" w:rsidRPr="00774F7B" w:rsidRDefault="001F6EDF" w:rsidP="00A87747">
            <w:pPr>
              <w:autoSpaceDE w:val="0"/>
              <w:autoSpaceDN w:val="0"/>
              <w:spacing w:before="0" w:after="20" w:line="287" w:lineRule="auto"/>
              <w:jc w:val="center"/>
              <w:rPr>
                <w:b/>
              </w:rPr>
            </w:pPr>
            <w:r>
              <w:rPr>
                <w:b/>
              </w:rPr>
              <w:t>Users</w:t>
            </w:r>
          </w:p>
        </w:tc>
        <w:tc>
          <w:tcPr>
            <w:tcW w:w="2693" w:type="dxa"/>
            <w:tcBorders>
              <w:top w:val="double" w:sz="4" w:space="0" w:color="auto"/>
              <w:left w:val="single" w:sz="4" w:space="0" w:color="auto"/>
              <w:right w:val="double" w:sz="4" w:space="0" w:color="auto"/>
            </w:tcBorders>
            <w:shd w:val="clear" w:color="auto" w:fill="E6E6E6"/>
          </w:tcPr>
          <w:p w14:paraId="2E1B20DD" w14:textId="77777777" w:rsidR="001F6EDF" w:rsidRDefault="001F6EDF" w:rsidP="00A87747">
            <w:pPr>
              <w:autoSpaceDE w:val="0"/>
              <w:autoSpaceDN w:val="0"/>
              <w:spacing w:before="0" w:after="20" w:line="287" w:lineRule="auto"/>
              <w:jc w:val="center"/>
              <w:rPr>
                <w:b/>
              </w:rPr>
            </w:pPr>
            <w:r>
              <w:rPr>
                <w:b/>
              </w:rPr>
              <w:t>Impact</w:t>
            </w:r>
          </w:p>
        </w:tc>
      </w:tr>
      <w:tr w:rsidR="001F6EDF" w14:paraId="2E1B20E2" w14:textId="77777777" w:rsidTr="00F05EE3">
        <w:tc>
          <w:tcPr>
            <w:tcW w:w="1951" w:type="dxa"/>
            <w:tcBorders>
              <w:left w:val="double" w:sz="4" w:space="0" w:color="auto"/>
            </w:tcBorders>
          </w:tcPr>
          <w:p w14:paraId="2E1B20DF" w14:textId="77777777" w:rsidR="001F6EDF" w:rsidRDefault="001F6EDF" w:rsidP="00A87747">
            <w:pPr>
              <w:autoSpaceDE w:val="0"/>
              <w:autoSpaceDN w:val="0"/>
              <w:spacing w:before="0" w:after="20" w:line="287" w:lineRule="auto"/>
            </w:pPr>
            <w:r>
              <w:t>ODS</w:t>
            </w:r>
          </w:p>
        </w:tc>
        <w:tc>
          <w:tcPr>
            <w:tcW w:w="3152" w:type="dxa"/>
            <w:tcBorders>
              <w:right w:val="single" w:sz="4" w:space="0" w:color="auto"/>
            </w:tcBorders>
          </w:tcPr>
          <w:p w14:paraId="2E1B20E0" w14:textId="77777777" w:rsidR="001F6EDF" w:rsidRDefault="001F6EDF" w:rsidP="001F6EDF">
            <w:pPr>
              <w:autoSpaceDE w:val="0"/>
              <w:autoSpaceDN w:val="0"/>
              <w:spacing w:before="0" w:after="20" w:line="287" w:lineRule="auto"/>
            </w:pPr>
            <w:r>
              <w:t xml:space="preserve">No direct end users; orders via </w:t>
            </w:r>
            <w:proofErr w:type="spellStart"/>
            <w:r>
              <w:t>OrderMax</w:t>
            </w:r>
            <w:proofErr w:type="spellEnd"/>
          </w:p>
        </w:tc>
        <w:tc>
          <w:tcPr>
            <w:tcW w:w="2693" w:type="dxa"/>
            <w:tcBorders>
              <w:left w:val="single" w:sz="4" w:space="0" w:color="auto"/>
              <w:right w:val="double" w:sz="4" w:space="0" w:color="auto"/>
            </w:tcBorders>
          </w:tcPr>
          <w:p w14:paraId="2E1B20E1" w14:textId="77777777" w:rsidR="001F6EDF" w:rsidRDefault="001F6EDF" w:rsidP="00A87747">
            <w:pPr>
              <w:autoSpaceDE w:val="0"/>
              <w:autoSpaceDN w:val="0"/>
              <w:spacing w:before="0" w:after="20" w:line="287" w:lineRule="auto"/>
            </w:pPr>
            <w:r>
              <w:t>Orders kicked out</w:t>
            </w:r>
          </w:p>
        </w:tc>
      </w:tr>
      <w:tr w:rsidR="001F6EDF" w14:paraId="2E1B20E6" w14:textId="77777777" w:rsidTr="00F05EE3">
        <w:tc>
          <w:tcPr>
            <w:tcW w:w="1951" w:type="dxa"/>
            <w:tcBorders>
              <w:left w:val="double" w:sz="4" w:space="0" w:color="auto"/>
            </w:tcBorders>
          </w:tcPr>
          <w:p w14:paraId="2E1B20E3" w14:textId="77777777" w:rsidR="001F6EDF" w:rsidRDefault="001F6EDF" w:rsidP="00A87747">
            <w:pPr>
              <w:autoSpaceDE w:val="0"/>
              <w:autoSpaceDN w:val="0"/>
              <w:spacing w:before="0" w:after="20" w:line="287" w:lineRule="auto"/>
              <w:ind w:left="-108" w:firstLine="108"/>
            </w:pPr>
            <w:proofErr w:type="spellStart"/>
            <w:r>
              <w:t>OrderMax</w:t>
            </w:r>
            <w:proofErr w:type="spellEnd"/>
          </w:p>
        </w:tc>
        <w:tc>
          <w:tcPr>
            <w:tcW w:w="3152" w:type="dxa"/>
            <w:tcBorders>
              <w:right w:val="single" w:sz="4" w:space="0" w:color="auto"/>
            </w:tcBorders>
          </w:tcPr>
          <w:p w14:paraId="2E1B20E4" w14:textId="77777777" w:rsidR="001F6EDF" w:rsidRDefault="001F6EDF" w:rsidP="00A87747">
            <w:pPr>
              <w:autoSpaceDE w:val="0"/>
              <w:autoSpaceDN w:val="0"/>
              <w:spacing w:before="0" w:after="20" w:line="287" w:lineRule="auto"/>
            </w:pPr>
            <w:r>
              <w:t>Used by Bell TV, Bell Home Phone, Bell Internet, and Call Centre, and retail store agents</w:t>
            </w:r>
          </w:p>
        </w:tc>
        <w:tc>
          <w:tcPr>
            <w:tcW w:w="2693" w:type="dxa"/>
            <w:tcBorders>
              <w:left w:val="single" w:sz="4" w:space="0" w:color="auto"/>
              <w:right w:val="double" w:sz="4" w:space="0" w:color="auto"/>
            </w:tcBorders>
          </w:tcPr>
          <w:p w14:paraId="2E1B20E5" w14:textId="77777777" w:rsidR="001F6EDF" w:rsidRDefault="001F6EDF" w:rsidP="00A87747">
            <w:pPr>
              <w:autoSpaceDE w:val="0"/>
              <w:autoSpaceDN w:val="0"/>
              <w:spacing w:before="0" w:after="20" w:line="287" w:lineRule="auto"/>
            </w:pPr>
            <w:proofErr w:type="spellStart"/>
            <w:r>
              <w:t>Kickouts</w:t>
            </w:r>
            <w:proofErr w:type="spellEnd"/>
            <w:r>
              <w:t xml:space="preserve"> in </w:t>
            </w:r>
            <w:proofErr w:type="spellStart"/>
            <w:r>
              <w:t>DigiTek</w:t>
            </w:r>
            <w:proofErr w:type="spellEnd"/>
            <w:r>
              <w:t xml:space="preserve"> system</w:t>
            </w:r>
          </w:p>
        </w:tc>
      </w:tr>
      <w:tr w:rsidR="001F6EDF" w14:paraId="2E1B20EA" w14:textId="77777777" w:rsidTr="00F05EE3">
        <w:tc>
          <w:tcPr>
            <w:tcW w:w="1951" w:type="dxa"/>
            <w:tcBorders>
              <w:left w:val="double" w:sz="4" w:space="0" w:color="auto"/>
            </w:tcBorders>
          </w:tcPr>
          <w:p w14:paraId="2E1B20E7" w14:textId="77777777" w:rsidR="001F6EDF" w:rsidRDefault="001F6EDF" w:rsidP="00A87747">
            <w:pPr>
              <w:autoSpaceDE w:val="0"/>
              <w:autoSpaceDN w:val="0"/>
              <w:spacing w:before="0" w:after="20" w:line="287" w:lineRule="auto"/>
            </w:pPr>
            <w:proofErr w:type="spellStart"/>
            <w:r>
              <w:t>SIMPLe</w:t>
            </w:r>
            <w:proofErr w:type="spellEnd"/>
          </w:p>
        </w:tc>
        <w:tc>
          <w:tcPr>
            <w:tcW w:w="3152" w:type="dxa"/>
            <w:tcBorders>
              <w:right w:val="single" w:sz="4" w:space="0" w:color="auto"/>
            </w:tcBorders>
          </w:tcPr>
          <w:p w14:paraId="2E1B20E8" w14:textId="77777777" w:rsidR="001F6EDF" w:rsidRDefault="001F6EDF" w:rsidP="00A87747">
            <w:pPr>
              <w:autoSpaceDE w:val="0"/>
              <w:autoSpaceDN w:val="0"/>
              <w:spacing w:before="0" w:after="20" w:line="287" w:lineRule="auto"/>
            </w:pPr>
            <w:r>
              <w:t>Call Centre agents process Internet products orders</w:t>
            </w:r>
          </w:p>
        </w:tc>
        <w:tc>
          <w:tcPr>
            <w:tcW w:w="2693" w:type="dxa"/>
            <w:tcBorders>
              <w:left w:val="single" w:sz="4" w:space="0" w:color="auto"/>
              <w:right w:val="double" w:sz="4" w:space="0" w:color="auto"/>
            </w:tcBorders>
          </w:tcPr>
          <w:p w14:paraId="2E1B20E9" w14:textId="77777777" w:rsidR="001F6EDF" w:rsidRDefault="001F6EDF" w:rsidP="00A87747">
            <w:pPr>
              <w:autoSpaceDE w:val="0"/>
              <w:autoSpaceDN w:val="0"/>
              <w:spacing w:before="0" w:after="20" w:line="287" w:lineRule="auto"/>
            </w:pPr>
            <w:r>
              <w:t>Cannot proceed with most orders</w:t>
            </w:r>
          </w:p>
        </w:tc>
      </w:tr>
      <w:tr w:rsidR="001F6EDF" w14:paraId="2E1B20EE" w14:textId="77777777" w:rsidTr="00F05EE3">
        <w:tc>
          <w:tcPr>
            <w:tcW w:w="1951" w:type="dxa"/>
            <w:tcBorders>
              <w:top w:val="single" w:sz="4" w:space="0" w:color="auto"/>
              <w:left w:val="double" w:sz="4" w:space="0" w:color="auto"/>
              <w:bottom w:val="single" w:sz="4" w:space="0" w:color="auto"/>
            </w:tcBorders>
          </w:tcPr>
          <w:p w14:paraId="2E1B20EB" w14:textId="77777777" w:rsidR="001F6EDF" w:rsidRDefault="001F6EDF" w:rsidP="00A87747">
            <w:pPr>
              <w:autoSpaceDE w:val="0"/>
              <w:autoSpaceDN w:val="0"/>
              <w:spacing w:before="40" w:after="40"/>
            </w:pPr>
            <w:r>
              <w:t>VAS-POS</w:t>
            </w:r>
          </w:p>
        </w:tc>
        <w:tc>
          <w:tcPr>
            <w:tcW w:w="3152" w:type="dxa"/>
            <w:tcBorders>
              <w:top w:val="single" w:sz="4" w:space="0" w:color="auto"/>
              <w:bottom w:val="single" w:sz="4" w:space="0" w:color="auto"/>
              <w:right w:val="single" w:sz="4" w:space="0" w:color="auto"/>
            </w:tcBorders>
          </w:tcPr>
          <w:p w14:paraId="2E1B20EC" w14:textId="77777777" w:rsidR="001F6EDF" w:rsidRDefault="001F6EDF" w:rsidP="001F6EDF">
            <w:pPr>
              <w:autoSpaceDE w:val="0"/>
              <w:autoSpaceDN w:val="0"/>
              <w:spacing w:before="0" w:after="20" w:line="287" w:lineRule="auto"/>
            </w:pPr>
            <w:r>
              <w:t>Used by external users to place internet orders</w:t>
            </w:r>
          </w:p>
        </w:tc>
        <w:tc>
          <w:tcPr>
            <w:tcW w:w="2693" w:type="dxa"/>
            <w:tcBorders>
              <w:top w:val="single" w:sz="4" w:space="0" w:color="auto"/>
              <w:left w:val="single" w:sz="4" w:space="0" w:color="auto"/>
              <w:bottom w:val="single" w:sz="4" w:space="0" w:color="auto"/>
              <w:right w:val="double" w:sz="4" w:space="0" w:color="auto"/>
            </w:tcBorders>
          </w:tcPr>
          <w:p w14:paraId="2E1B20ED" w14:textId="77777777" w:rsidR="001F6EDF" w:rsidRDefault="001F6EDF" w:rsidP="00A87747">
            <w:pPr>
              <w:autoSpaceDE w:val="0"/>
              <w:autoSpaceDN w:val="0"/>
              <w:spacing w:before="0" w:after="20" w:line="287" w:lineRule="auto"/>
            </w:pPr>
            <w:r>
              <w:t>Cannot submit orders</w:t>
            </w:r>
          </w:p>
        </w:tc>
      </w:tr>
      <w:tr w:rsidR="001F6EDF" w14:paraId="2E1B20F2" w14:textId="77777777" w:rsidTr="00F05EE3">
        <w:tc>
          <w:tcPr>
            <w:tcW w:w="1951" w:type="dxa"/>
            <w:tcBorders>
              <w:top w:val="single" w:sz="4" w:space="0" w:color="auto"/>
              <w:left w:val="double" w:sz="4" w:space="0" w:color="auto"/>
              <w:bottom w:val="double" w:sz="4" w:space="0" w:color="auto"/>
            </w:tcBorders>
          </w:tcPr>
          <w:p w14:paraId="2E1B20EF" w14:textId="77777777" w:rsidR="001F6EDF" w:rsidRDefault="001F6EDF" w:rsidP="00A87747">
            <w:pPr>
              <w:autoSpaceDE w:val="0"/>
              <w:autoSpaceDN w:val="0"/>
              <w:spacing w:before="40" w:after="40"/>
            </w:pPr>
            <w:proofErr w:type="spellStart"/>
            <w:r>
              <w:t>Vucare</w:t>
            </w:r>
            <w:proofErr w:type="spellEnd"/>
          </w:p>
        </w:tc>
        <w:tc>
          <w:tcPr>
            <w:tcW w:w="3152" w:type="dxa"/>
            <w:tcBorders>
              <w:top w:val="single" w:sz="4" w:space="0" w:color="auto"/>
              <w:bottom w:val="double" w:sz="4" w:space="0" w:color="auto"/>
              <w:right w:val="single" w:sz="4" w:space="0" w:color="auto"/>
            </w:tcBorders>
          </w:tcPr>
          <w:p w14:paraId="2E1B20F0" w14:textId="77777777" w:rsidR="001F6EDF" w:rsidRDefault="001F6EDF" w:rsidP="00A87747">
            <w:pPr>
              <w:autoSpaceDE w:val="0"/>
              <w:autoSpaceDN w:val="0"/>
              <w:spacing w:before="0" w:after="20" w:line="287" w:lineRule="auto"/>
            </w:pPr>
            <w:r>
              <w:t>Used by Bell TV external users to make changes to existing program</w:t>
            </w:r>
          </w:p>
        </w:tc>
        <w:tc>
          <w:tcPr>
            <w:tcW w:w="2693" w:type="dxa"/>
            <w:tcBorders>
              <w:top w:val="single" w:sz="4" w:space="0" w:color="auto"/>
              <w:left w:val="single" w:sz="4" w:space="0" w:color="auto"/>
              <w:bottom w:val="double" w:sz="4" w:space="0" w:color="auto"/>
              <w:right w:val="double" w:sz="4" w:space="0" w:color="auto"/>
            </w:tcBorders>
          </w:tcPr>
          <w:p w14:paraId="2E1B20F1" w14:textId="77777777" w:rsidR="001F6EDF" w:rsidRDefault="001F6EDF" w:rsidP="00A87747">
            <w:pPr>
              <w:autoSpaceDE w:val="0"/>
              <w:autoSpaceDN w:val="0"/>
              <w:spacing w:before="0" w:after="20" w:line="287" w:lineRule="auto"/>
            </w:pPr>
            <w:r>
              <w:t>Cannot submit orders</w:t>
            </w:r>
          </w:p>
        </w:tc>
      </w:tr>
    </w:tbl>
    <w:p w14:paraId="2E1B20F3" w14:textId="77777777" w:rsidR="00E61497" w:rsidRDefault="00E61497" w:rsidP="00E61497"/>
    <w:p w14:paraId="2E1B20F4" w14:textId="77777777" w:rsidR="00552AF6" w:rsidRDefault="00552AF6" w:rsidP="00552AF6">
      <w:pPr>
        <w:pStyle w:val="Heading2"/>
      </w:pPr>
      <w:bookmarkStart w:id="388" w:name="_Toc352915394"/>
      <w:r>
        <w:t>Interfaces</w:t>
      </w:r>
      <w:bookmarkEnd w:id="388"/>
    </w:p>
    <w:p w14:paraId="2E1B20F5" w14:textId="77777777" w:rsidR="00FC2FCE" w:rsidRPr="00FC2FCE" w:rsidRDefault="00FC2FCE" w:rsidP="00FC2FCE">
      <w:pPr>
        <w:pStyle w:val="Heading3"/>
      </w:pPr>
      <w:bookmarkStart w:id="389" w:name="_Toc313046190"/>
      <w:bookmarkStart w:id="390" w:name="_Toc352915395"/>
      <w:r w:rsidRPr="00FC2FCE">
        <w:t xml:space="preserve">Client </w:t>
      </w:r>
      <w:r w:rsidR="00D03AFA">
        <w:t xml:space="preserve">(BSS) </w:t>
      </w:r>
      <w:r w:rsidRPr="00FC2FCE">
        <w:t>Applications</w:t>
      </w:r>
      <w:bookmarkEnd w:id="389"/>
      <w:bookmarkEnd w:id="390"/>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152"/>
        <w:gridCol w:w="2693"/>
      </w:tblGrid>
      <w:tr w:rsidR="0062479B" w:rsidRPr="00DE675F" w14:paraId="2E1B20F9" w14:textId="77777777" w:rsidTr="002F4509">
        <w:tc>
          <w:tcPr>
            <w:tcW w:w="1951" w:type="dxa"/>
            <w:tcBorders>
              <w:top w:val="double" w:sz="4" w:space="0" w:color="auto"/>
              <w:left w:val="double" w:sz="4" w:space="0" w:color="auto"/>
            </w:tcBorders>
            <w:shd w:val="clear" w:color="auto" w:fill="E6E6E6"/>
            <w:vAlign w:val="center"/>
          </w:tcPr>
          <w:p w14:paraId="2E1B20F6" w14:textId="77777777" w:rsidR="0062479B" w:rsidRPr="00DE675F" w:rsidRDefault="0062479B" w:rsidP="000162EB">
            <w:pPr>
              <w:autoSpaceDE w:val="0"/>
              <w:autoSpaceDN w:val="0"/>
              <w:spacing w:before="0" w:after="20" w:line="287" w:lineRule="auto"/>
              <w:jc w:val="center"/>
              <w:rPr>
                <w:b/>
              </w:rPr>
            </w:pPr>
            <w:r w:rsidRPr="00DE675F">
              <w:rPr>
                <w:b/>
              </w:rPr>
              <w:t>Client Application</w:t>
            </w:r>
          </w:p>
        </w:tc>
        <w:tc>
          <w:tcPr>
            <w:tcW w:w="3152" w:type="dxa"/>
            <w:tcBorders>
              <w:top w:val="double" w:sz="4" w:space="0" w:color="auto"/>
            </w:tcBorders>
            <w:shd w:val="clear" w:color="auto" w:fill="E6E6E6"/>
            <w:vAlign w:val="center"/>
          </w:tcPr>
          <w:p w14:paraId="2E1B20F7" w14:textId="77777777" w:rsidR="0062479B" w:rsidRPr="00DE675F" w:rsidRDefault="0062479B" w:rsidP="000162EB">
            <w:pPr>
              <w:autoSpaceDE w:val="0"/>
              <w:autoSpaceDN w:val="0"/>
              <w:spacing w:before="0" w:after="20" w:line="287" w:lineRule="auto"/>
              <w:jc w:val="center"/>
              <w:rPr>
                <w:b/>
              </w:rPr>
            </w:pPr>
            <w:r w:rsidRPr="00DE675F">
              <w:rPr>
                <w:b/>
              </w:rPr>
              <w:t>Interface</w:t>
            </w:r>
          </w:p>
        </w:tc>
        <w:tc>
          <w:tcPr>
            <w:tcW w:w="2693" w:type="dxa"/>
            <w:tcBorders>
              <w:top w:val="double" w:sz="4" w:space="0" w:color="auto"/>
              <w:right w:val="double" w:sz="4" w:space="0" w:color="auto"/>
            </w:tcBorders>
            <w:shd w:val="clear" w:color="auto" w:fill="E6E6E6"/>
            <w:vAlign w:val="center"/>
          </w:tcPr>
          <w:p w14:paraId="2E1B20F8" w14:textId="77777777" w:rsidR="0062479B" w:rsidRPr="00DE675F" w:rsidRDefault="0062479B" w:rsidP="000162EB">
            <w:pPr>
              <w:autoSpaceDE w:val="0"/>
              <w:autoSpaceDN w:val="0"/>
              <w:spacing w:before="0" w:after="20" w:line="287" w:lineRule="auto"/>
              <w:jc w:val="center"/>
              <w:rPr>
                <w:b/>
              </w:rPr>
            </w:pPr>
            <w:r w:rsidRPr="00DE675F">
              <w:rPr>
                <w:b/>
              </w:rPr>
              <w:t>Time Out Value</w:t>
            </w:r>
          </w:p>
        </w:tc>
      </w:tr>
      <w:tr w:rsidR="00D944B5" w:rsidRPr="00DE675F" w14:paraId="2E1B20FD" w14:textId="77777777" w:rsidTr="002F4509">
        <w:trPr>
          <w:ins w:id="391" w:author="Giacomini-Varvarigos, Maria" w:date="2013-02-04T17:01:00Z"/>
        </w:trPr>
        <w:tc>
          <w:tcPr>
            <w:tcW w:w="1951" w:type="dxa"/>
            <w:tcBorders>
              <w:left w:val="double" w:sz="4" w:space="0" w:color="auto"/>
            </w:tcBorders>
          </w:tcPr>
          <w:p w14:paraId="2E1B20FA" w14:textId="77777777" w:rsidR="00D944B5" w:rsidRPr="00AE2B21" w:rsidRDefault="001924A0" w:rsidP="00886684">
            <w:pPr>
              <w:autoSpaceDE w:val="0"/>
              <w:autoSpaceDN w:val="0"/>
              <w:spacing w:before="0" w:after="20" w:line="287" w:lineRule="auto"/>
              <w:jc w:val="left"/>
              <w:rPr>
                <w:ins w:id="392" w:author="Giacomini-Varvarigos, Maria" w:date="2013-02-04T17:01:00Z"/>
              </w:rPr>
            </w:pPr>
            <w:ins w:id="393" w:author="Giacomini-Varvarigos, Maria" w:date="2013-02-07T09:13:00Z">
              <w:r>
                <w:t>B</w:t>
              </w:r>
            </w:ins>
            <w:ins w:id="394" w:author="Giacomini-Varvarigos, Maria" w:date="2013-02-04T17:02:00Z">
              <w:r w:rsidR="00D944B5">
                <w:t>ell.ca Shop</w:t>
              </w:r>
            </w:ins>
          </w:p>
        </w:tc>
        <w:tc>
          <w:tcPr>
            <w:tcW w:w="3152" w:type="dxa"/>
          </w:tcPr>
          <w:p w14:paraId="2E1B20FB" w14:textId="77777777" w:rsidR="00D944B5" w:rsidRPr="00AE2B21" w:rsidRDefault="00D944B5" w:rsidP="00886684">
            <w:pPr>
              <w:autoSpaceDE w:val="0"/>
              <w:autoSpaceDN w:val="0"/>
              <w:spacing w:before="0" w:after="20" w:line="287" w:lineRule="auto"/>
              <w:jc w:val="left"/>
              <w:rPr>
                <w:ins w:id="395" w:author="Giacomini-Varvarigos, Maria" w:date="2013-02-04T17:01:00Z"/>
              </w:rPr>
            </w:pPr>
          </w:p>
        </w:tc>
        <w:tc>
          <w:tcPr>
            <w:tcW w:w="2693" w:type="dxa"/>
            <w:tcBorders>
              <w:right w:val="double" w:sz="4" w:space="0" w:color="auto"/>
            </w:tcBorders>
          </w:tcPr>
          <w:p w14:paraId="2E1B20FC" w14:textId="77777777" w:rsidR="00D944B5" w:rsidRPr="00AE2B21" w:rsidRDefault="00D944B5" w:rsidP="00886684">
            <w:pPr>
              <w:autoSpaceDE w:val="0"/>
              <w:autoSpaceDN w:val="0"/>
              <w:spacing w:before="0" w:after="20" w:line="287" w:lineRule="auto"/>
              <w:jc w:val="left"/>
              <w:rPr>
                <w:ins w:id="396" w:author="Giacomini-Varvarigos, Maria" w:date="2013-02-04T17:01:00Z"/>
              </w:rPr>
            </w:pPr>
          </w:p>
        </w:tc>
      </w:tr>
      <w:tr w:rsidR="005205E2" w:rsidRPr="00DE675F" w14:paraId="2E1B2101" w14:textId="77777777" w:rsidTr="002F4509">
        <w:tc>
          <w:tcPr>
            <w:tcW w:w="1951" w:type="dxa"/>
            <w:tcBorders>
              <w:left w:val="double" w:sz="4" w:space="0" w:color="auto"/>
            </w:tcBorders>
          </w:tcPr>
          <w:p w14:paraId="2E1B20FE" w14:textId="77777777" w:rsidR="005205E2" w:rsidRPr="00AE2B21" w:rsidRDefault="005205E2" w:rsidP="00886684">
            <w:pPr>
              <w:autoSpaceDE w:val="0"/>
              <w:autoSpaceDN w:val="0"/>
              <w:spacing w:before="0" w:after="20" w:line="287" w:lineRule="auto"/>
              <w:jc w:val="left"/>
            </w:pPr>
            <w:r w:rsidRPr="00AE2B21">
              <w:t>Credit Express</w:t>
            </w:r>
          </w:p>
        </w:tc>
        <w:tc>
          <w:tcPr>
            <w:tcW w:w="3152" w:type="dxa"/>
          </w:tcPr>
          <w:p w14:paraId="2E1B20FF" w14:textId="77777777" w:rsidR="005205E2" w:rsidRPr="00AE2B21" w:rsidRDefault="005205E2" w:rsidP="00886684">
            <w:pPr>
              <w:autoSpaceDE w:val="0"/>
              <w:autoSpaceDN w:val="0"/>
              <w:spacing w:before="0" w:after="20" w:line="287" w:lineRule="auto"/>
              <w:jc w:val="left"/>
            </w:pPr>
            <w:r w:rsidRPr="00AE2B21">
              <w:t>Web service (SOAP/HTTPS)</w:t>
            </w:r>
          </w:p>
        </w:tc>
        <w:tc>
          <w:tcPr>
            <w:tcW w:w="2693" w:type="dxa"/>
            <w:tcBorders>
              <w:right w:val="double" w:sz="4" w:space="0" w:color="auto"/>
            </w:tcBorders>
          </w:tcPr>
          <w:p w14:paraId="2E1B2100" w14:textId="77777777" w:rsidR="005205E2" w:rsidRPr="00AE2B21" w:rsidRDefault="005205E2" w:rsidP="00886684">
            <w:pPr>
              <w:autoSpaceDE w:val="0"/>
              <w:autoSpaceDN w:val="0"/>
              <w:spacing w:before="0" w:after="20" w:line="287" w:lineRule="auto"/>
              <w:jc w:val="left"/>
            </w:pPr>
            <w:r w:rsidRPr="00AE2B21">
              <w:t>60 seconds</w:t>
            </w:r>
          </w:p>
        </w:tc>
      </w:tr>
      <w:tr w:rsidR="00F32DD9" w:rsidRPr="00DE675F" w14:paraId="2E1B2105" w14:textId="77777777" w:rsidTr="002F4509">
        <w:tc>
          <w:tcPr>
            <w:tcW w:w="1951" w:type="dxa"/>
            <w:tcBorders>
              <w:left w:val="double" w:sz="4" w:space="0" w:color="auto"/>
            </w:tcBorders>
          </w:tcPr>
          <w:p w14:paraId="2E1B2102" w14:textId="77777777" w:rsidR="00F32DD9" w:rsidRPr="00DE675F" w:rsidRDefault="00F32DD9" w:rsidP="00886684">
            <w:pPr>
              <w:autoSpaceDE w:val="0"/>
              <w:autoSpaceDN w:val="0"/>
              <w:spacing w:before="0" w:after="20" w:line="287" w:lineRule="auto"/>
              <w:jc w:val="left"/>
            </w:pPr>
            <w:r>
              <w:t>DART</w:t>
            </w:r>
          </w:p>
        </w:tc>
        <w:tc>
          <w:tcPr>
            <w:tcW w:w="3152" w:type="dxa"/>
          </w:tcPr>
          <w:p w14:paraId="2E1B2103" w14:textId="77777777" w:rsidR="00F32DD9" w:rsidRPr="003121B6" w:rsidRDefault="00F32DD9" w:rsidP="00886684">
            <w:pPr>
              <w:autoSpaceDE w:val="0"/>
              <w:autoSpaceDN w:val="0"/>
              <w:spacing w:before="0" w:after="20" w:line="287" w:lineRule="auto"/>
              <w:jc w:val="left"/>
            </w:pPr>
            <w:r w:rsidRPr="003121B6">
              <w:t>Web service (SOAP/HTTPS)</w:t>
            </w:r>
          </w:p>
        </w:tc>
        <w:tc>
          <w:tcPr>
            <w:tcW w:w="2693" w:type="dxa"/>
            <w:tcBorders>
              <w:right w:val="double" w:sz="4" w:space="0" w:color="auto"/>
            </w:tcBorders>
          </w:tcPr>
          <w:p w14:paraId="2E1B2104" w14:textId="77777777" w:rsidR="00F32DD9" w:rsidRPr="003121B6" w:rsidRDefault="00F32DD9" w:rsidP="00886684">
            <w:pPr>
              <w:autoSpaceDE w:val="0"/>
              <w:autoSpaceDN w:val="0"/>
              <w:spacing w:before="0" w:after="20" w:line="287" w:lineRule="auto"/>
              <w:jc w:val="left"/>
            </w:pPr>
            <w:r w:rsidRPr="003121B6">
              <w:t>60 seconds</w:t>
            </w:r>
          </w:p>
        </w:tc>
      </w:tr>
      <w:tr w:rsidR="0062479B" w:rsidRPr="00DE675F" w14:paraId="2E1B2109" w14:textId="77777777" w:rsidTr="002F4509">
        <w:tc>
          <w:tcPr>
            <w:tcW w:w="1951" w:type="dxa"/>
            <w:tcBorders>
              <w:left w:val="double" w:sz="4" w:space="0" w:color="auto"/>
            </w:tcBorders>
          </w:tcPr>
          <w:p w14:paraId="2E1B2106" w14:textId="77777777" w:rsidR="0062479B" w:rsidRPr="00DE675F" w:rsidRDefault="0062479B" w:rsidP="00886684">
            <w:pPr>
              <w:autoSpaceDE w:val="0"/>
              <w:autoSpaceDN w:val="0"/>
              <w:spacing w:before="0" w:after="20" w:line="287" w:lineRule="auto"/>
              <w:jc w:val="left"/>
            </w:pPr>
            <w:r w:rsidRPr="00DE675F">
              <w:t>ODS</w:t>
            </w:r>
          </w:p>
        </w:tc>
        <w:tc>
          <w:tcPr>
            <w:tcW w:w="3152" w:type="dxa"/>
          </w:tcPr>
          <w:p w14:paraId="2E1B2107"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right w:val="double" w:sz="4" w:space="0" w:color="auto"/>
            </w:tcBorders>
          </w:tcPr>
          <w:p w14:paraId="2E1B2108" w14:textId="77777777" w:rsidR="0062479B" w:rsidRPr="00DE675F" w:rsidRDefault="0062479B" w:rsidP="00886684">
            <w:pPr>
              <w:autoSpaceDE w:val="0"/>
              <w:autoSpaceDN w:val="0"/>
              <w:spacing w:before="0" w:after="20" w:line="287" w:lineRule="auto"/>
              <w:jc w:val="left"/>
            </w:pPr>
            <w:r w:rsidRPr="00DE675F">
              <w:t>60 seconds</w:t>
            </w:r>
          </w:p>
        </w:tc>
      </w:tr>
      <w:tr w:rsidR="0062479B" w:rsidRPr="00DE675F" w14:paraId="2E1B210D" w14:textId="77777777" w:rsidTr="002F4509">
        <w:tc>
          <w:tcPr>
            <w:tcW w:w="1951" w:type="dxa"/>
            <w:tcBorders>
              <w:left w:val="double" w:sz="4" w:space="0" w:color="auto"/>
            </w:tcBorders>
          </w:tcPr>
          <w:p w14:paraId="2E1B210A" w14:textId="77777777" w:rsidR="0062479B" w:rsidRPr="00DE675F" w:rsidRDefault="0062479B" w:rsidP="00886684">
            <w:pPr>
              <w:autoSpaceDE w:val="0"/>
              <w:autoSpaceDN w:val="0"/>
              <w:spacing w:before="0" w:after="20" w:line="287" w:lineRule="auto"/>
              <w:ind w:left="-108" w:firstLine="108"/>
              <w:jc w:val="left"/>
            </w:pPr>
            <w:proofErr w:type="spellStart"/>
            <w:r w:rsidRPr="00DE675F">
              <w:t>OrderMax</w:t>
            </w:r>
            <w:proofErr w:type="spellEnd"/>
          </w:p>
        </w:tc>
        <w:tc>
          <w:tcPr>
            <w:tcW w:w="3152" w:type="dxa"/>
          </w:tcPr>
          <w:p w14:paraId="2E1B210B"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right w:val="double" w:sz="4" w:space="0" w:color="auto"/>
            </w:tcBorders>
          </w:tcPr>
          <w:p w14:paraId="2E1B210C" w14:textId="77777777" w:rsidR="0062479B" w:rsidRPr="00DE675F" w:rsidRDefault="0062479B" w:rsidP="00886684">
            <w:pPr>
              <w:autoSpaceDE w:val="0"/>
              <w:autoSpaceDN w:val="0"/>
              <w:spacing w:before="0" w:after="20" w:line="287" w:lineRule="auto"/>
              <w:jc w:val="left"/>
            </w:pPr>
            <w:r w:rsidRPr="00DE675F">
              <w:t>65 seconds</w:t>
            </w:r>
          </w:p>
        </w:tc>
      </w:tr>
      <w:tr w:rsidR="0062479B" w:rsidRPr="00DE675F" w14:paraId="2E1B2111" w14:textId="77777777" w:rsidTr="002F4509">
        <w:tc>
          <w:tcPr>
            <w:tcW w:w="1951" w:type="dxa"/>
            <w:tcBorders>
              <w:left w:val="double" w:sz="4" w:space="0" w:color="auto"/>
            </w:tcBorders>
          </w:tcPr>
          <w:p w14:paraId="2E1B210E" w14:textId="77777777" w:rsidR="0062479B" w:rsidRPr="00DE675F" w:rsidRDefault="0062479B" w:rsidP="00886684">
            <w:pPr>
              <w:autoSpaceDE w:val="0"/>
              <w:autoSpaceDN w:val="0"/>
              <w:spacing w:before="0" w:after="20" w:line="287" w:lineRule="auto"/>
              <w:jc w:val="left"/>
            </w:pPr>
            <w:proofErr w:type="spellStart"/>
            <w:r w:rsidRPr="00DE675F">
              <w:t>SIMPLe</w:t>
            </w:r>
            <w:proofErr w:type="spellEnd"/>
          </w:p>
        </w:tc>
        <w:tc>
          <w:tcPr>
            <w:tcW w:w="3152" w:type="dxa"/>
          </w:tcPr>
          <w:p w14:paraId="2E1B210F"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right w:val="double" w:sz="4" w:space="0" w:color="auto"/>
            </w:tcBorders>
          </w:tcPr>
          <w:p w14:paraId="2E1B2110" w14:textId="77777777" w:rsidR="0062479B" w:rsidRPr="00DE675F" w:rsidRDefault="0062479B" w:rsidP="00886684">
            <w:pPr>
              <w:autoSpaceDE w:val="0"/>
              <w:autoSpaceDN w:val="0"/>
              <w:spacing w:before="0" w:after="20" w:line="287" w:lineRule="auto"/>
              <w:jc w:val="left"/>
            </w:pPr>
            <w:r w:rsidRPr="00DE675F">
              <w:t>90 seconds</w:t>
            </w:r>
          </w:p>
        </w:tc>
      </w:tr>
      <w:tr w:rsidR="0062479B" w:rsidRPr="00DE675F" w14:paraId="2E1B2115" w14:textId="77777777" w:rsidTr="002F4509">
        <w:tc>
          <w:tcPr>
            <w:tcW w:w="1951" w:type="dxa"/>
            <w:tcBorders>
              <w:top w:val="single" w:sz="4" w:space="0" w:color="auto"/>
              <w:left w:val="double" w:sz="4" w:space="0" w:color="auto"/>
              <w:bottom w:val="single" w:sz="4" w:space="0" w:color="auto"/>
            </w:tcBorders>
          </w:tcPr>
          <w:p w14:paraId="2E1B2112" w14:textId="77777777" w:rsidR="0062479B" w:rsidRPr="00DE675F" w:rsidRDefault="0062479B" w:rsidP="00886684">
            <w:pPr>
              <w:autoSpaceDE w:val="0"/>
              <w:autoSpaceDN w:val="0"/>
              <w:spacing w:before="40" w:after="40"/>
              <w:jc w:val="left"/>
            </w:pPr>
            <w:r w:rsidRPr="00DE675F">
              <w:t>VAS-POS</w:t>
            </w:r>
          </w:p>
        </w:tc>
        <w:tc>
          <w:tcPr>
            <w:tcW w:w="3152" w:type="dxa"/>
            <w:tcBorders>
              <w:top w:val="single" w:sz="4" w:space="0" w:color="auto"/>
              <w:bottom w:val="single" w:sz="4" w:space="0" w:color="auto"/>
            </w:tcBorders>
          </w:tcPr>
          <w:p w14:paraId="2E1B2113"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top w:val="single" w:sz="4" w:space="0" w:color="auto"/>
              <w:bottom w:val="single" w:sz="4" w:space="0" w:color="auto"/>
              <w:right w:val="double" w:sz="4" w:space="0" w:color="auto"/>
            </w:tcBorders>
          </w:tcPr>
          <w:p w14:paraId="2E1B2114" w14:textId="77777777" w:rsidR="0062479B" w:rsidRPr="00DE675F" w:rsidRDefault="0062479B" w:rsidP="00886684">
            <w:pPr>
              <w:autoSpaceDE w:val="0"/>
              <w:autoSpaceDN w:val="0"/>
              <w:spacing w:before="0" w:after="20" w:line="287" w:lineRule="auto"/>
              <w:jc w:val="left"/>
            </w:pPr>
            <w:r w:rsidRPr="00DE675F">
              <w:t>120 seconds</w:t>
            </w:r>
          </w:p>
        </w:tc>
      </w:tr>
      <w:tr w:rsidR="0062479B" w:rsidRPr="00DE675F" w14:paraId="2E1B2119" w14:textId="77777777" w:rsidTr="00D16E72">
        <w:tc>
          <w:tcPr>
            <w:tcW w:w="1951" w:type="dxa"/>
            <w:tcBorders>
              <w:top w:val="single" w:sz="4" w:space="0" w:color="auto"/>
              <w:left w:val="double" w:sz="4" w:space="0" w:color="auto"/>
              <w:bottom w:val="single" w:sz="4" w:space="0" w:color="auto"/>
            </w:tcBorders>
          </w:tcPr>
          <w:p w14:paraId="2E1B2116" w14:textId="77777777" w:rsidR="0062479B" w:rsidRPr="00DE675F" w:rsidRDefault="0062479B" w:rsidP="00886684">
            <w:pPr>
              <w:autoSpaceDE w:val="0"/>
              <w:autoSpaceDN w:val="0"/>
              <w:spacing w:before="40" w:after="40"/>
              <w:jc w:val="left"/>
            </w:pPr>
            <w:proofErr w:type="spellStart"/>
            <w:r w:rsidRPr="00DE675F">
              <w:t>Vucare</w:t>
            </w:r>
            <w:proofErr w:type="spellEnd"/>
          </w:p>
        </w:tc>
        <w:tc>
          <w:tcPr>
            <w:tcW w:w="3152" w:type="dxa"/>
            <w:tcBorders>
              <w:top w:val="single" w:sz="4" w:space="0" w:color="auto"/>
              <w:bottom w:val="single" w:sz="4" w:space="0" w:color="auto"/>
            </w:tcBorders>
          </w:tcPr>
          <w:p w14:paraId="2E1B2117"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top w:val="single" w:sz="4" w:space="0" w:color="auto"/>
              <w:bottom w:val="single" w:sz="4" w:space="0" w:color="auto"/>
              <w:right w:val="double" w:sz="4" w:space="0" w:color="auto"/>
            </w:tcBorders>
          </w:tcPr>
          <w:p w14:paraId="2E1B2118" w14:textId="77777777" w:rsidR="0062479B" w:rsidRPr="00DE675F" w:rsidRDefault="0062479B" w:rsidP="00886684">
            <w:pPr>
              <w:autoSpaceDE w:val="0"/>
              <w:autoSpaceDN w:val="0"/>
              <w:spacing w:before="0" w:after="20" w:line="287" w:lineRule="auto"/>
              <w:jc w:val="left"/>
            </w:pPr>
            <w:r w:rsidRPr="00DE675F">
              <w:t>120 seconds</w:t>
            </w:r>
          </w:p>
        </w:tc>
      </w:tr>
      <w:tr w:rsidR="00081444" w:rsidRPr="00DE675F" w14:paraId="2E1B211D" w14:textId="77777777" w:rsidTr="002F4509">
        <w:tc>
          <w:tcPr>
            <w:tcW w:w="1951" w:type="dxa"/>
            <w:tcBorders>
              <w:top w:val="single" w:sz="4" w:space="0" w:color="auto"/>
              <w:left w:val="double" w:sz="4" w:space="0" w:color="auto"/>
              <w:bottom w:val="double" w:sz="4" w:space="0" w:color="auto"/>
            </w:tcBorders>
          </w:tcPr>
          <w:p w14:paraId="2E1B211A" w14:textId="77777777" w:rsidR="00081444" w:rsidRPr="00DE675F" w:rsidRDefault="00081444" w:rsidP="00886684">
            <w:pPr>
              <w:autoSpaceDE w:val="0"/>
              <w:autoSpaceDN w:val="0"/>
              <w:spacing w:before="40" w:after="40"/>
              <w:jc w:val="left"/>
            </w:pPr>
            <w:ins w:id="397" w:author="Giacomini-Varvarigos, Maria" w:date="2012-12-19T21:14:00Z">
              <w:r>
                <w:t>WAC</w:t>
              </w:r>
            </w:ins>
          </w:p>
        </w:tc>
        <w:tc>
          <w:tcPr>
            <w:tcW w:w="3152" w:type="dxa"/>
            <w:tcBorders>
              <w:top w:val="single" w:sz="4" w:space="0" w:color="auto"/>
              <w:bottom w:val="double" w:sz="4" w:space="0" w:color="auto"/>
            </w:tcBorders>
          </w:tcPr>
          <w:p w14:paraId="2E1B211B" w14:textId="77777777" w:rsidR="00081444" w:rsidRPr="00DE675F" w:rsidRDefault="00081444" w:rsidP="00886684">
            <w:pPr>
              <w:autoSpaceDE w:val="0"/>
              <w:autoSpaceDN w:val="0"/>
              <w:spacing w:before="0" w:after="20" w:line="287" w:lineRule="auto"/>
              <w:jc w:val="left"/>
            </w:pPr>
            <w:ins w:id="398" w:author="Giacomini-Varvarigos, Maria" w:date="2012-12-19T21:14:00Z">
              <w:r w:rsidRPr="00DE675F">
                <w:t>Web service</w:t>
              </w:r>
              <w:r>
                <w:t xml:space="preserve"> (SOAP/HTTPS)</w:t>
              </w:r>
            </w:ins>
          </w:p>
        </w:tc>
        <w:tc>
          <w:tcPr>
            <w:tcW w:w="2693" w:type="dxa"/>
            <w:tcBorders>
              <w:top w:val="single" w:sz="4" w:space="0" w:color="auto"/>
              <w:bottom w:val="double" w:sz="4" w:space="0" w:color="auto"/>
              <w:right w:val="double" w:sz="4" w:space="0" w:color="auto"/>
            </w:tcBorders>
          </w:tcPr>
          <w:p w14:paraId="2E1B211C" w14:textId="77777777" w:rsidR="00081444" w:rsidRPr="00DE675F" w:rsidRDefault="00BC410F" w:rsidP="00886684">
            <w:pPr>
              <w:autoSpaceDE w:val="0"/>
              <w:autoSpaceDN w:val="0"/>
              <w:spacing w:before="0" w:after="20" w:line="287" w:lineRule="auto"/>
              <w:jc w:val="left"/>
            </w:pPr>
            <w:ins w:id="399" w:author="Giacomini-Varvarigos, Maria" w:date="2013-01-10T09:50:00Z">
              <w:r w:rsidRPr="00BC410F">
                <w:t>N/A*</w:t>
              </w:r>
            </w:ins>
          </w:p>
        </w:tc>
      </w:tr>
    </w:tbl>
    <w:p w14:paraId="2E1B211E" w14:textId="77777777" w:rsidR="008B7E6C" w:rsidRDefault="00BC410F" w:rsidP="00BC410F">
      <w:pPr>
        <w:ind w:left="142"/>
        <w:rPr>
          <w:ins w:id="400" w:author="Giacomini-Varvarigos, Maria" w:date="2013-01-10T09:52:00Z"/>
        </w:rPr>
      </w:pPr>
      <w:del w:id="401" w:author="Giacomini-Varvarigos, Maria" w:date="2013-01-10T09:52:00Z">
        <w:r w:rsidRPr="00BC410F" w:rsidDel="00BC410F">
          <w:delText>.</w:delText>
        </w:r>
      </w:del>
      <w:ins w:id="402" w:author="Giacomini-Varvarigos, Maria" w:date="2013-01-10T09:52:00Z">
        <w:r w:rsidRPr="00BC410F">
          <w:t>Note: * WAC does not have a set timeout for this Web Service call as it was developed a couple</w:t>
        </w:r>
      </w:ins>
    </w:p>
    <w:p w14:paraId="2E1B211F" w14:textId="77777777" w:rsidR="00BC410F" w:rsidRPr="00BC410F" w:rsidRDefault="00BC410F" w:rsidP="00BC410F">
      <w:pPr>
        <w:ind w:left="142"/>
      </w:pPr>
      <w:ins w:id="403" w:author="Giacomini-Varvarigos, Maria" w:date="2013-01-10T09:52:00Z">
        <w:r w:rsidRPr="00BC410F">
          <w:t xml:space="preserve"> of years ago</w:t>
        </w:r>
      </w:ins>
    </w:p>
    <w:p w14:paraId="2E1B2120" w14:textId="77777777" w:rsidR="00FC2FCE" w:rsidRDefault="00FC2FCE" w:rsidP="00FC2FCE">
      <w:pPr>
        <w:autoSpaceDE w:val="0"/>
        <w:autoSpaceDN w:val="0"/>
        <w:spacing w:before="0" w:after="20" w:line="287" w:lineRule="auto"/>
        <w:ind w:left="360" w:hanging="360"/>
        <w:rPr>
          <w:rFonts w:ascii="Arial" w:hAnsi="Arial" w:cs="Arial"/>
          <w:b/>
          <w:color w:val="000000"/>
          <w:sz w:val="18"/>
          <w:szCs w:val="18"/>
          <w:u w:val="single"/>
        </w:rPr>
      </w:pPr>
    </w:p>
    <w:p w14:paraId="2E1B2121" w14:textId="77777777" w:rsidR="00BC410F" w:rsidRPr="00DE675F" w:rsidRDefault="00BC410F" w:rsidP="00FC2FCE">
      <w:pPr>
        <w:autoSpaceDE w:val="0"/>
        <w:autoSpaceDN w:val="0"/>
        <w:spacing w:before="0" w:after="20" w:line="287" w:lineRule="auto"/>
        <w:ind w:left="360" w:hanging="360"/>
        <w:rPr>
          <w:rFonts w:ascii="Arial" w:hAnsi="Arial" w:cs="Arial"/>
          <w:b/>
          <w:color w:val="000000"/>
          <w:sz w:val="18"/>
          <w:szCs w:val="18"/>
          <w:u w:val="single"/>
        </w:rPr>
      </w:pPr>
    </w:p>
    <w:p w14:paraId="2E1B2122" w14:textId="77777777" w:rsidR="00552AF6" w:rsidRPr="00DE675F" w:rsidRDefault="00D03AFA" w:rsidP="00552AF6">
      <w:pPr>
        <w:pStyle w:val="Heading3"/>
      </w:pPr>
      <w:bookmarkStart w:id="404" w:name="_Toc352915396"/>
      <w:r w:rsidRPr="00DE675F">
        <w:t>Tokenization/</w:t>
      </w:r>
      <w:r w:rsidR="00552AF6" w:rsidRPr="00DE675F">
        <w:t>De-Tokenization</w:t>
      </w:r>
      <w:bookmarkEnd w:id="404"/>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152"/>
        <w:gridCol w:w="2693"/>
      </w:tblGrid>
      <w:tr w:rsidR="0062479B" w:rsidRPr="00DE675F" w14:paraId="2E1B2126" w14:textId="77777777" w:rsidTr="002F4509">
        <w:tc>
          <w:tcPr>
            <w:tcW w:w="1951" w:type="dxa"/>
            <w:tcBorders>
              <w:top w:val="double" w:sz="4" w:space="0" w:color="auto"/>
              <w:left w:val="double" w:sz="4" w:space="0" w:color="auto"/>
            </w:tcBorders>
            <w:shd w:val="clear" w:color="auto" w:fill="E6E6E6"/>
            <w:vAlign w:val="center"/>
          </w:tcPr>
          <w:p w14:paraId="2E1B2123" w14:textId="77777777" w:rsidR="0062479B" w:rsidRPr="00DE675F" w:rsidRDefault="0062479B" w:rsidP="000162EB">
            <w:pPr>
              <w:autoSpaceDE w:val="0"/>
              <w:autoSpaceDN w:val="0"/>
              <w:spacing w:before="0" w:after="20" w:line="287" w:lineRule="auto"/>
              <w:jc w:val="center"/>
              <w:rPr>
                <w:b/>
              </w:rPr>
            </w:pPr>
            <w:r w:rsidRPr="00DE675F">
              <w:rPr>
                <w:b/>
              </w:rPr>
              <w:t>Client Application</w:t>
            </w:r>
          </w:p>
        </w:tc>
        <w:tc>
          <w:tcPr>
            <w:tcW w:w="3152" w:type="dxa"/>
            <w:tcBorders>
              <w:top w:val="double" w:sz="4" w:space="0" w:color="auto"/>
            </w:tcBorders>
            <w:shd w:val="clear" w:color="auto" w:fill="E6E6E6"/>
            <w:vAlign w:val="center"/>
          </w:tcPr>
          <w:p w14:paraId="2E1B2124" w14:textId="77777777" w:rsidR="0062479B" w:rsidRPr="00DE675F" w:rsidRDefault="0062479B" w:rsidP="000162EB">
            <w:pPr>
              <w:autoSpaceDE w:val="0"/>
              <w:autoSpaceDN w:val="0"/>
              <w:spacing w:before="0" w:after="20" w:line="287" w:lineRule="auto"/>
              <w:jc w:val="center"/>
              <w:rPr>
                <w:b/>
              </w:rPr>
            </w:pPr>
            <w:r w:rsidRPr="00DE675F">
              <w:rPr>
                <w:b/>
              </w:rPr>
              <w:t>Interface</w:t>
            </w:r>
          </w:p>
        </w:tc>
        <w:tc>
          <w:tcPr>
            <w:tcW w:w="2693" w:type="dxa"/>
            <w:tcBorders>
              <w:top w:val="double" w:sz="4" w:space="0" w:color="auto"/>
              <w:right w:val="double" w:sz="4" w:space="0" w:color="auto"/>
            </w:tcBorders>
            <w:shd w:val="clear" w:color="auto" w:fill="E6E6E6"/>
            <w:vAlign w:val="center"/>
          </w:tcPr>
          <w:p w14:paraId="2E1B2125" w14:textId="77777777" w:rsidR="0062479B" w:rsidRPr="00DE675F" w:rsidRDefault="0062479B" w:rsidP="000162EB">
            <w:pPr>
              <w:autoSpaceDE w:val="0"/>
              <w:autoSpaceDN w:val="0"/>
              <w:spacing w:before="0" w:after="20" w:line="287" w:lineRule="auto"/>
              <w:jc w:val="center"/>
              <w:rPr>
                <w:b/>
              </w:rPr>
            </w:pPr>
            <w:r w:rsidRPr="00DE675F">
              <w:rPr>
                <w:b/>
              </w:rPr>
              <w:t>Time Out Value</w:t>
            </w:r>
          </w:p>
        </w:tc>
      </w:tr>
      <w:tr w:rsidR="0062479B" w:rsidRPr="00DE675F" w14:paraId="2E1B212A" w14:textId="77777777" w:rsidTr="002F4509">
        <w:tc>
          <w:tcPr>
            <w:tcW w:w="1951" w:type="dxa"/>
            <w:tcBorders>
              <w:top w:val="single" w:sz="4" w:space="0" w:color="auto"/>
              <w:left w:val="double" w:sz="4" w:space="0" w:color="auto"/>
              <w:bottom w:val="double" w:sz="4" w:space="0" w:color="auto"/>
            </w:tcBorders>
          </w:tcPr>
          <w:p w14:paraId="2E1B2127" w14:textId="77777777" w:rsidR="0062479B" w:rsidRPr="00DE675F" w:rsidRDefault="0062479B" w:rsidP="00886684">
            <w:pPr>
              <w:autoSpaceDE w:val="0"/>
              <w:autoSpaceDN w:val="0"/>
              <w:spacing w:before="40" w:after="40"/>
              <w:jc w:val="left"/>
            </w:pPr>
            <w:r w:rsidRPr="00DE675F">
              <w:t>DTS-</w:t>
            </w:r>
            <w:r w:rsidR="00D05A6D">
              <w:t>RTS</w:t>
            </w:r>
          </w:p>
        </w:tc>
        <w:tc>
          <w:tcPr>
            <w:tcW w:w="3152" w:type="dxa"/>
            <w:tcBorders>
              <w:top w:val="single" w:sz="4" w:space="0" w:color="auto"/>
              <w:bottom w:val="double" w:sz="4" w:space="0" w:color="auto"/>
            </w:tcBorders>
          </w:tcPr>
          <w:p w14:paraId="2E1B2128" w14:textId="77777777" w:rsidR="0062479B" w:rsidRPr="00DE675F" w:rsidRDefault="00575D13" w:rsidP="00886684">
            <w:pPr>
              <w:autoSpaceDE w:val="0"/>
              <w:autoSpaceDN w:val="0"/>
              <w:spacing w:before="0" w:after="20" w:line="287" w:lineRule="auto"/>
              <w:jc w:val="left"/>
            </w:pPr>
            <w:r w:rsidRPr="00DE675F">
              <w:t>Web service</w:t>
            </w:r>
            <w:r w:rsidR="002F4509">
              <w:t xml:space="preserve"> (SOAP/HTTPS)</w:t>
            </w:r>
          </w:p>
        </w:tc>
        <w:tc>
          <w:tcPr>
            <w:tcW w:w="2693" w:type="dxa"/>
            <w:tcBorders>
              <w:top w:val="single" w:sz="4" w:space="0" w:color="auto"/>
              <w:bottom w:val="double" w:sz="4" w:space="0" w:color="auto"/>
              <w:right w:val="double" w:sz="4" w:space="0" w:color="auto"/>
            </w:tcBorders>
          </w:tcPr>
          <w:p w14:paraId="2E1B2129" w14:textId="77777777" w:rsidR="0062479B" w:rsidRPr="00DE675F" w:rsidRDefault="0062479B" w:rsidP="00886684">
            <w:pPr>
              <w:autoSpaceDE w:val="0"/>
              <w:autoSpaceDN w:val="0"/>
              <w:spacing w:before="0" w:after="20" w:line="287" w:lineRule="auto"/>
              <w:jc w:val="left"/>
            </w:pPr>
            <w:r w:rsidRPr="00DE675F">
              <w:t>10 seconds</w:t>
            </w:r>
          </w:p>
        </w:tc>
      </w:tr>
    </w:tbl>
    <w:p w14:paraId="2E1B212B" w14:textId="77777777" w:rsidR="00552AF6" w:rsidRPr="00DE675F" w:rsidRDefault="00552AF6" w:rsidP="00552AF6">
      <w:pPr>
        <w:autoSpaceDE w:val="0"/>
        <w:autoSpaceDN w:val="0"/>
        <w:spacing w:before="0" w:after="20" w:line="287" w:lineRule="auto"/>
        <w:ind w:left="360" w:hanging="360"/>
        <w:rPr>
          <w:rFonts w:ascii="Arial" w:hAnsi="Arial" w:cs="Arial"/>
          <w:b/>
          <w:color w:val="000000"/>
          <w:sz w:val="18"/>
          <w:szCs w:val="18"/>
          <w:u w:val="single"/>
        </w:rPr>
      </w:pPr>
    </w:p>
    <w:p w14:paraId="2E1B212C" w14:textId="77777777" w:rsidR="00FC2FCE" w:rsidRPr="00DE675F" w:rsidRDefault="00FC2FCE" w:rsidP="00FC2FCE">
      <w:pPr>
        <w:pStyle w:val="Heading3"/>
      </w:pPr>
      <w:bookmarkStart w:id="405" w:name="_Toc352915397"/>
      <w:r w:rsidRPr="00DE675F">
        <w:t>Interfacing Credit and Payment Service Providers</w:t>
      </w:r>
      <w:bookmarkEnd w:id="405"/>
    </w:p>
    <w:tbl>
      <w:tblPr>
        <w:tblW w:w="510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693"/>
      </w:tblGrid>
      <w:tr w:rsidR="00CB4765" w14:paraId="2E1B212F" w14:textId="77777777" w:rsidTr="00CB4765">
        <w:tc>
          <w:tcPr>
            <w:tcW w:w="2410" w:type="dxa"/>
            <w:tcBorders>
              <w:top w:val="double" w:sz="4" w:space="0" w:color="auto"/>
              <w:left w:val="double" w:sz="4" w:space="0" w:color="auto"/>
            </w:tcBorders>
            <w:shd w:val="clear" w:color="auto" w:fill="E6E6E6"/>
            <w:vAlign w:val="center"/>
          </w:tcPr>
          <w:p w14:paraId="2E1B212D" w14:textId="77777777" w:rsidR="00CB4765" w:rsidRPr="00DE675F" w:rsidRDefault="00CB4765" w:rsidP="000162EB">
            <w:pPr>
              <w:autoSpaceDE w:val="0"/>
              <w:autoSpaceDN w:val="0"/>
              <w:spacing w:before="0" w:after="20" w:line="287" w:lineRule="auto"/>
              <w:jc w:val="center"/>
              <w:rPr>
                <w:b/>
              </w:rPr>
            </w:pPr>
            <w:r w:rsidRPr="00DE675F">
              <w:rPr>
                <w:b/>
              </w:rPr>
              <w:t>Interfacing Application</w:t>
            </w:r>
          </w:p>
        </w:tc>
        <w:tc>
          <w:tcPr>
            <w:tcW w:w="2693" w:type="dxa"/>
            <w:tcBorders>
              <w:top w:val="double" w:sz="4" w:space="0" w:color="auto"/>
              <w:right w:val="double" w:sz="4" w:space="0" w:color="auto"/>
            </w:tcBorders>
            <w:shd w:val="clear" w:color="auto" w:fill="E6E6E6"/>
            <w:vAlign w:val="center"/>
          </w:tcPr>
          <w:p w14:paraId="2E1B212E" w14:textId="77777777" w:rsidR="00CB4765" w:rsidRPr="00DE675F" w:rsidRDefault="00CB4765" w:rsidP="000162EB">
            <w:pPr>
              <w:autoSpaceDE w:val="0"/>
              <w:autoSpaceDN w:val="0"/>
              <w:spacing w:before="0" w:after="20" w:line="287" w:lineRule="auto"/>
              <w:jc w:val="center"/>
              <w:rPr>
                <w:b/>
              </w:rPr>
            </w:pPr>
            <w:r w:rsidRPr="00DE675F">
              <w:rPr>
                <w:b/>
              </w:rPr>
              <w:t>Interface</w:t>
            </w:r>
          </w:p>
        </w:tc>
      </w:tr>
      <w:tr w:rsidR="00CB4765" w14:paraId="2E1B2132" w14:textId="77777777" w:rsidTr="00CB4765">
        <w:tc>
          <w:tcPr>
            <w:tcW w:w="2410" w:type="dxa"/>
            <w:tcBorders>
              <w:left w:val="double" w:sz="4" w:space="0" w:color="auto"/>
            </w:tcBorders>
          </w:tcPr>
          <w:p w14:paraId="2E1B2130" w14:textId="77777777" w:rsidR="00CB4765" w:rsidRDefault="00CB4765" w:rsidP="00886684">
            <w:pPr>
              <w:autoSpaceDE w:val="0"/>
              <w:autoSpaceDN w:val="0"/>
              <w:spacing w:before="0" w:after="20" w:line="287" w:lineRule="auto"/>
              <w:jc w:val="left"/>
            </w:pPr>
            <w:r>
              <w:t>Equifax</w:t>
            </w:r>
          </w:p>
        </w:tc>
        <w:tc>
          <w:tcPr>
            <w:tcW w:w="2693" w:type="dxa"/>
            <w:tcBorders>
              <w:right w:val="double" w:sz="4" w:space="0" w:color="auto"/>
            </w:tcBorders>
          </w:tcPr>
          <w:p w14:paraId="2E1B2131" w14:textId="77777777" w:rsidR="00CB4765" w:rsidRDefault="00CB4765" w:rsidP="00886684">
            <w:pPr>
              <w:autoSpaceDE w:val="0"/>
              <w:autoSpaceDN w:val="0"/>
              <w:spacing w:before="0" w:after="20" w:line="287" w:lineRule="auto"/>
              <w:jc w:val="left"/>
            </w:pPr>
            <w:r>
              <w:t>Web service (SOAP/HTTPS)</w:t>
            </w:r>
          </w:p>
        </w:tc>
      </w:tr>
      <w:tr w:rsidR="00CB4765" w14:paraId="2E1B2135" w14:textId="77777777" w:rsidTr="00CB4765">
        <w:tc>
          <w:tcPr>
            <w:tcW w:w="2410" w:type="dxa"/>
            <w:tcBorders>
              <w:left w:val="double" w:sz="4" w:space="0" w:color="auto"/>
            </w:tcBorders>
          </w:tcPr>
          <w:p w14:paraId="2E1B2133" w14:textId="77777777" w:rsidR="00CB4765" w:rsidRDefault="00CB4765" w:rsidP="00886684">
            <w:pPr>
              <w:autoSpaceDE w:val="0"/>
              <w:autoSpaceDN w:val="0"/>
              <w:spacing w:before="0" w:after="20" w:line="287" w:lineRule="auto"/>
              <w:ind w:left="-108" w:firstLine="108"/>
              <w:jc w:val="left"/>
            </w:pPr>
            <w:r>
              <w:lastRenderedPageBreak/>
              <w:t>PayPal</w:t>
            </w:r>
          </w:p>
        </w:tc>
        <w:tc>
          <w:tcPr>
            <w:tcW w:w="2693" w:type="dxa"/>
            <w:tcBorders>
              <w:right w:val="double" w:sz="4" w:space="0" w:color="auto"/>
            </w:tcBorders>
          </w:tcPr>
          <w:p w14:paraId="2E1B2134" w14:textId="77777777" w:rsidR="00CB4765" w:rsidRDefault="00CB4765" w:rsidP="00886684">
            <w:pPr>
              <w:autoSpaceDE w:val="0"/>
              <w:autoSpaceDN w:val="0"/>
              <w:spacing w:before="0" w:after="20" w:line="287" w:lineRule="auto"/>
              <w:jc w:val="left"/>
            </w:pPr>
            <w:r>
              <w:t>Web service (SOAP/HTTPS)</w:t>
            </w:r>
          </w:p>
        </w:tc>
      </w:tr>
      <w:tr w:rsidR="00CB4765" w14:paraId="2E1B2138" w14:textId="77777777" w:rsidTr="00CB4765">
        <w:tc>
          <w:tcPr>
            <w:tcW w:w="2410" w:type="dxa"/>
            <w:tcBorders>
              <w:top w:val="single" w:sz="4" w:space="0" w:color="auto"/>
              <w:left w:val="double" w:sz="4" w:space="0" w:color="auto"/>
              <w:bottom w:val="double" w:sz="4" w:space="0" w:color="auto"/>
            </w:tcBorders>
          </w:tcPr>
          <w:p w14:paraId="2E1B2136" w14:textId="77777777" w:rsidR="00CB4765" w:rsidRDefault="00CB4765" w:rsidP="00886684">
            <w:pPr>
              <w:autoSpaceDE w:val="0"/>
              <w:autoSpaceDN w:val="0"/>
              <w:spacing w:before="40" w:after="40"/>
              <w:jc w:val="left"/>
            </w:pPr>
            <w:r>
              <w:t>Prism</w:t>
            </w:r>
          </w:p>
        </w:tc>
        <w:tc>
          <w:tcPr>
            <w:tcW w:w="2693" w:type="dxa"/>
            <w:tcBorders>
              <w:top w:val="single" w:sz="4" w:space="0" w:color="auto"/>
              <w:bottom w:val="double" w:sz="4" w:space="0" w:color="auto"/>
              <w:right w:val="double" w:sz="4" w:space="0" w:color="auto"/>
            </w:tcBorders>
          </w:tcPr>
          <w:p w14:paraId="2E1B2137" w14:textId="77777777" w:rsidR="00CB4765" w:rsidRDefault="00CB4765" w:rsidP="00886684">
            <w:pPr>
              <w:autoSpaceDE w:val="0"/>
              <w:autoSpaceDN w:val="0"/>
              <w:spacing w:before="0" w:after="20" w:line="287" w:lineRule="auto"/>
              <w:jc w:val="left"/>
            </w:pPr>
            <w:r>
              <w:t>Web service (SOAP/HTTPS)</w:t>
            </w:r>
          </w:p>
        </w:tc>
      </w:tr>
    </w:tbl>
    <w:p w14:paraId="2E1B2139" w14:textId="77777777" w:rsidR="00FC2FCE" w:rsidRDefault="00FC2FCE" w:rsidP="00FC2FCE">
      <w:pPr>
        <w:autoSpaceDE w:val="0"/>
        <w:autoSpaceDN w:val="0"/>
        <w:spacing w:before="0" w:after="20" w:line="287" w:lineRule="auto"/>
        <w:ind w:left="360" w:hanging="360"/>
        <w:rPr>
          <w:rFonts w:ascii="Arial" w:hAnsi="Arial" w:cs="Arial"/>
          <w:b/>
          <w:color w:val="000000"/>
          <w:sz w:val="18"/>
          <w:szCs w:val="18"/>
          <w:u w:val="single"/>
        </w:rPr>
      </w:pPr>
    </w:p>
    <w:p w14:paraId="2E1B213A" w14:textId="77777777" w:rsidR="00FC2FCE" w:rsidRDefault="00FC2FCE" w:rsidP="00FC2FCE"/>
    <w:p w14:paraId="2E1B213B" w14:textId="77777777" w:rsidR="00806CAC" w:rsidRDefault="00806CAC" w:rsidP="00F05EE3">
      <w:pPr>
        <w:pStyle w:val="Heading2"/>
        <w:numPr>
          <w:ilvl w:val="0"/>
          <w:numId w:val="0"/>
        </w:numPr>
        <w:sectPr w:rsidR="00806CAC">
          <w:pgSz w:w="12240" w:h="15840"/>
          <w:pgMar w:top="1440" w:right="1800" w:bottom="1440" w:left="1800" w:header="720" w:footer="720" w:gutter="0"/>
          <w:cols w:space="720"/>
        </w:sectPr>
      </w:pPr>
      <w:bookmarkStart w:id="406" w:name="_Toc490618770"/>
    </w:p>
    <w:p w14:paraId="2E1B213C" w14:textId="77777777" w:rsidR="000B44BE" w:rsidRDefault="000B44BE">
      <w:pPr>
        <w:pStyle w:val="Heading2"/>
      </w:pPr>
      <w:bookmarkStart w:id="407" w:name="_Toc352915398"/>
      <w:r>
        <w:lastRenderedPageBreak/>
        <w:t>Environment</w:t>
      </w:r>
      <w:bookmarkEnd w:id="406"/>
      <w:bookmarkEnd w:id="407"/>
    </w:p>
    <w:p w14:paraId="2E1B213D" w14:textId="77777777" w:rsidR="000B44BE" w:rsidRDefault="00806CAC">
      <w:pPr>
        <w:pStyle w:val="Heading3"/>
      </w:pPr>
      <w:bookmarkStart w:id="408" w:name="_Toc352915399"/>
      <w:r>
        <w:t>Architecture Diagram</w:t>
      </w:r>
      <w:r w:rsidR="00826E34">
        <w:t>s</w:t>
      </w:r>
      <w:bookmarkEnd w:id="408"/>
    </w:p>
    <w:p w14:paraId="2E1B213E" w14:textId="77777777" w:rsidR="00E61497" w:rsidRPr="00E61497" w:rsidRDefault="00E61497" w:rsidP="00E61497"/>
    <w:p w14:paraId="2E1B213F" w14:textId="77777777" w:rsidR="00826E34" w:rsidRPr="00F05EE3" w:rsidRDefault="0019204D" w:rsidP="00EF006F">
      <w:pPr>
        <w:pStyle w:val="Heading3"/>
        <w:numPr>
          <w:ilvl w:val="3"/>
          <w:numId w:val="5"/>
        </w:numPr>
      </w:pPr>
      <w:r w:rsidRPr="00806CAC" w:rsidDel="0019204D">
        <w:t xml:space="preserve"> </w:t>
      </w:r>
      <w:bookmarkStart w:id="409" w:name="_Toc320085408"/>
      <w:bookmarkStart w:id="410" w:name="_Toc320102311"/>
      <w:bookmarkStart w:id="411" w:name="_Toc320106188"/>
      <w:bookmarkStart w:id="412" w:name="_Toc320106575"/>
      <w:bookmarkStart w:id="413" w:name="_Toc320108531"/>
      <w:bookmarkStart w:id="414" w:name="_Toc320108650"/>
      <w:bookmarkStart w:id="415" w:name="_Toc320108766"/>
      <w:bookmarkStart w:id="416" w:name="_Toc352915400"/>
      <w:bookmarkEnd w:id="409"/>
      <w:bookmarkEnd w:id="410"/>
      <w:bookmarkEnd w:id="411"/>
      <w:bookmarkEnd w:id="412"/>
      <w:bookmarkEnd w:id="413"/>
      <w:bookmarkEnd w:id="414"/>
      <w:bookmarkEnd w:id="415"/>
      <w:r w:rsidR="00D05A6D">
        <w:t>DTS-</w:t>
      </w:r>
      <w:r w:rsidR="00826E34">
        <w:t>PVS</w:t>
      </w:r>
      <w:bookmarkEnd w:id="416"/>
    </w:p>
    <w:p w14:paraId="2E1B2140" w14:textId="77777777" w:rsidR="002123E0" w:rsidRDefault="002123E0" w:rsidP="001437A5"/>
    <w:p w14:paraId="2E1B2141" w14:textId="77777777" w:rsidR="0019204D" w:rsidRDefault="00414EA6" w:rsidP="00A801F2">
      <w:pPr>
        <w:ind w:left="-993"/>
      </w:pPr>
      <w:r>
        <w:rPr>
          <w:noProof/>
          <w:lang w:eastAsia="en-US"/>
        </w:rPr>
        <w:drawing>
          <wp:inline distT="0" distB="0" distL="0" distR="0" wp14:anchorId="2E1B2A44" wp14:editId="2E1B2A45">
            <wp:extent cx="674370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43700" cy="4086225"/>
                    </a:xfrm>
                    <a:prstGeom prst="rect">
                      <a:avLst/>
                    </a:prstGeom>
                    <a:noFill/>
                    <a:ln>
                      <a:noFill/>
                    </a:ln>
                  </pic:spPr>
                </pic:pic>
              </a:graphicData>
            </a:graphic>
          </wp:inline>
        </w:drawing>
      </w:r>
    </w:p>
    <w:p w14:paraId="2E1B2142" w14:textId="77777777" w:rsidR="0019204D" w:rsidRDefault="0019204D" w:rsidP="001437A5"/>
    <w:p w14:paraId="2E1B2143" w14:textId="77777777" w:rsidR="0019204D" w:rsidRPr="0019204D" w:rsidRDefault="0019204D" w:rsidP="001437A5">
      <w:pPr>
        <w:rPr>
          <w:i/>
          <w:iCs/>
        </w:rPr>
      </w:pPr>
      <w:r w:rsidRPr="005C06F3">
        <w:rPr>
          <w:b/>
          <w:bCs/>
          <w:i/>
          <w:iCs/>
        </w:rPr>
        <w:t>Source:</w:t>
      </w:r>
      <w:r w:rsidRPr="005C06F3">
        <w:rPr>
          <w:i/>
          <w:iCs/>
        </w:rPr>
        <w:t xml:space="preserve"> </w:t>
      </w:r>
      <w:r>
        <w:rPr>
          <w:i/>
          <w:iCs/>
        </w:rPr>
        <w:t>DTS-PS – Payment Validation Operation v0.5.doc</w:t>
      </w:r>
    </w:p>
    <w:p w14:paraId="2E1B2144" w14:textId="77777777" w:rsidR="00826E34" w:rsidRDefault="00826E34" w:rsidP="001437A5"/>
    <w:p w14:paraId="2E1B2145" w14:textId="77777777" w:rsidR="00826E34" w:rsidRDefault="00826E34" w:rsidP="001437A5"/>
    <w:p w14:paraId="2E1B2146" w14:textId="77777777" w:rsidR="00826E34" w:rsidRDefault="00826E34" w:rsidP="00EF006F">
      <w:pPr>
        <w:pStyle w:val="Heading3"/>
        <w:numPr>
          <w:ilvl w:val="3"/>
          <w:numId w:val="5"/>
        </w:numPr>
        <w:sectPr w:rsidR="00826E34" w:rsidSect="00693E89">
          <w:pgSz w:w="12240" w:h="15840"/>
          <w:pgMar w:top="1440" w:right="1797" w:bottom="1440" w:left="1797" w:header="720" w:footer="720" w:gutter="0"/>
          <w:cols w:space="720"/>
        </w:sectPr>
      </w:pPr>
    </w:p>
    <w:p w14:paraId="2E1B2147" w14:textId="77777777" w:rsidR="00826E34" w:rsidRDefault="00826E34" w:rsidP="00EF006F">
      <w:pPr>
        <w:pStyle w:val="Heading3"/>
        <w:numPr>
          <w:ilvl w:val="3"/>
          <w:numId w:val="5"/>
        </w:numPr>
        <w:sectPr w:rsidR="00826E34" w:rsidSect="00826E34">
          <w:type w:val="continuous"/>
          <w:pgSz w:w="12240" w:h="15840"/>
          <w:pgMar w:top="1440" w:right="1797" w:bottom="1440" w:left="1797" w:header="720" w:footer="720" w:gutter="0"/>
          <w:cols w:space="720"/>
        </w:sectPr>
      </w:pPr>
    </w:p>
    <w:p w14:paraId="2E1B2148" w14:textId="77777777" w:rsidR="00826E34" w:rsidRDefault="009452CE" w:rsidP="00EF006F">
      <w:pPr>
        <w:pStyle w:val="Heading3"/>
        <w:numPr>
          <w:ilvl w:val="3"/>
          <w:numId w:val="5"/>
        </w:numPr>
      </w:pPr>
      <w:bookmarkStart w:id="417" w:name="_Toc352915401"/>
      <w:r>
        <w:lastRenderedPageBreak/>
        <w:t>DTS</w:t>
      </w:r>
      <w:r w:rsidR="00826E34">
        <w:t xml:space="preserve"> Production</w:t>
      </w:r>
      <w:bookmarkEnd w:id="417"/>
    </w:p>
    <w:p w14:paraId="2E1B2149" w14:textId="77777777" w:rsidR="000518D8" w:rsidRPr="000518D8" w:rsidRDefault="000518D8" w:rsidP="000518D8">
      <w:r>
        <w:t xml:space="preserve">The following diagram describes the production environment.  For more details and additional diagrams, refer to the </w:t>
      </w:r>
      <w:r w:rsidRPr="002A324F">
        <w:rPr>
          <w:i/>
        </w:rPr>
        <w:t>PCI-</w:t>
      </w:r>
      <w:proofErr w:type="spellStart"/>
      <w:r w:rsidRPr="002A324F">
        <w:rPr>
          <w:i/>
        </w:rPr>
        <w:t>DTS_System</w:t>
      </w:r>
      <w:proofErr w:type="spellEnd"/>
      <w:r w:rsidRPr="002A324F">
        <w:rPr>
          <w:i/>
        </w:rPr>
        <w:t xml:space="preserve"> Architecture Specification_DTS_v3.0</w:t>
      </w:r>
      <w:r>
        <w:t xml:space="preserve"> document, from which the diagram below has been extracted</w:t>
      </w:r>
      <w:r w:rsidR="004B5220">
        <w:t xml:space="preserve">, and the </w:t>
      </w:r>
      <w:r w:rsidR="004B5220" w:rsidRPr="004B5220">
        <w:rPr>
          <w:i/>
        </w:rPr>
        <w:t>DTS System Environme</w:t>
      </w:r>
      <w:r w:rsidR="004B5220">
        <w:rPr>
          <w:i/>
        </w:rPr>
        <w:t>n</w:t>
      </w:r>
      <w:r w:rsidR="004B5220" w:rsidRPr="004B5220">
        <w:rPr>
          <w:i/>
        </w:rPr>
        <w:t>t Specification v1.2</w:t>
      </w:r>
      <w:r w:rsidR="004B5220">
        <w:t xml:space="preserve"> document</w:t>
      </w:r>
      <w:r>
        <w:t>.</w:t>
      </w:r>
    </w:p>
    <w:p w14:paraId="2E1B214A" w14:textId="77777777" w:rsidR="00826E34" w:rsidRDefault="00414EA6" w:rsidP="00963B8B">
      <w:pPr>
        <w:ind w:left="-709"/>
        <w:rPr>
          <w:lang w:val="en-CA"/>
        </w:rPr>
      </w:pPr>
      <w:r>
        <w:rPr>
          <w:noProof/>
          <w:lang w:eastAsia="en-US"/>
        </w:rPr>
        <w:drawing>
          <wp:inline distT="0" distB="0" distL="0" distR="0" wp14:anchorId="2E1B2A46" wp14:editId="2E1B2A47">
            <wp:extent cx="8734425" cy="4352925"/>
            <wp:effectExtent l="0" t="0" r="9525" b="9525"/>
            <wp:docPr id="3" name="Picture 3" descr="PCI_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I_Produ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34425" cy="4352925"/>
                    </a:xfrm>
                    <a:prstGeom prst="rect">
                      <a:avLst/>
                    </a:prstGeom>
                    <a:noFill/>
                    <a:ln>
                      <a:noFill/>
                    </a:ln>
                  </pic:spPr>
                </pic:pic>
              </a:graphicData>
            </a:graphic>
          </wp:inline>
        </w:drawing>
      </w:r>
    </w:p>
    <w:p w14:paraId="2E1B214B" w14:textId="77777777" w:rsidR="009452CE" w:rsidRDefault="009452CE" w:rsidP="00963B8B">
      <w:pPr>
        <w:ind w:left="-709"/>
      </w:pPr>
      <w:r>
        <w:rPr>
          <w:lang w:val="en-CA"/>
        </w:rPr>
        <w:t>Only the servers labeled PVS are part of the DTS-PVS application.</w:t>
      </w:r>
    </w:p>
    <w:p w14:paraId="2E1B214C" w14:textId="77777777" w:rsidR="00826E34" w:rsidRDefault="00826E34" w:rsidP="00EF006F">
      <w:pPr>
        <w:pStyle w:val="Heading3"/>
        <w:numPr>
          <w:ilvl w:val="3"/>
          <w:numId w:val="5"/>
        </w:numPr>
        <w:rPr>
          <w:lang w:val="en-CA"/>
        </w:rPr>
      </w:pPr>
      <w:bookmarkStart w:id="418" w:name="_Toc352915402"/>
      <w:r w:rsidRPr="009452CE">
        <w:rPr>
          <w:lang w:val="en-CA"/>
        </w:rPr>
        <w:lastRenderedPageBreak/>
        <w:t>PCI Pre-Prod</w:t>
      </w:r>
      <w:r w:rsidR="00963B8B" w:rsidRPr="009452CE">
        <w:rPr>
          <w:lang w:val="en-CA"/>
        </w:rPr>
        <w:t xml:space="preserve"> (CDE</w:t>
      </w:r>
      <w:r w:rsidR="004B5220">
        <w:rPr>
          <w:lang w:val="en-CA"/>
        </w:rPr>
        <w:t>)</w:t>
      </w:r>
      <w:bookmarkEnd w:id="418"/>
    </w:p>
    <w:p w14:paraId="2E1B214D" w14:textId="77777777" w:rsidR="004B5220" w:rsidRPr="004B5220" w:rsidRDefault="007A3D95" w:rsidP="004B5220">
      <w:pPr>
        <w:rPr>
          <w:lang w:val="en-CA"/>
        </w:rPr>
      </w:pPr>
      <w:r>
        <w:t xml:space="preserve">The following diagram describes the production environment. </w:t>
      </w:r>
      <w:r w:rsidR="004B5220">
        <w:t xml:space="preserve">For more details, refer to the </w:t>
      </w:r>
      <w:r w:rsidR="004B5220" w:rsidRPr="004B5220">
        <w:rPr>
          <w:i/>
        </w:rPr>
        <w:t>DTS System Environme</w:t>
      </w:r>
      <w:r w:rsidR="004B5220">
        <w:rPr>
          <w:i/>
        </w:rPr>
        <w:t>n</w:t>
      </w:r>
      <w:r w:rsidR="004B5220" w:rsidRPr="004B5220">
        <w:rPr>
          <w:i/>
        </w:rPr>
        <w:t>t Specification v1.2</w:t>
      </w:r>
      <w:r w:rsidR="004B5220">
        <w:t xml:space="preserve"> document.</w:t>
      </w:r>
    </w:p>
    <w:p w14:paraId="2E1B214E" w14:textId="77777777" w:rsidR="004B5220" w:rsidRPr="004B5220" w:rsidRDefault="00414EA6" w:rsidP="007A3D95">
      <w:pPr>
        <w:ind w:left="-426"/>
        <w:rPr>
          <w:lang w:val="en-CA"/>
        </w:rPr>
      </w:pPr>
      <w:r>
        <w:rPr>
          <w:noProof/>
          <w:lang w:eastAsia="en-US"/>
        </w:rPr>
        <w:drawing>
          <wp:inline distT="0" distB="0" distL="0" distR="0" wp14:anchorId="2E1B2A48" wp14:editId="2E1B2A49">
            <wp:extent cx="8839200" cy="4991100"/>
            <wp:effectExtent l="0" t="0" r="0" b="0"/>
            <wp:docPr id="4" name="Picture 4" descr="PCI_Pre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I_PreProdu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39200" cy="4991100"/>
                    </a:xfrm>
                    <a:prstGeom prst="rect">
                      <a:avLst/>
                    </a:prstGeom>
                    <a:noFill/>
                    <a:ln>
                      <a:noFill/>
                    </a:ln>
                  </pic:spPr>
                </pic:pic>
              </a:graphicData>
            </a:graphic>
          </wp:inline>
        </w:drawing>
      </w:r>
    </w:p>
    <w:p w14:paraId="2E1B214F" w14:textId="77777777" w:rsidR="00826E34" w:rsidRDefault="00826E34" w:rsidP="00883318">
      <w:pPr>
        <w:sectPr w:rsidR="00826E34" w:rsidSect="00963B8B">
          <w:pgSz w:w="15840" w:h="12240" w:orient="landscape"/>
          <w:pgMar w:top="1797" w:right="1440" w:bottom="1797" w:left="1440" w:header="720" w:footer="720" w:gutter="0"/>
          <w:cols w:space="720"/>
          <w:docGrid w:linePitch="272"/>
        </w:sectPr>
      </w:pPr>
    </w:p>
    <w:p w14:paraId="2E1B2150" w14:textId="77777777" w:rsidR="006D5935" w:rsidRPr="00F05EE3" w:rsidRDefault="006D5935" w:rsidP="006D5935">
      <w:pPr>
        <w:pStyle w:val="Heading3"/>
      </w:pPr>
      <w:bookmarkStart w:id="419" w:name="_Toc352915403"/>
      <w:r w:rsidRPr="00F05EE3">
        <w:lastRenderedPageBreak/>
        <w:t>Load Balancing</w:t>
      </w:r>
      <w:bookmarkEnd w:id="419"/>
    </w:p>
    <w:p w14:paraId="2E1B2151" w14:textId="77777777" w:rsidR="006D5935" w:rsidRDefault="000518D8" w:rsidP="006D5935">
      <w:r>
        <w:t>DTS-</w:t>
      </w:r>
      <w:r w:rsidR="00900C70">
        <w:t xml:space="preserve">PVS makes use of the DTS-PCI load balancing environment. </w:t>
      </w:r>
      <w:r w:rsidR="006D5935" w:rsidRPr="00F05EE3">
        <w:t>Refer to the PCI DTS Environment Specification (stored in Ensemble) for a general description of the load balancing components and redirection capabilities.</w:t>
      </w:r>
    </w:p>
    <w:p w14:paraId="2E1B2152" w14:textId="77777777" w:rsidR="005B6135" w:rsidRDefault="005B6135" w:rsidP="006D5935">
      <w:r>
        <w:t xml:space="preserve">There is no load balancing between </w:t>
      </w:r>
      <w:r w:rsidR="000518D8">
        <w:t>DTS-</w:t>
      </w:r>
      <w:r>
        <w:t>PVS and DTS</w:t>
      </w:r>
      <w:r w:rsidR="000518D8">
        <w:t>-RTS</w:t>
      </w:r>
      <w:r>
        <w:t>, but manual failover can be used.</w:t>
      </w:r>
    </w:p>
    <w:p w14:paraId="2E1B2153" w14:textId="77777777" w:rsidR="006D5935" w:rsidRDefault="006D5935" w:rsidP="00F05EE3"/>
    <w:p w14:paraId="2E1B2154" w14:textId="77777777" w:rsidR="00B317C4" w:rsidRDefault="00B317C4" w:rsidP="00B317C4">
      <w:pPr>
        <w:pStyle w:val="Heading3"/>
      </w:pPr>
      <w:bookmarkStart w:id="420" w:name="_Toc352915404"/>
      <w:r>
        <w:t xml:space="preserve">Server </w:t>
      </w:r>
      <w:proofErr w:type="spellStart"/>
      <w:r>
        <w:t>Config</w:t>
      </w:r>
      <w:bookmarkEnd w:id="420"/>
      <w:proofErr w:type="spellEnd"/>
    </w:p>
    <w:bookmarkStart w:id="421" w:name="_MON_1390635050"/>
    <w:bookmarkEnd w:id="421"/>
    <w:p w14:paraId="2E1B2155" w14:textId="77777777" w:rsidR="00B317C4" w:rsidRPr="00B317C4" w:rsidRDefault="00882497" w:rsidP="00B317C4">
      <w:r>
        <w:object w:dxaOrig="1534" w:dyaOrig="993" w14:anchorId="2E1B2A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8" ShapeID="_x0000_i1025" DrawAspect="Icon" ObjectID="_1503957051" r:id="rId22"/>
        </w:object>
      </w:r>
    </w:p>
    <w:p w14:paraId="2E1B2156" w14:textId="77777777" w:rsidR="00B317C4" w:rsidRDefault="00B317C4" w:rsidP="00B317C4"/>
    <w:p w14:paraId="2E1B2157" w14:textId="77777777" w:rsidR="00B317C4" w:rsidRDefault="00B317C4" w:rsidP="00B317C4">
      <w:pPr>
        <w:jc w:val="left"/>
      </w:pPr>
      <w:r>
        <w:t xml:space="preserve">Further server details are available in this spreadsheet:     </w:t>
      </w:r>
    </w:p>
    <w:p w14:paraId="2E1B2158" w14:textId="77777777" w:rsidR="00B317C4" w:rsidRDefault="00B317C4" w:rsidP="00B317C4">
      <w:pPr>
        <w:jc w:val="left"/>
      </w:pPr>
      <w:r>
        <w:t xml:space="preserve"> </w:t>
      </w:r>
      <w:r w:rsidR="00882497">
        <w:object w:dxaOrig="1534" w:dyaOrig="993" w14:anchorId="2E1B2A4B">
          <v:shape id="_x0000_i1026" type="#_x0000_t75" style="width:76.5pt;height:49.5pt" o:ole="">
            <v:imagedata r:id="rId23" o:title=""/>
          </v:shape>
          <o:OLEObject Type="Embed" ProgID="Excel.Sheet.8" ShapeID="_x0000_i1026" DrawAspect="Icon" ObjectID="_1503957052" r:id="rId24"/>
        </w:object>
      </w:r>
      <w:r>
        <w:t xml:space="preserve">   </w:t>
      </w:r>
    </w:p>
    <w:p w14:paraId="2E1B2159" w14:textId="77777777" w:rsidR="00693E89" w:rsidRDefault="000518D8" w:rsidP="00B317C4">
      <w:pPr>
        <w:jc w:val="left"/>
        <w:rPr>
          <w:ins w:id="422" w:author="Giacomini-Varvarigos, Maria" w:date="2013-04-05T08:47:00Z"/>
        </w:rPr>
      </w:pPr>
      <w:r>
        <w:t>DTS-</w:t>
      </w:r>
      <w:r w:rsidR="00B317C4">
        <w:t>PVS servers are highlighted in green</w:t>
      </w:r>
    </w:p>
    <w:p w14:paraId="2E1B215A" w14:textId="77777777" w:rsidR="008F471F" w:rsidRDefault="008F471F" w:rsidP="00B317C4">
      <w:pPr>
        <w:jc w:val="left"/>
        <w:rPr>
          <w:ins w:id="423" w:author="Giacomini-Varvarigos, Maria" w:date="2013-04-05T08:47:00Z"/>
        </w:rPr>
      </w:pPr>
    </w:p>
    <w:p w14:paraId="2E1B215B" w14:textId="77777777" w:rsidR="008F471F" w:rsidRDefault="008F471F" w:rsidP="00B317C4">
      <w:pPr>
        <w:jc w:val="left"/>
        <w:rPr>
          <w:ins w:id="424" w:author="Giacomini-Varvarigos, Maria" w:date="2013-04-05T08:47:00Z"/>
        </w:rPr>
      </w:pPr>
      <w:ins w:id="425" w:author="Giacomini-Varvarigos, Maria" w:date="2013-04-05T08:47:00Z">
        <w:r>
          <w:t>NI-Guardian Servers:</w:t>
        </w:r>
      </w:ins>
    </w:p>
    <w:p w14:paraId="2E1B215C" w14:textId="77777777" w:rsidR="008F471F" w:rsidRDefault="008F471F" w:rsidP="00B317C4">
      <w:pPr>
        <w:jc w:val="left"/>
      </w:pPr>
      <w:r>
        <w:fldChar w:fldCharType="begin"/>
      </w:r>
      <w:ins w:id="426" w:author="Giacomini-Varvarigos, Maria" w:date="2013-04-05T08:48:00Z">
        <w:r>
          <w:instrText xml:space="preserve"> LINK Excel.Sheet.12 "D:\\Documents and Settings\\T039566\\My Documents\\Project - DTS\\NI GUARDIAN Extract of DTS servers 2013-02-20.xlsx" "" \a \p \f 0 </w:instrText>
        </w:r>
      </w:ins>
      <w:r>
        <w:fldChar w:fldCharType="separate"/>
      </w:r>
      <w:ins w:id="427" w:author="Giacomini-Varvarigos, Maria" w:date="2013-04-05T08:48:00Z">
        <w:r w:rsidR="00120F92">
          <w:object w:dxaOrig="1440" w:dyaOrig="932" w14:anchorId="2E1B2A4C">
            <v:shape id="_x0000_i1027" type="#_x0000_t75" style="width:77.25pt;height:49.5pt">
              <v:imagedata r:id="rId25" o:title=""/>
            </v:shape>
          </w:object>
        </w:r>
      </w:ins>
      <w:r>
        <w:fldChar w:fldCharType="end"/>
      </w:r>
    </w:p>
    <w:p w14:paraId="2E1B215D" w14:textId="77777777" w:rsidR="00B317C4" w:rsidRDefault="00B317C4" w:rsidP="00B317C4">
      <w:pPr>
        <w:jc w:val="left"/>
      </w:pPr>
    </w:p>
    <w:p w14:paraId="2E1B215E" w14:textId="77777777" w:rsidR="0051534E" w:rsidRDefault="0051534E" w:rsidP="00EF006F">
      <w:pPr>
        <w:pStyle w:val="Heading3"/>
        <w:numPr>
          <w:ilvl w:val="3"/>
          <w:numId w:val="5"/>
        </w:numPr>
      </w:pPr>
      <w:bookmarkStart w:id="428" w:name="_Toc352915405"/>
      <w:r>
        <w:t>PCI Hardening</w:t>
      </w:r>
      <w:bookmarkEnd w:id="428"/>
    </w:p>
    <w:p w14:paraId="2E1B215F" w14:textId="77777777" w:rsidR="00B317C4" w:rsidRDefault="00955E22" w:rsidP="00B317C4">
      <w:pPr>
        <w:jc w:val="left"/>
      </w:pPr>
      <w:r>
        <w:rPr>
          <w:b/>
        </w:rPr>
        <w:t>PCI harden</w:t>
      </w:r>
      <w:r w:rsidR="00DD170D" w:rsidRPr="00CD4F46">
        <w:rPr>
          <w:b/>
        </w:rPr>
        <w:t>ing</w:t>
      </w:r>
      <w:r w:rsidR="00DD170D">
        <w:t xml:space="preserve"> for CDE servers includes:</w:t>
      </w:r>
    </w:p>
    <w:p w14:paraId="2E1B2160" w14:textId="77777777" w:rsidR="00DD170D" w:rsidRPr="00CD4F46" w:rsidRDefault="00DD170D" w:rsidP="00EF006F">
      <w:pPr>
        <w:numPr>
          <w:ilvl w:val="0"/>
          <w:numId w:val="24"/>
        </w:numPr>
        <w:spacing w:before="0" w:after="0"/>
        <w:jc w:val="left"/>
      </w:pPr>
      <w:r w:rsidRPr="00CD4F46">
        <w:t xml:space="preserve">Visual Check / manual </w:t>
      </w:r>
      <w:proofErr w:type="spellStart"/>
      <w:r w:rsidRPr="00CD4F46">
        <w:t>config</w:t>
      </w:r>
      <w:proofErr w:type="spellEnd"/>
      <w:r w:rsidRPr="00CD4F46">
        <w:t xml:space="preserve"> – Each operating system has a significant number of manual verifications and configurations to be made in order to make them PCI compliant.  These are specified in the appropriate “checklist” document.</w:t>
      </w:r>
    </w:p>
    <w:p w14:paraId="2E1B2161" w14:textId="77777777" w:rsidR="00DD170D" w:rsidRPr="00CD4F46" w:rsidRDefault="00DD170D" w:rsidP="00DD170D">
      <w:pPr>
        <w:spacing w:before="0" w:after="0"/>
        <w:jc w:val="left"/>
      </w:pPr>
    </w:p>
    <w:p w14:paraId="2E1B2162" w14:textId="77777777" w:rsidR="00DD170D" w:rsidRPr="00CD4F46" w:rsidRDefault="00DD170D" w:rsidP="00EF006F">
      <w:pPr>
        <w:numPr>
          <w:ilvl w:val="0"/>
          <w:numId w:val="24"/>
        </w:numPr>
        <w:spacing w:before="0" w:after="0"/>
        <w:jc w:val="left"/>
      </w:pPr>
      <w:proofErr w:type="spellStart"/>
      <w:r w:rsidRPr="00CD4F46">
        <w:t>ArcSight</w:t>
      </w:r>
      <w:proofErr w:type="spellEnd"/>
      <w:r w:rsidRPr="00CD4F46">
        <w:t xml:space="preserve"> OS – Each system is configured to forward its operating system logs to </w:t>
      </w:r>
      <w:proofErr w:type="spellStart"/>
      <w:r w:rsidRPr="00CD4F46">
        <w:t>ArcSight</w:t>
      </w:r>
      <w:proofErr w:type="spellEnd"/>
    </w:p>
    <w:p w14:paraId="2E1B2163" w14:textId="77777777" w:rsidR="00DD170D" w:rsidRPr="00CD4F46" w:rsidRDefault="00DD170D" w:rsidP="00DD170D">
      <w:pPr>
        <w:spacing w:before="0" w:after="0"/>
        <w:jc w:val="left"/>
      </w:pPr>
    </w:p>
    <w:p w14:paraId="2E1B2164" w14:textId="77777777" w:rsidR="00DD170D" w:rsidRPr="00CD4F46" w:rsidRDefault="00DD170D" w:rsidP="00EF006F">
      <w:pPr>
        <w:numPr>
          <w:ilvl w:val="0"/>
          <w:numId w:val="24"/>
        </w:numPr>
        <w:spacing w:before="0" w:after="0"/>
        <w:jc w:val="left"/>
      </w:pPr>
      <w:proofErr w:type="spellStart"/>
      <w:r w:rsidRPr="00CD4F46">
        <w:t>ArcSight</w:t>
      </w:r>
      <w:proofErr w:type="spellEnd"/>
      <w:r w:rsidRPr="00CD4F46">
        <w:t xml:space="preserve"> – Application Logs – Each system is configured to ensure the application logs can be forwarded to the </w:t>
      </w:r>
      <w:proofErr w:type="spellStart"/>
      <w:r w:rsidRPr="00CD4F46">
        <w:t>ArcSight</w:t>
      </w:r>
      <w:proofErr w:type="spellEnd"/>
      <w:r w:rsidRPr="00CD4F46">
        <w:t xml:space="preserve"> </w:t>
      </w:r>
      <w:proofErr w:type="spellStart"/>
      <w:r w:rsidRPr="00CD4F46">
        <w:t>consol</w:t>
      </w:r>
      <w:proofErr w:type="spellEnd"/>
    </w:p>
    <w:p w14:paraId="2E1B2165" w14:textId="77777777" w:rsidR="00DD170D" w:rsidRPr="00CD4F46" w:rsidRDefault="00DD170D" w:rsidP="00DD170D">
      <w:pPr>
        <w:spacing w:before="0" w:after="0"/>
        <w:jc w:val="left"/>
      </w:pPr>
    </w:p>
    <w:p w14:paraId="2E1B2166" w14:textId="77777777" w:rsidR="00DD170D" w:rsidRPr="00CD4F46" w:rsidRDefault="00DD170D" w:rsidP="00EF006F">
      <w:pPr>
        <w:numPr>
          <w:ilvl w:val="0"/>
          <w:numId w:val="24"/>
        </w:numPr>
        <w:spacing w:before="0" w:after="0"/>
        <w:jc w:val="left"/>
      </w:pPr>
      <w:r w:rsidRPr="00CD4F46">
        <w:t>File Integrity Monitor - Each system is configured with McAfee File Integrity Monitor</w:t>
      </w:r>
    </w:p>
    <w:p w14:paraId="2E1B2167" w14:textId="77777777" w:rsidR="00DD170D" w:rsidRPr="00CD4F46" w:rsidRDefault="00DD170D" w:rsidP="00DD170D">
      <w:pPr>
        <w:spacing w:before="0" w:after="0"/>
        <w:jc w:val="left"/>
      </w:pPr>
    </w:p>
    <w:p w14:paraId="2E1B2168" w14:textId="77777777" w:rsidR="00DD170D" w:rsidRPr="00CD4F46" w:rsidRDefault="00DD170D" w:rsidP="00EF006F">
      <w:pPr>
        <w:numPr>
          <w:ilvl w:val="0"/>
          <w:numId w:val="24"/>
        </w:numPr>
        <w:spacing w:before="0" w:after="0"/>
        <w:jc w:val="left"/>
      </w:pPr>
      <w:r w:rsidRPr="00CD4F46">
        <w:t>Policy Auditor - Each system is configured with McAfee Policy Auditor</w:t>
      </w:r>
    </w:p>
    <w:p w14:paraId="2E1B2169" w14:textId="77777777" w:rsidR="00DD170D" w:rsidRPr="00CD4F46" w:rsidRDefault="00DD170D" w:rsidP="00DD170D">
      <w:pPr>
        <w:spacing w:before="0" w:after="0"/>
        <w:jc w:val="left"/>
      </w:pPr>
    </w:p>
    <w:p w14:paraId="2E1B216A" w14:textId="77777777" w:rsidR="00DD170D" w:rsidRPr="00CD4F46" w:rsidRDefault="00DD170D" w:rsidP="00EF006F">
      <w:pPr>
        <w:numPr>
          <w:ilvl w:val="0"/>
          <w:numId w:val="24"/>
        </w:numPr>
        <w:spacing w:before="0" w:after="0"/>
        <w:jc w:val="left"/>
      </w:pPr>
      <w:proofErr w:type="spellStart"/>
      <w:r w:rsidRPr="00CD4F46">
        <w:t>ePO</w:t>
      </w:r>
      <w:proofErr w:type="spellEnd"/>
      <w:r w:rsidRPr="00CD4F46">
        <w:t xml:space="preserve"> -- Each system is configured with McAfee </w:t>
      </w:r>
      <w:proofErr w:type="spellStart"/>
      <w:r w:rsidRPr="00CD4F46">
        <w:t>ePO</w:t>
      </w:r>
      <w:proofErr w:type="spellEnd"/>
    </w:p>
    <w:p w14:paraId="2E1B216B" w14:textId="77777777" w:rsidR="00DD170D" w:rsidRPr="00CD4F46" w:rsidRDefault="00DD170D" w:rsidP="00DD170D">
      <w:pPr>
        <w:spacing w:before="0" w:after="0"/>
        <w:jc w:val="left"/>
      </w:pPr>
    </w:p>
    <w:p w14:paraId="2E1B216C" w14:textId="77777777" w:rsidR="00DD170D" w:rsidRPr="00CD4F46" w:rsidRDefault="00DD170D" w:rsidP="00EF006F">
      <w:pPr>
        <w:numPr>
          <w:ilvl w:val="0"/>
          <w:numId w:val="24"/>
        </w:numPr>
        <w:spacing w:before="0" w:after="0"/>
        <w:jc w:val="left"/>
      </w:pPr>
      <w:r w:rsidRPr="00CD4F46">
        <w:t>Virus Scan - - Each system is configured with McAfee Virus Scan</w:t>
      </w:r>
    </w:p>
    <w:p w14:paraId="2E1B216D" w14:textId="77777777" w:rsidR="00DD170D" w:rsidRPr="00CD4F46" w:rsidRDefault="00DD170D" w:rsidP="00DD170D">
      <w:pPr>
        <w:spacing w:before="0" w:after="0"/>
        <w:jc w:val="left"/>
      </w:pPr>
    </w:p>
    <w:p w14:paraId="2E1B216E" w14:textId="77777777" w:rsidR="00DD170D" w:rsidRPr="00CD4F46" w:rsidRDefault="00DD170D" w:rsidP="00EF006F">
      <w:pPr>
        <w:numPr>
          <w:ilvl w:val="0"/>
          <w:numId w:val="24"/>
        </w:numPr>
        <w:spacing w:before="0" w:after="0"/>
        <w:jc w:val="left"/>
      </w:pPr>
      <w:r w:rsidRPr="00CD4F46">
        <w:t>HIPS - - Each system is configured with McAfee HIPS (Host Intrusion Prevention System)</w:t>
      </w:r>
    </w:p>
    <w:p w14:paraId="2E1B216F" w14:textId="77777777" w:rsidR="00DD170D" w:rsidRPr="00CD4F46" w:rsidRDefault="00DD170D" w:rsidP="00DD170D">
      <w:pPr>
        <w:spacing w:before="0" w:after="0"/>
        <w:jc w:val="left"/>
      </w:pPr>
    </w:p>
    <w:p w14:paraId="2E1B2170" w14:textId="77777777" w:rsidR="00DD170D" w:rsidRPr="00CD4F46" w:rsidRDefault="00DD170D" w:rsidP="00EF006F">
      <w:pPr>
        <w:numPr>
          <w:ilvl w:val="0"/>
          <w:numId w:val="24"/>
        </w:numPr>
        <w:spacing w:before="0" w:after="0"/>
        <w:jc w:val="left"/>
      </w:pPr>
      <w:proofErr w:type="spellStart"/>
      <w:r w:rsidRPr="00CD4F46">
        <w:t>Pat</w:t>
      </w:r>
      <w:r w:rsidR="00CD4F46">
        <w:t>c</w:t>
      </w:r>
      <w:r w:rsidRPr="00CD4F46">
        <w:t>hlink</w:t>
      </w:r>
      <w:proofErr w:type="spellEnd"/>
      <w:r w:rsidRPr="00CD4F46">
        <w:t xml:space="preserve"> - - Each system is configured with </w:t>
      </w:r>
      <w:proofErr w:type="spellStart"/>
      <w:r w:rsidRPr="00CD4F46">
        <w:t>Lumension’s</w:t>
      </w:r>
      <w:proofErr w:type="spellEnd"/>
      <w:r w:rsidRPr="00CD4F46">
        <w:t xml:space="preserve"> LEMMS patch distribution (Formerly </w:t>
      </w:r>
      <w:proofErr w:type="spellStart"/>
      <w:r w:rsidRPr="00CD4F46">
        <w:t>Patchl</w:t>
      </w:r>
      <w:r w:rsidR="00CD4F46">
        <w:t>i</w:t>
      </w:r>
      <w:r w:rsidRPr="00CD4F46">
        <w:t>nk</w:t>
      </w:r>
      <w:proofErr w:type="spellEnd"/>
      <w:r w:rsidRPr="00CD4F46">
        <w:t>)</w:t>
      </w:r>
    </w:p>
    <w:p w14:paraId="2E1B2171" w14:textId="77777777" w:rsidR="00DD170D" w:rsidRPr="00CD4F46" w:rsidRDefault="00DD170D" w:rsidP="00DD170D">
      <w:pPr>
        <w:spacing w:before="0" w:after="0"/>
        <w:jc w:val="left"/>
      </w:pPr>
    </w:p>
    <w:p w14:paraId="2E1B2172" w14:textId="77777777" w:rsidR="00DD170D" w:rsidRPr="00CD4F46" w:rsidRDefault="00DD170D" w:rsidP="00EF006F">
      <w:pPr>
        <w:numPr>
          <w:ilvl w:val="0"/>
          <w:numId w:val="24"/>
        </w:numPr>
        <w:spacing w:before="0" w:after="0"/>
        <w:jc w:val="left"/>
      </w:pPr>
      <w:r w:rsidRPr="00CD4F46">
        <w:t>Policy Auditor Run – McAfee Policy Auditor is run against each device to be hardened.  </w:t>
      </w:r>
    </w:p>
    <w:p w14:paraId="2E1B2173" w14:textId="77777777" w:rsidR="00DD170D" w:rsidRPr="00CD4F46" w:rsidRDefault="00DD170D" w:rsidP="00DD170D">
      <w:pPr>
        <w:spacing w:before="0" w:after="0"/>
        <w:jc w:val="left"/>
      </w:pPr>
    </w:p>
    <w:p w14:paraId="2E1B2174" w14:textId="77777777" w:rsidR="00DD170D" w:rsidRPr="00CD4F46" w:rsidRDefault="00DD170D" w:rsidP="00EF006F">
      <w:pPr>
        <w:numPr>
          <w:ilvl w:val="0"/>
          <w:numId w:val="24"/>
        </w:numPr>
        <w:spacing w:before="0" w:after="0"/>
        <w:jc w:val="left"/>
      </w:pPr>
      <w:r w:rsidRPr="00CD4F46">
        <w:lastRenderedPageBreak/>
        <w:t>Policy Auditor results mitigated – If there are any issues identified on the Policy Auditor run which are not PCI compliant they are either mitigated, or an exemption is sought from the client.</w:t>
      </w:r>
    </w:p>
    <w:p w14:paraId="2E1B2175" w14:textId="77777777" w:rsidR="00DD170D" w:rsidRPr="00CD4F46" w:rsidRDefault="00DD170D" w:rsidP="00DD170D">
      <w:pPr>
        <w:spacing w:before="0" w:after="0"/>
        <w:jc w:val="left"/>
      </w:pPr>
    </w:p>
    <w:p w14:paraId="2E1B2176" w14:textId="77777777" w:rsidR="00DD170D" w:rsidRPr="00CD4F46" w:rsidRDefault="00DD170D" w:rsidP="00EF006F">
      <w:pPr>
        <w:numPr>
          <w:ilvl w:val="0"/>
          <w:numId w:val="24"/>
        </w:numPr>
        <w:spacing w:before="0" w:after="0"/>
        <w:jc w:val="left"/>
      </w:pPr>
      <w:r w:rsidRPr="00CD4F46">
        <w:t>Checklist Appendix D Completed – Appendix D of the appropriate checklist is completed along with a copy of the mitigated Policy Auditor report is stored with the build book to prove that the system has been hardened successfully.</w:t>
      </w:r>
    </w:p>
    <w:p w14:paraId="2E1B2177" w14:textId="77777777" w:rsidR="00DD170D" w:rsidRDefault="00DD170D" w:rsidP="00B317C4">
      <w:pPr>
        <w:jc w:val="left"/>
      </w:pPr>
    </w:p>
    <w:p w14:paraId="2E1B2178" w14:textId="77777777" w:rsidR="00B317C4" w:rsidRDefault="00B317C4" w:rsidP="00B317C4">
      <w:pPr>
        <w:jc w:val="left"/>
      </w:pPr>
      <w:bookmarkStart w:id="429" w:name="_Toc490618771"/>
    </w:p>
    <w:p w14:paraId="2E1B2179" w14:textId="77777777" w:rsidR="00B068A6" w:rsidRPr="0051534E" w:rsidRDefault="00B068A6" w:rsidP="00EF006F">
      <w:pPr>
        <w:pStyle w:val="Heading3"/>
        <w:numPr>
          <w:ilvl w:val="3"/>
          <w:numId w:val="5"/>
        </w:numPr>
      </w:pPr>
      <w:bookmarkStart w:id="430" w:name="_Toc352915406"/>
      <w:proofErr w:type="spellStart"/>
      <w:r w:rsidRPr="0051534E">
        <w:t>PatchLink</w:t>
      </w:r>
      <w:bookmarkEnd w:id="430"/>
      <w:proofErr w:type="spellEnd"/>
    </w:p>
    <w:p w14:paraId="2E1B217A" w14:textId="77777777" w:rsidR="00146F15" w:rsidRDefault="00B15A9F" w:rsidP="00B15A9F">
      <w:r w:rsidRPr="00686DAC">
        <w:t>Patch Management System (</w:t>
      </w:r>
      <w:proofErr w:type="spellStart"/>
      <w:r w:rsidRPr="00686DAC">
        <w:t>PatchLink</w:t>
      </w:r>
      <w:proofErr w:type="spellEnd"/>
      <w:r w:rsidRPr="00686DAC">
        <w:t>) is</w:t>
      </w:r>
      <w:r>
        <w:t xml:space="preserve"> a system that manages critical operation system </w:t>
      </w:r>
      <w:r w:rsidRPr="00686DAC">
        <w:t xml:space="preserve">server </w:t>
      </w:r>
      <w:r>
        <w:t xml:space="preserve">security </w:t>
      </w:r>
      <w:r w:rsidRPr="00686DAC">
        <w:t xml:space="preserve">updates. </w:t>
      </w:r>
    </w:p>
    <w:p w14:paraId="2E1B217B" w14:textId="77777777" w:rsidR="00146F15" w:rsidRDefault="00146F15" w:rsidP="00B15A9F">
      <w:r>
        <w:t xml:space="preserve">The </w:t>
      </w:r>
      <w:r w:rsidR="006202B7">
        <w:t>DTS-</w:t>
      </w:r>
      <w:r>
        <w:t xml:space="preserve">PVS servers are classified as </w:t>
      </w:r>
      <w:r w:rsidRPr="00146F15">
        <w:rPr>
          <w:b/>
        </w:rPr>
        <w:t>Class 2, Group 4 for Linux</w:t>
      </w:r>
      <w:r>
        <w:t xml:space="preserve">, so the </w:t>
      </w:r>
      <w:proofErr w:type="spellStart"/>
      <w:r>
        <w:t>PatchLink</w:t>
      </w:r>
      <w:proofErr w:type="spellEnd"/>
      <w:r>
        <w:t xml:space="preserve"> window is Wednesday 22:00 to Thursday 06:00. </w:t>
      </w:r>
      <w:proofErr w:type="spellStart"/>
      <w:r>
        <w:t>PatchLink</w:t>
      </w:r>
      <w:proofErr w:type="spellEnd"/>
      <w:r>
        <w:t xml:space="preserve"> does not reboot the servers.</w:t>
      </w:r>
    </w:p>
    <w:p w14:paraId="2E1B217C" w14:textId="77777777" w:rsidR="00146F15" w:rsidRDefault="00146F15" w:rsidP="00B15A9F">
      <w:pPr>
        <w:rPr>
          <w:lang w:val="en-CA"/>
        </w:rPr>
      </w:pPr>
    </w:p>
    <w:p w14:paraId="2E1B217D" w14:textId="77777777" w:rsidR="00B15A9F" w:rsidRDefault="00146F15" w:rsidP="00B15A9F">
      <w:pPr>
        <w:rPr>
          <w:lang w:val="en-CA"/>
        </w:rPr>
      </w:pPr>
      <w:r>
        <w:rPr>
          <w:lang w:val="en-CA"/>
        </w:rPr>
        <w:t>Refer to the DTS-</w:t>
      </w:r>
      <w:r w:rsidR="006202B7">
        <w:rPr>
          <w:lang w:val="en-CA"/>
        </w:rPr>
        <w:t>RTS</w:t>
      </w:r>
      <w:r>
        <w:rPr>
          <w:lang w:val="en-CA"/>
        </w:rPr>
        <w:t xml:space="preserve"> production guide, section 2.3.6 DTS</w:t>
      </w:r>
      <w:r w:rsidR="006202B7">
        <w:rPr>
          <w:lang w:val="en-CA"/>
        </w:rPr>
        <w:t>-RTS</w:t>
      </w:r>
      <w:r>
        <w:rPr>
          <w:lang w:val="en-CA"/>
        </w:rPr>
        <w:t xml:space="preserve"> Linux Servers for the process to be followed for </w:t>
      </w:r>
      <w:proofErr w:type="spellStart"/>
      <w:r>
        <w:rPr>
          <w:lang w:val="en-CA"/>
        </w:rPr>
        <w:t>PatchLink</w:t>
      </w:r>
      <w:proofErr w:type="spellEnd"/>
      <w:r>
        <w:rPr>
          <w:lang w:val="en-CA"/>
        </w:rPr>
        <w:t xml:space="preserve"> updates.</w:t>
      </w:r>
    </w:p>
    <w:p w14:paraId="2E1B217E" w14:textId="77777777" w:rsidR="00DB115E" w:rsidRDefault="00DB115E" w:rsidP="00B15A9F">
      <w:pPr>
        <w:rPr>
          <w:lang w:val="en-CA"/>
        </w:rPr>
      </w:pPr>
    </w:p>
    <w:p w14:paraId="2E1B217F" w14:textId="77777777" w:rsidR="00DB115E" w:rsidRDefault="00DB115E" w:rsidP="00EF006F">
      <w:pPr>
        <w:pStyle w:val="Heading3"/>
        <w:numPr>
          <w:ilvl w:val="3"/>
          <w:numId w:val="5"/>
        </w:numPr>
      </w:pPr>
      <w:bookmarkStart w:id="431" w:name="_Toc352915407"/>
      <w:r w:rsidRPr="00DB115E">
        <w:t>DTS PVS Patching Procedure</w:t>
      </w:r>
      <w:bookmarkEnd w:id="431"/>
    </w:p>
    <w:p w14:paraId="2E1B2180" w14:textId="77777777" w:rsidR="00DB115E" w:rsidRPr="009353FA" w:rsidRDefault="00EB631B" w:rsidP="00DB115E">
      <w:r w:rsidRPr="009353FA">
        <w:t>When there is a patch which needs IBM involvement, a request needs to be sent to</w:t>
      </w:r>
      <w:r w:rsidR="009353FA">
        <w:t xml:space="preserve"> </w:t>
      </w:r>
      <w:r w:rsidRPr="009353FA">
        <w:t>IBM Front Door  team and IBM Infrastructure</w:t>
      </w:r>
      <w:r w:rsidR="009353FA" w:rsidRPr="009353FA">
        <w:t xml:space="preserve"> team</w:t>
      </w:r>
      <w:r w:rsidRPr="009353FA">
        <w:t xml:space="preserve">. They will do an assessment considering the work that needs to be done and the sanity tests to be performed. </w:t>
      </w:r>
      <w:r w:rsidR="009353FA" w:rsidRPr="009353FA">
        <w:t>Application can also be rebuilt if needed</w:t>
      </w:r>
      <w:r w:rsidRPr="009353FA">
        <w:t xml:space="preserve">. </w:t>
      </w:r>
    </w:p>
    <w:p w14:paraId="2E1B2181" w14:textId="77777777" w:rsidR="00146F15" w:rsidRPr="009353FA" w:rsidRDefault="00EB631B" w:rsidP="00B15A9F">
      <w:r w:rsidRPr="009353FA">
        <w:t>Contact details in the</w:t>
      </w:r>
      <w:r w:rsidR="009353FA" w:rsidRPr="009353FA">
        <w:t xml:space="preserve"> section</w:t>
      </w:r>
      <w:r w:rsidRPr="009353FA">
        <w:t xml:space="preserve"> </w:t>
      </w:r>
      <w:r w:rsidR="009353FA" w:rsidRPr="009353FA">
        <w:t>6.2.32</w:t>
      </w:r>
    </w:p>
    <w:p w14:paraId="2E1B2182" w14:textId="77777777" w:rsidR="00B068A6" w:rsidRPr="00CF7D94" w:rsidRDefault="00B068A6" w:rsidP="00B068A6"/>
    <w:p w14:paraId="2E1B2183" w14:textId="77777777" w:rsidR="00B068A6" w:rsidRPr="00CF7D94" w:rsidRDefault="00B068A6" w:rsidP="00EF006F">
      <w:pPr>
        <w:pStyle w:val="Heading3"/>
        <w:numPr>
          <w:ilvl w:val="3"/>
          <w:numId w:val="5"/>
        </w:numPr>
      </w:pPr>
      <w:bookmarkStart w:id="432" w:name="_Toc352915408"/>
      <w:r w:rsidRPr="00CF7D94">
        <w:t>Middleware Patching Process</w:t>
      </w:r>
      <w:bookmarkEnd w:id="432"/>
    </w:p>
    <w:p w14:paraId="2E1B2184" w14:textId="77777777" w:rsidR="00B068A6" w:rsidRPr="00CF7D94" w:rsidRDefault="00B068A6" w:rsidP="00B068A6">
      <w:r w:rsidRPr="00CF7D94">
        <w:t xml:space="preserve">Refer to </w:t>
      </w:r>
      <w:r w:rsidR="00900C70">
        <w:t xml:space="preserve">the </w:t>
      </w:r>
      <w:r w:rsidRPr="00CF7D94">
        <w:t>build book</w:t>
      </w:r>
      <w:r w:rsidR="00900C70">
        <w:t>.</w:t>
      </w:r>
    </w:p>
    <w:p w14:paraId="2E1B2185" w14:textId="77777777" w:rsidR="00B068A6" w:rsidRPr="00CF7D94" w:rsidRDefault="005B6135" w:rsidP="00B068A6">
      <w:r>
        <w:t>For the roles and responsibilities, r</w:t>
      </w:r>
      <w:r w:rsidR="0013036E" w:rsidRPr="00CF7D94">
        <w:t>efer to DTS</w:t>
      </w:r>
      <w:r w:rsidR="00955E22" w:rsidRPr="00CF7D94">
        <w:t>-</w:t>
      </w:r>
      <w:r w:rsidR="006202B7">
        <w:t>RTS</w:t>
      </w:r>
      <w:r w:rsidR="0013036E" w:rsidRPr="00CF7D94">
        <w:t xml:space="preserve"> prod guide </w:t>
      </w:r>
      <w:r w:rsidR="00955E22" w:rsidRPr="00CF7D94">
        <w:t xml:space="preserve">section </w:t>
      </w:r>
      <w:r w:rsidR="0013036E" w:rsidRPr="00CF7D94">
        <w:t>2.3.11</w:t>
      </w:r>
      <w:r w:rsidR="00146F15">
        <w:t xml:space="preserve"> Middleware Patching Process</w:t>
      </w:r>
    </w:p>
    <w:p w14:paraId="2E1B2186" w14:textId="77777777" w:rsidR="00146F15" w:rsidRPr="00CF7D94" w:rsidRDefault="00146F15" w:rsidP="00146F15"/>
    <w:p w14:paraId="2E1B2187" w14:textId="77777777" w:rsidR="00146F15" w:rsidRPr="00CF7D94" w:rsidRDefault="00146F15" w:rsidP="00EF006F">
      <w:pPr>
        <w:pStyle w:val="Heading3"/>
        <w:numPr>
          <w:ilvl w:val="3"/>
          <w:numId w:val="5"/>
        </w:numPr>
      </w:pPr>
      <w:bookmarkStart w:id="433" w:name="_Toc352915409"/>
      <w:r w:rsidRPr="00CF7D94">
        <w:t>McAfee</w:t>
      </w:r>
      <w:bookmarkEnd w:id="433"/>
    </w:p>
    <w:p w14:paraId="2E1B2188" w14:textId="77777777" w:rsidR="00146F15" w:rsidRPr="00CF7D94" w:rsidRDefault="00146F15" w:rsidP="00146F15">
      <w:r w:rsidRPr="00CF7D94">
        <w:t>Refer to DTS-</w:t>
      </w:r>
      <w:r w:rsidR="006202B7">
        <w:t>RTS</w:t>
      </w:r>
      <w:r w:rsidRPr="00CF7D94">
        <w:t xml:space="preserve"> prod guide</w:t>
      </w:r>
      <w:r>
        <w:t>, section</w:t>
      </w:r>
      <w:r w:rsidRPr="00CF7D94">
        <w:t xml:space="preserve"> 2.3.9</w:t>
      </w:r>
      <w:r>
        <w:t xml:space="preserve"> McAfee</w:t>
      </w:r>
    </w:p>
    <w:p w14:paraId="2E1B2189" w14:textId="77777777" w:rsidR="00B068A6" w:rsidRPr="00CF7D94" w:rsidRDefault="00B068A6" w:rsidP="00B068A6"/>
    <w:p w14:paraId="2E1B218A" w14:textId="77777777" w:rsidR="000E0FBB" w:rsidRPr="00CF7D94" w:rsidRDefault="000E0FBB" w:rsidP="00EF006F">
      <w:pPr>
        <w:pStyle w:val="Heading3"/>
        <w:numPr>
          <w:ilvl w:val="3"/>
          <w:numId w:val="5"/>
        </w:numPr>
      </w:pPr>
      <w:bookmarkStart w:id="434" w:name="_Toc352915410"/>
      <w:proofErr w:type="spellStart"/>
      <w:r w:rsidRPr="00CF7D94">
        <w:t>ArcSight</w:t>
      </w:r>
      <w:bookmarkEnd w:id="434"/>
      <w:proofErr w:type="spellEnd"/>
    </w:p>
    <w:p w14:paraId="2E1B218B" w14:textId="77777777" w:rsidR="000E0FBB" w:rsidRPr="00CF7D94" w:rsidRDefault="000E0FBB" w:rsidP="000E0FBB">
      <w:r w:rsidRPr="00CF7D94">
        <w:t>Refer to DTS-</w:t>
      </w:r>
      <w:r w:rsidR="006202B7">
        <w:t>RTS</w:t>
      </w:r>
      <w:r w:rsidRPr="00CF7D94">
        <w:t xml:space="preserve"> prod guide</w:t>
      </w:r>
      <w:r w:rsidR="00146F15">
        <w:t>, section</w:t>
      </w:r>
      <w:r w:rsidRPr="00CF7D94">
        <w:t xml:space="preserve"> 2.3.10</w:t>
      </w:r>
      <w:r w:rsidR="00146F15">
        <w:t xml:space="preserve"> </w:t>
      </w:r>
      <w:proofErr w:type="spellStart"/>
      <w:r w:rsidR="00146F15">
        <w:t>ArcSight</w:t>
      </w:r>
      <w:proofErr w:type="spellEnd"/>
    </w:p>
    <w:p w14:paraId="2E1B218C" w14:textId="77777777" w:rsidR="000E0FBB" w:rsidRDefault="000E0FBB" w:rsidP="00B068A6"/>
    <w:p w14:paraId="2E1B218D" w14:textId="77777777" w:rsidR="002D5C28" w:rsidRPr="003613C3" w:rsidRDefault="002D5C28" w:rsidP="00EF006F">
      <w:pPr>
        <w:pStyle w:val="Heading3"/>
        <w:numPr>
          <w:ilvl w:val="3"/>
          <w:numId w:val="5"/>
        </w:numPr>
        <w:rPr>
          <w:rStyle w:val="Heading3Char"/>
        </w:rPr>
      </w:pPr>
      <w:bookmarkStart w:id="435" w:name="_Toc284430432"/>
      <w:bookmarkStart w:id="436" w:name="_Toc316563034"/>
      <w:bookmarkStart w:id="437" w:name="_Toc352915411"/>
      <w:r>
        <w:rPr>
          <w:rStyle w:val="Heading3Char"/>
        </w:rPr>
        <w:t>ILO w</w:t>
      </w:r>
      <w:r w:rsidRPr="003613C3">
        <w:rPr>
          <w:rStyle w:val="Heading3Char"/>
        </w:rPr>
        <w:t>ith Remote Console Access to Servers</w:t>
      </w:r>
      <w:bookmarkEnd w:id="435"/>
      <w:bookmarkEnd w:id="436"/>
      <w:bookmarkEnd w:id="437"/>
    </w:p>
    <w:p w14:paraId="2E1B218E" w14:textId="77777777" w:rsidR="002D5C28" w:rsidRPr="00C81762" w:rsidRDefault="002D5C28" w:rsidP="002D5C28">
      <w:r w:rsidRPr="00C81762">
        <w:t xml:space="preserve">Connecting to ILO and then remote console into server is not permitted for </w:t>
      </w:r>
      <w:r>
        <w:t xml:space="preserve">the </w:t>
      </w:r>
      <w:r w:rsidRPr="00C81762">
        <w:t xml:space="preserve">DMZ servers (Console not opening). The ILO is only for rebooting physical server. </w:t>
      </w:r>
    </w:p>
    <w:p w14:paraId="2E1B218F" w14:textId="77777777" w:rsidR="002D5C28" w:rsidRPr="00C81762" w:rsidRDefault="002D5C28" w:rsidP="002D5C28">
      <w:r>
        <w:t>A</w:t>
      </w:r>
      <w:r w:rsidRPr="00C81762">
        <w:t xml:space="preserve">ccess to DMZ ILO from CDE servers </w:t>
      </w:r>
      <w:r>
        <w:t>is</w:t>
      </w:r>
      <w:r w:rsidRPr="00C81762">
        <w:t xml:space="preserve"> NOT allowed</w:t>
      </w:r>
      <w:r>
        <w:t xml:space="preserve">, </w:t>
      </w:r>
      <w:r w:rsidRPr="00C81762">
        <w:t xml:space="preserve">only </w:t>
      </w:r>
      <w:r>
        <w:t>via Nexus and restricted to rebooting functionality.</w:t>
      </w:r>
    </w:p>
    <w:p w14:paraId="2E1B2190" w14:textId="77777777" w:rsidR="002D5C28" w:rsidRDefault="002D5C28" w:rsidP="002D5C28"/>
    <w:p w14:paraId="2E1B2191" w14:textId="77777777" w:rsidR="002D5C28" w:rsidRPr="00B068A6" w:rsidRDefault="002D5C28" w:rsidP="00B068A6"/>
    <w:p w14:paraId="2E1B2192" w14:textId="77777777" w:rsidR="000B44BE" w:rsidRDefault="007A3D95" w:rsidP="00B317C4">
      <w:pPr>
        <w:pStyle w:val="Heading2"/>
      </w:pPr>
      <w:r>
        <w:br w:type="page"/>
      </w:r>
      <w:bookmarkStart w:id="438" w:name="_Toc352915412"/>
      <w:r w:rsidR="000B44BE" w:rsidRPr="00D03AFA">
        <w:lastRenderedPageBreak/>
        <w:t>Security Measures</w:t>
      </w:r>
      <w:bookmarkEnd w:id="429"/>
      <w:bookmarkEnd w:id="438"/>
    </w:p>
    <w:p w14:paraId="2E1B2193" w14:textId="77777777" w:rsidR="00D03AFA" w:rsidRDefault="006202B7" w:rsidP="00EF006F">
      <w:pPr>
        <w:numPr>
          <w:ilvl w:val="0"/>
          <w:numId w:val="7"/>
        </w:numPr>
      </w:pPr>
      <w:r>
        <w:t>DTS-</w:t>
      </w:r>
      <w:r w:rsidR="00955E22">
        <w:t>PVS</w:t>
      </w:r>
      <w:r w:rsidR="00D03AFA">
        <w:t xml:space="preserve"> resides in the CDE DMZ.</w:t>
      </w:r>
    </w:p>
    <w:p w14:paraId="2E1B2194" w14:textId="77777777" w:rsidR="000C53D6" w:rsidRDefault="000C53D6" w:rsidP="00EF006F">
      <w:pPr>
        <w:numPr>
          <w:ilvl w:val="0"/>
          <w:numId w:val="7"/>
        </w:numPr>
      </w:pPr>
      <w:proofErr w:type="spellStart"/>
      <w:r>
        <w:t>Oneway</w:t>
      </w:r>
      <w:proofErr w:type="spellEnd"/>
      <w:r>
        <w:t xml:space="preserve"> SSL from BSS </w:t>
      </w:r>
      <w:r w:rsidR="00900C70">
        <w:t>application t</w:t>
      </w:r>
      <w:r>
        <w:t xml:space="preserve">o </w:t>
      </w:r>
      <w:r w:rsidR="006202B7">
        <w:t>DTS-</w:t>
      </w:r>
      <w:r>
        <w:t>PV</w:t>
      </w:r>
      <w:r w:rsidR="00900C70">
        <w:t>S</w:t>
      </w:r>
    </w:p>
    <w:p w14:paraId="2E1B2195" w14:textId="77777777" w:rsidR="00D03AFA" w:rsidRDefault="00D03AFA" w:rsidP="00EF006F">
      <w:pPr>
        <w:numPr>
          <w:ilvl w:val="0"/>
          <w:numId w:val="7"/>
        </w:numPr>
      </w:pPr>
      <w:r>
        <w:t>BSS authentication</w:t>
      </w:r>
      <w:r w:rsidR="00900C70">
        <w:t xml:space="preserve"> is hardcoded in the BSS request sent to </w:t>
      </w:r>
      <w:r w:rsidR="006202B7">
        <w:t>DTS-</w:t>
      </w:r>
      <w:r w:rsidR="00900C70">
        <w:t>PVS.</w:t>
      </w:r>
    </w:p>
    <w:p w14:paraId="2E1B2196" w14:textId="77777777" w:rsidR="00D03AFA" w:rsidRDefault="00D03AFA" w:rsidP="00EF006F">
      <w:pPr>
        <w:numPr>
          <w:ilvl w:val="0"/>
          <w:numId w:val="7"/>
        </w:numPr>
      </w:pPr>
      <w:r>
        <w:t>Certificate authentication via SSL certificates in the CDE DMZ for communication between:</w:t>
      </w:r>
    </w:p>
    <w:p w14:paraId="2E1B2197" w14:textId="77777777" w:rsidR="00D03AFA" w:rsidRDefault="00D03AFA" w:rsidP="00EF006F">
      <w:pPr>
        <w:numPr>
          <w:ilvl w:val="0"/>
          <w:numId w:val="8"/>
        </w:numPr>
      </w:pPr>
      <w:r>
        <w:t xml:space="preserve">BSS and </w:t>
      </w:r>
      <w:r w:rsidR="006202B7">
        <w:t>DTS-</w:t>
      </w:r>
      <w:r w:rsidR="00955E22">
        <w:t>PVS</w:t>
      </w:r>
      <w:r>
        <w:t xml:space="preserve"> (inbound certificates)</w:t>
      </w:r>
    </w:p>
    <w:p w14:paraId="2E1B2198" w14:textId="77777777" w:rsidR="00D03AFA" w:rsidRDefault="006202B7" w:rsidP="00EF006F">
      <w:pPr>
        <w:numPr>
          <w:ilvl w:val="0"/>
          <w:numId w:val="8"/>
        </w:numPr>
      </w:pPr>
      <w:r>
        <w:t>DTS-</w:t>
      </w:r>
      <w:r w:rsidR="00955E22">
        <w:t>PVS</w:t>
      </w:r>
      <w:r w:rsidR="00D03AFA">
        <w:t xml:space="preserve"> and DTS</w:t>
      </w:r>
      <w:r>
        <w:t>-RTS</w:t>
      </w:r>
      <w:r w:rsidR="00D03AFA">
        <w:t xml:space="preserve"> (for de-tokenization)</w:t>
      </w:r>
      <w:r w:rsidR="00900C70">
        <w:t xml:space="preserve">. </w:t>
      </w:r>
      <w:r w:rsidR="000C53D6">
        <w:t>Advantage En</w:t>
      </w:r>
      <w:r w:rsidR="00900C70">
        <w:t>trust certificate also required.</w:t>
      </w:r>
    </w:p>
    <w:p w14:paraId="2E1B2199" w14:textId="77777777" w:rsidR="00D03AFA" w:rsidRDefault="006202B7" w:rsidP="00EF006F">
      <w:pPr>
        <w:numPr>
          <w:ilvl w:val="0"/>
          <w:numId w:val="8"/>
        </w:numPr>
      </w:pPr>
      <w:r>
        <w:t>DTS-</w:t>
      </w:r>
      <w:r w:rsidR="00955E22">
        <w:t>PVS</w:t>
      </w:r>
      <w:r w:rsidR="00D03AFA">
        <w:t xml:space="preserve"> and PayPal (outbound certificate)</w:t>
      </w:r>
    </w:p>
    <w:p w14:paraId="2E1B219A" w14:textId="77777777" w:rsidR="000C53D6" w:rsidRDefault="000C53D6" w:rsidP="00EF006F">
      <w:pPr>
        <w:numPr>
          <w:ilvl w:val="0"/>
          <w:numId w:val="39"/>
        </w:numPr>
      </w:pPr>
      <w:r>
        <w:t xml:space="preserve">Equifax – </w:t>
      </w:r>
      <w:r w:rsidR="006202B7">
        <w:t>DTS-</w:t>
      </w:r>
      <w:r>
        <w:t xml:space="preserve">PVS source IP </w:t>
      </w:r>
      <w:r w:rsidRPr="00DE675F">
        <w:t>address</w:t>
      </w:r>
      <w:r w:rsidR="00900C70" w:rsidRPr="00DE675F">
        <w:t>es</w:t>
      </w:r>
      <w:r w:rsidRPr="00DE675F">
        <w:t xml:space="preserve"> must</w:t>
      </w:r>
      <w:r>
        <w:t xml:space="preserve"> be known to the Equifax firewall </w:t>
      </w:r>
    </w:p>
    <w:p w14:paraId="2E1B219B" w14:textId="77777777" w:rsidR="0013036E" w:rsidRPr="00D03AFA" w:rsidRDefault="0013036E" w:rsidP="0013036E">
      <w:r>
        <w:t>For additional measures, see DTS</w:t>
      </w:r>
      <w:r w:rsidR="00955E22">
        <w:t>-</w:t>
      </w:r>
      <w:r w:rsidR="006202B7">
        <w:t>RTS</w:t>
      </w:r>
      <w:r>
        <w:t xml:space="preserve"> prod guide section 2.4</w:t>
      </w:r>
    </w:p>
    <w:p w14:paraId="2E1B219C" w14:textId="77777777" w:rsidR="000B44BE" w:rsidRPr="00A536DA" w:rsidRDefault="000B44BE">
      <w:pPr>
        <w:pStyle w:val="Heading1"/>
      </w:pPr>
      <w:bookmarkStart w:id="439" w:name="_Toc490618772"/>
      <w:bookmarkStart w:id="440" w:name="_Toc352915413"/>
      <w:r w:rsidRPr="00A536DA">
        <w:lastRenderedPageBreak/>
        <w:t>Production Schedules</w:t>
      </w:r>
      <w:bookmarkEnd w:id="439"/>
      <w:bookmarkEnd w:id="440"/>
    </w:p>
    <w:p w14:paraId="2E1B219D" w14:textId="77777777" w:rsidR="000C53D6" w:rsidRDefault="000C53D6" w:rsidP="0013036E">
      <w:pPr>
        <w:rPr>
          <w:highlight w:val="yellow"/>
        </w:rPr>
      </w:pPr>
    </w:p>
    <w:p w14:paraId="2E1B219E" w14:textId="77777777" w:rsidR="000B44BE" w:rsidRDefault="000B44BE">
      <w:pPr>
        <w:pStyle w:val="Heading2"/>
      </w:pPr>
      <w:bookmarkStart w:id="441" w:name="_Toc490618773"/>
      <w:bookmarkStart w:id="442" w:name="_Toc352915414"/>
      <w:r>
        <w:t>Daily Operations</w:t>
      </w:r>
      <w:bookmarkEnd w:id="441"/>
      <w:bookmarkEnd w:id="442"/>
    </w:p>
    <w:p w14:paraId="2E1B219F" w14:textId="77777777" w:rsidR="000B44BE" w:rsidRDefault="000B44BE">
      <w:pPr>
        <w:pStyle w:val="Heading3"/>
      </w:pPr>
      <w:bookmarkStart w:id="443" w:name="_Toc352915415"/>
      <w:r>
        <w:t>Start of Day Operations</w:t>
      </w:r>
      <w:bookmarkEnd w:id="443"/>
    </w:p>
    <w:p w14:paraId="2E1B21A0" w14:textId="77777777" w:rsidR="000B44BE" w:rsidRPr="006642D0" w:rsidRDefault="000B44BE">
      <w:pPr>
        <w:rPr>
          <w:i/>
        </w:rPr>
      </w:pPr>
      <w:r w:rsidRPr="006642D0">
        <w:rPr>
          <w:i/>
        </w:rPr>
        <w:t>This section provides the operators with the required procedures to start-up the system (online and batch). These steps include all setup required to maintain a secure and efficient system in operation (e.g. data backup, database reorganization). These operations have already been grouped into autonomous Production Sequences.</w:t>
      </w:r>
    </w:p>
    <w:p w14:paraId="2E1B21A1" w14:textId="77777777" w:rsidR="006642D0" w:rsidRDefault="006642D0">
      <w:r>
        <w:t>n/a</w:t>
      </w:r>
    </w:p>
    <w:p w14:paraId="2E1B21A2" w14:textId="77777777" w:rsidR="000B44BE" w:rsidRDefault="000B44BE">
      <w:pPr>
        <w:pStyle w:val="Heading3"/>
      </w:pPr>
      <w:bookmarkStart w:id="444" w:name="_Toc352915416"/>
      <w:r>
        <w:t>Intra-Day Operations</w:t>
      </w:r>
      <w:bookmarkEnd w:id="444"/>
    </w:p>
    <w:p w14:paraId="2E1B21A3" w14:textId="77777777" w:rsidR="000B44BE" w:rsidRPr="006642D0" w:rsidRDefault="000B44BE">
      <w:pPr>
        <w:rPr>
          <w:i/>
        </w:rPr>
      </w:pPr>
      <w:r w:rsidRPr="006642D0">
        <w:rPr>
          <w:i/>
        </w:rPr>
        <w:t>This section describes the operations initiated during the day at the same time as the on-line system is running. Those operations have already been grouped into autonomous Production Sequences.</w:t>
      </w:r>
    </w:p>
    <w:p w14:paraId="2E1B21A4" w14:textId="77777777" w:rsidR="006642D0" w:rsidRDefault="006642D0">
      <w:r>
        <w:t>n/a</w:t>
      </w:r>
    </w:p>
    <w:p w14:paraId="2E1B21A5" w14:textId="77777777" w:rsidR="000B44BE" w:rsidRDefault="000B44BE">
      <w:pPr>
        <w:pStyle w:val="Heading3"/>
      </w:pPr>
      <w:bookmarkStart w:id="445" w:name="_Toc352915417"/>
      <w:r>
        <w:t>End of Day Operations</w:t>
      </w:r>
      <w:bookmarkEnd w:id="445"/>
    </w:p>
    <w:p w14:paraId="2E1B21A6" w14:textId="77777777" w:rsidR="000B44BE" w:rsidRPr="006642D0" w:rsidRDefault="000B44BE">
      <w:pPr>
        <w:rPr>
          <w:i/>
        </w:rPr>
      </w:pPr>
      <w:r w:rsidRPr="006642D0">
        <w:rPr>
          <w:i/>
        </w:rPr>
        <w:t>This section provides the operators with the required procedures to shut down the system (online and batch). These steps include different operations required to maintain a secure and efficient system in operation (e.g. data backup, database reorganization). These operations have already been grouped into autonomous Production Sequences.</w:t>
      </w:r>
    </w:p>
    <w:p w14:paraId="2E1B21A7" w14:textId="77777777" w:rsidR="006642D0" w:rsidRDefault="006642D0">
      <w:r>
        <w:t>n/a</w:t>
      </w:r>
    </w:p>
    <w:p w14:paraId="2E1B21A8" w14:textId="77777777" w:rsidR="000B44BE" w:rsidRDefault="000B44BE">
      <w:pPr>
        <w:pStyle w:val="Heading3"/>
      </w:pPr>
      <w:bookmarkStart w:id="446" w:name="_Toc352915418"/>
      <w:r>
        <w:t>Overnight Operations</w:t>
      </w:r>
      <w:bookmarkEnd w:id="446"/>
    </w:p>
    <w:p w14:paraId="2E1B21A9" w14:textId="77777777" w:rsidR="000B44BE" w:rsidRPr="006642D0" w:rsidRDefault="000B44BE">
      <w:pPr>
        <w:rPr>
          <w:i/>
        </w:rPr>
      </w:pPr>
      <w:r w:rsidRPr="006642D0">
        <w:rPr>
          <w:i/>
        </w:rPr>
        <w:t>This section describes the operations to initiate jobs running at night.</w:t>
      </w:r>
    </w:p>
    <w:p w14:paraId="2E1B21AA" w14:textId="77777777" w:rsidR="006642D0" w:rsidRDefault="006642D0">
      <w:r>
        <w:t>n/a</w:t>
      </w:r>
    </w:p>
    <w:p w14:paraId="2E1B21AB" w14:textId="77777777" w:rsidR="000B44BE" w:rsidRDefault="000B44BE">
      <w:pPr>
        <w:pStyle w:val="Heading2"/>
      </w:pPr>
      <w:bookmarkStart w:id="447" w:name="_Toc490618775"/>
      <w:bookmarkStart w:id="448" w:name="_Toc352915419"/>
      <w:r>
        <w:t>Periodic Operations</w:t>
      </w:r>
      <w:bookmarkEnd w:id="447"/>
      <w:bookmarkEnd w:id="448"/>
    </w:p>
    <w:p w14:paraId="2E1B21AC" w14:textId="77777777" w:rsidR="006642D0" w:rsidRPr="006642D0" w:rsidRDefault="000B44BE">
      <w:pPr>
        <w:rPr>
          <w:i/>
        </w:rPr>
      </w:pPr>
      <w:r w:rsidRPr="006642D0">
        <w:rPr>
          <w:i/>
        </w:rPr>
        <w:t>This section contains the scheduled operations that have different frequencies.</w:t>
      </w:r>
    </w:p>
    <w:p w14:paraId="2E1B21AD" w14:textId="77777777" w:rsidR="000B44BE" w:rsidRDefault="006642D0">
      <w:pPr>
        <w:pStyle w:val="Heading3"/>
      </w:pPr>
      <w:bookmarkStart w:id="449" w:name="_Toc352915420"/>
      <w:r>
        <w:t xml:space="preserve">Yearly </w:t>
      </w:r>
      <w:r w:rsidR="000B44BE">
        <w:t>Operations</w:t>
      </w:r>
      <w:bookmarkEnd w:id="449"/>
    </w:p>
    <w:p w14:paraId="2E1B21AE" w14:textId="77777777" w:rsidR="006642D0" w:rsidRPr="00882497" w:rsidRDefault="006642D0" w:rsidP="006642D0">
      <w:r w:rsidRPr="00882497">
        <w:t>Certificate</w:t>
      </w:r>
      <w:r w:rsidR="00882497">
        <w:t>s are</w:t>
      </w:r>
      <w:r w:rsidRPr="00882497">
        <w:t xml:space="preserve"> renew</w:t>
      </w:r>
      <w:r w:rsidR="00882497">
        <w:t>ed</w:t>
      </w:r>
      <w:r w:rsidRPr="00882497">
        <w:t xml:space="preserve"> on a yearly basis</w:t>
      </w:r>
    </w:p>
    <w:p w14:paraId="2E1B21AF" w14:textId="77777777" w:rsidR="006202B7" w:rsidRDefault="006202B7" w:rsidP="006202B7">
      <w:pPr>
        <w:pStyle w:val="TemplateInstructions"/>
        <w:rPr>
          <w:i w:val="0"/>
          <w:color w:val="auto"/>
        </w:rPr>
      </w:pPr>
      <w:r w:rsidRPr="00882497">
        <w:rPr>
          <w:i w:val="0"/>
          <w:color w:val="auto"/>
        </w:rPr>
        <w:t>For certificate expiry info, refer to the package maintained by CGI MAS DTS-RTS and reviewed weekly with the Bell Application Owner.</w:t>
      </w:r>
    </w:p>
    <w:p w14:paraId="2E1B21B0" w14:textId="77777777" w:rsidR="006642D0" w:rsidRPr="006642D0" w:rsidRDefault="006642D0">
      <w:pPr>
        <w:pStyle w:val="TemplateInstructions"/>
        <w:rPr>
          <w:i w:val="0"/>
        </w:rPr>
      </w:pPr>
    </w:p>
    <w:p w14:paraId="2E1B21B1" w14:textId="77777777" w:rsidR="000B44BE" w:rsidRDefault="000B44BE">
      <w:pPr>
        <w:pStyle w:val="Heading2"/>
      </w:pPr>
      <w:bookmarkStart w:id="450" w:name="_Toc490618776"/>
      <w:bookmarkStart w:id="451" w:name="_Toc352915421"/>
      <w:r>
        <w:t>Non-periodic Operations</w:t>
      </w:r>
      <w:bookmarkEnd w:id="450"/>
      <w:bookmarkEnd w:id="451"/>
    </w:p>
    <w:p w14:paraId="2E1B21B2" w14:textId="77777777" w:rsidR="000B44BE" w:rsidRDefault="000B44BE">
      <w:pPr>
        <w:pStyle w:val="Heading3"/>
      </w:pPr>
      <w:bookmarkStart w:id="452" w:name="_Toc352915422"/>
      <w:r>
        <w:t>Ad Hoc Operations</w:t>
      </w:r>
      <w:bookmarkEnd w:id="452"/>
    </w:p>
    <w:p w14:paraId="2E1B21B3" w14:textId="77777777" w:rsidR="000B44BE" w:rsidRPr="006642D0" w:rsidRDefault="000B44BE">
      <w:pPr>
        <w:rPr>
          <w:i/>
        </w:rPr>
      </w:pPr>
      <w:r w:rsidRPr="006642D0">
        <w:rPr>
          <w:i/>
        </w:rPr>
        <w:t>This section provides information on how to initiate ad-hoc/on-demand operations (e.g. statistical reports).</w:t>
      </w:r>
    </w:p>
    <w:p w14:paraId="2E1B21B4" w14:textId="77777777" w:rsidR="006642D0" w:rsidRDefault="006642D0">
      <w:r>
        <w:t>n/a</w:t>
      </w:r>
    </w:p>
    <w:p w14:paraId="2E1B21B5" w14:textId="77777777" w:rsidR="00981CAD" w:rsidRDefault="00981CAD"/>
    <w:p w14:paraId="2E1B21B6" w14:textId="77777777" w:rsidR="000B44BE" w:rsidRPr="00706845" w:rsidRDefault="000B44BE">
      <w:pPr>
        <w:pStyle w:val="Heading2"/>
      </w:pPr>
      <w:bookmarkStart w:id="453" w:name="_Toc352915423"/>
      <w:r w:rsidRPr="00706845">
        <w:t>Operations Backup</w:t>
      </w:r>
      <w:bookmarkEnd w:id="453"/>
      <w:r w:rsidRPr="00706845">
        <w:t xml:space="preserve"> </w:t>
      </w:r>
    </w:p>
    <w:p w14:paraId="2E1B21B7" w14:textId="77777777" w:rsidR="00780FD3" w:rsidRPr="003D266C" w:rsidRDefault="00780FD3" w:rsidP="00EF006F">
      <w:pPr>
        <w:pStyle w:val="msolistparagraph0"/>
        <w:numPr>
          <w:ilvl w:val="0"/>
          <w:numId w:val="22"/>
        </w:numPr>
        <w:rPr>
          <w:sz w:val="20"/>
          <w:szCs w:val="20"/>
        </w:rPr>
      </w:pPr>
      <w:r w:rsidRPr="003D266C">
        <w:rPr>
          <w:sz w:val="20"/>
          <w:szCs w:val="20"/>
        </w:rPr>
        <w:t xml:space="preserve">Only the </w:t>
      </w:r>
      <w:smartTag w:uri="urn:schemas-microsoft-com:office:smarttags" w:element="place">
        <w:smartTag w:uri="urn:schemas-microsoft-com:office:smarttags" w:element="City">
          <w:r w:rsidRPr="003D266C">
            <w:rPr>
              <w:sz w:val="20"/>
              <w:szCs w:val="20"/>
            </w:rPr>
            <w:t>Dorval</w:t>
          </w:r>
        </w:smartTag>
      </w:smartTag>
      <w:r w:rsidRPr="003D266C">
        <w:rPr>
          <w:sz w:val="20"/>
          <w:szCs w:val="20"/>
        </w:rPr>
        <w:t xml:space="preserve"> servers are backed up</w:t>
      </w:r>
      <w:r w:rsidR="00706845">
        <w:rPr>
          <w:sz w:val="20"/>
          <w:szCs w:val="20"/>
        </w:rPr>
        <w:t xml:space="preserve">. The </w:t>
      </w:r>
      <w:proofErr w:type="spellStart"/>
      <w:r w:rsidR="00706845">
        <w:rPr>
          <w:sz w:val="20"/>
          <w:szCs w:val="20"/>
        </w:rPr>
        <w:t>Wynford</w:t>
      </w:r>
      <w:proofErr w:type="spellEnd"/>
      <w:r w:rsidR="00706845">
        <w:rPr>
          <w:sz w:val="20"/>
          <w:szCs w:val="20"/>
        </w:rPr>
        <w:t xml:space="preserve"> servers are </w:t>
      </w:r>
      <w:r w:rsidRPr="003D266C">
        <w:rPr>
          <w:sz w:val="20"/>
          <w:szCs w:val="20"/>
        </w:rPr>
        <w:t>considered as extra capacity and failover</w:t>
      </w:r>
      <w:r w:rsidR="00706845">
        <w:rPr>
          <w:sz w:val="20"/>
          <w:szCs w:val="20"/>
        </w:rPr>
        <w:t xml:space="preserve">. The </w:t>
      </w:r>
      <w:proofErr w:type="spellStart"/>
      <w:r w:rsidR="00706845">
        <w:rPr>
          <w:sz w:val="20"/>
          <w:szCs w:val="20"/>
        </w:rPr>
        <w:t>Wynford</w:t>
      </w:r>
      <w:proofErr w:type="spellEnd"/>
      <w:r w:rsidR="00706845">
        <w:rPr>
          <w:sz w:val="20"/>
          <w:szCs w:val="20"/>
        </w:rPr>
        <w:t xml:space="preserve"> </w:t>
      </w:r>
      <w:r w:rsidRPr="003D266C">
        <w:rPr>
          <w:sz w:val="20"/>
          <w:szCs w:val="20"/>
        </w:rPr>
        <w:t>server</w:t>
      </w:r>
      <w:r w:rsidR="00805873" w:rsidRPr="003D266C">
        <w:rPr>
          <w:sz w:val="20"/>
          <w:szCs w:val="20"/>
        </w:rPr>
        <w:t xml:space="preserve">s </w:t>
      </w:r>
      <w:r w:rsidRPr="003D266C">
        <w:rPr>
          <w:sz w:val="20"/>
          <w:szCs w:val="20"/>
        </w:rPr>
        <w:t>can be rebuilt with adjacent servers or brand new builds</w:t>
      </w:r>
      <w:r w:rsidR="00706845">
        <w:rPr>
          <w:sz w:val="20"/>
          <w:szCs w:val="20"/>
        </w:rPr>
        <w:t>.</w:t>
      </w:r>
    </w:p>
    <w:p w14:paraId="2E1B21B8" w14:textId="77777777" w:rsidR="00780FD3" w:rsidRPr="003D266C" w:rsidRDefault="003D266C" w:rsidP="00EF006F">
      <w:pPr>
        <w:pStyle w:val="msolistparagraph0"/>
        <w:numPr>
          <w:ilvl w:val="0"/>
          <w:numId w:val="22"/>
        </w:numPr>
        <w:rPr>
          <w:sz w:val="20"/>
          <w:szCs w:val="20"/>
        </w:rPr>
      </w:pPr>
      <w:r>
        <w:rPr>
          <w:sz w:val="20"/>
          <w:szCs w:val="20"/>
        </w:rPr>
        <w:t>The</w:t>
      </w:r>
      <w:r w:rsidR="00780FD3" w:rsidRPr="003D266C">
        <w:rPr>
          <w:sz w:val="20"/>
          <w:szCs w:val="20"/>
        </w:rPr>
        <w:t xml:space="preserve"> servers in the CDE DMZ are back</w:t>
      </w:r>
      <w:r w:rsidR="00805873" w:rsidRPr="003D266C">
        <w:rPr>
          <w:sz w:val="20"/>
          <w:szCs w:val="20"/>
        </w:rPr>
        <w:t xml:space="preserve">ed </w:t>
      </w:r>
      <w:r w:rsidR="00780FD3" w:rsidRPr="003D266C">
        <w:rPr>
          <w:sz w:val="20"/>
          <w:szCs w:val="20"/>
        </w:rPr>
        <w:t xml:space="preserve">up by tarring/zipping all </w:t>
      </w:r>
      <w:r w:rsidR="00805873" w:rsidRPr="003D266C">
        <w:rPr>
          <w:sz w:val="20"/>
          <w:szCs w:val="20"/>
        </w:rPr>
        <w:t xml:space="preserve">relevant folders and </w:t>
      </w:r>
      <w:r w:rsidR="00706845">
        <w:rPr>
          <w:sz w:val="20"/>
          <w:szCs w:val="20"/>
        </w:rPr>
        <w:t>transferring</w:t>
      </w:r>
      <w:r w:rsidR="00780FD3" w:rsidRPr="003D266C">
        <w:rPr>
          <w:sz w:val="20"/>
          <w:szCs w:val="20"/>
        </w:rPr>
        <w:t xml:space="preserve"> to</w:t>
      </w:r>
      <w:r w:rsidR="00706845">
        <w:rPr>
          <w:sz w:val="20"/>
          <w:szCs w:val="20"/>
        </w:rPr>
        <w:t xml:space="preserve"> the </w:t>
      </w:r>
      <w:proofErr w:type="spellStart"/>
      <w:r w:rsidR="00706845">
        <w:rPr>
          <w:sz w:val="20"/>
          <w:szCs w:val="20"/>
        </w:rPr>
        <w:t>jumpbox</w:t>
      </w:r>
      <w:proofErr w:type="spellEnd"/>
      <w:r w:rsidR="00706845">
        <w:rPr>
          <w:sz w:val="20"/>
          <w:szCs w:val="20"/>
        </w:rPr>
        <w:t xml:space="preserve">, </w:t>
      </w:r>
      <w:r w:rsidR="00780FD3" w:rsidRPr="003D266C">
        <w:rPr>
          <w:sz w:val="20"/>
          <w:szCs w:val="20"/>
        </w:rPr>
        <w:t>under special backup folders that indicate</w:t>
      </w:r>
      <w:r w:rsidR="00706845">
        <w:rPr>
          <w:sz w:val="20"/>
          <w:szCs w:val="20"/>
        </w:rPr>
        <w:t xml:space="preserve"> the hostname and </w:t>
      </w:r>
      <w:r w:rsidR="00780FD3" w:rsidRPr="003D266C">
        <w:rPr>
          <w:sz w:val="20"/>
          <w:szCs w:val="20"/>
        </w:rPr>
        <w:t>date</w:t>
      </w:r>
      <w:r w:rsidR="00706845">
        <w:rPr>
          <w:sz w:val="20"/>
          <w:szCs w:val="20"/>
        </w:rPr>
        <w:t>,</w:t>
      </w:r>
      <w:r w:rsidR="00780FD3" w:rsidRPr="003D266C">
        <w:rPr>
          <w:sz w:val="20"/>
          <w:szCs w:val="20"/>
        </w:rPr>
        <w:t xml:space="preserve"> and all these folders </w:t>
      </w:r>
      <w:r w:rsidR="00706845">
        <w:rPr>
          <w:sz w:val="20"/>
          <w:szCs w:val="20"/>
        </w:rPr>
        <w:t>are</w:t>
      </w:r>
      <w:r w:rsidR="00780FD3" w:rsidRPr="003D266C">
        <w:rPr>
          <w:sz w:val="20"/>
          <w:szCs w:val="20"/>
        </w:rPr>
        <w:t xml:space="preserve"> part of the b</w:t>
      </w:r>
      <w:r w:rsidR="00706845">
        <w:rPr>
          <w:sz w:val="20"/>
          <w:szCs w:val="20"/>
        </w:rPr>
        <w:t xml:space="preserve">ackup of the </w:t>
      </w:r>
      <w:proofErr w:type="spellStart"/>
      <w:r w:rsidR="00706845">
        <w:rPr>
          <w:sz w:val="20"/>
          <w:szCs w:val="20"/>
        </w:rPr>
        <w:t>jumpbox</w:t>
      </w:r>
      <w:proofErr w:type="spellEnd"/>
      <w:r w:rsidR="00706845">
        <w:rPr>
          <w:sz w:val="20"/>
          <w:szCs w:val="20"/>
        </w:rPr>
        <w:t xml:space="preserve">. Thus, no </w:t>
      </w:r>
      <w:proofErr w:type="spellStart"/>
      <w:r w:rsidR="00706845">
        <w:rPr>
          <w:sz w:val="20"/>
          <w:szCs w:val="20"/>
        </w:rPr>
        <w:t>N</w:t>
      </w:r>
      <w:r w:rsidR="00780FD3" w:rsidRPr="003D266C">
        <w:rPr>
          <w:sz w:val="20"/>
          <w:szCs w:val="20"/>
        </w:rPr>
        <w:t>etbackup</w:t>
      </w:r>
      <w:proofErr w:type="spellEnd"/>
      <w:r w:rsidR="00780FD3" w:rsidRPr="003D266C">
        <w:rPr>
          <w:sz w:val="20"/>
          <w:szCs w:val="20"/>
        </w:rPr>
        <w:t xml:space="preserve"> agent or policy exists for servers in the CDE DMZ. </w:t>
      </w:r>
    </w:p>
    <w:p w14:paraId="2E1B21B9" w14:textId="77777777" w:rsidR="00780FD3" w:rsidRDefault="00706845" w:rsidP="00EF006F">
      <w:pPr>
        <w:pStyle w:val="msolistparagraph0"/>
        <w:numPr>
          <w:ilvl w:val="0"/>
          <w:numId w:val="22"/>
        </w:numPr>
        <w:rPr>
          <w:sz w:val="20"/>
          <w:szCs w:val="20"/>
        </w:rPr>
      </w:pPr>
      <w:r>
        <w:rPr>
          <w:sz w:val="20"/>
          <w:szCs w:val="20"/>
        </w:rPr>
        <w:t>T</w:t>
      </w:r>
      <w:r w:rsidR="00780FD3" w:rsidRPr="003D266C">
        <w:rPr>
          <w:sz w:val="20"/>
          <w:szCs w:val="20"/>
        </w:rPr>
        <w:t xml:space="preserve">he </w:t>
      </w:r>
      <w:r>
        <w:rPr>
          <w:sz w:val="20"/>
          <w:szCs w:val="20"/>
        </w:rPr>
        <w:t xml:space="preserve">RKM appliances for non-prod in </w:t>
      </w:r>
      <w:smartTag w:uri="urn:schemas-microsoft-com:office:smarttags" w:element="place">
        <w:smartTag w:uri="urn:schemas-microsoft-com:office:smarttags" w:element="City">
          <w:r>
            <w:rPr>
              <w:sz w:val="20"/>
              <w:szCs w:val="20"/>
            </w:rPr>
            <w:t>D</w:t>
          </w:r>
          <w:r w:rsidR="00780FD3" w:rsidRPr="003D266C">
            <w:rPr>
              <w:sz w:val="20"/>
              <w:szCs w:val="20"/>
            </w:rPr>
            <w:t>orval</w:t>
          </w:r>
        </w:smartTag>
      </w:smartTag>
      <w:r w:rsidR="00780FD3" w:rsidRPr="003D266C">
        <w:rPr>
          <w:sz w:val="20"/>
          <w:szCs w:val="20"/>
        </w:rPr>
        <w:t xml:space="preserve"> </w:t>
      </w:r>
      <w:r>
        <w:rPr>
          <w:sz w:val="20"/>
          <w:szCs w:val="20"/>
        </w:rPr>
        <w:t>were</w:t>
      </w:r>
      <w:r w:rsidR="00780FD3" w:rsidRPr="003D266C">
        <w:rPr>
          <w:sz w:val="20"/>
          <w:szCs w:val="20"/>
        </w:rPr>
        <w:t xml:space="preserve"> </w:t>
      </w:r>
      <w:r>
        <w:rPr>
          <w:sz w:val="20"/>
          <w:szCs w:val="20"/>
        </w:rPr>
        <w:t xml:space="preserve">also </w:t>
      </w:r>
      <w:r w:rsidR="00780FD3" w:rsidRPr="003D266C">
        <w:rPr>
          <w:sz w:val="20"/>
          <w:szCs w:val="20"/>
        </w:rPr>
        <w:t xml:space="preserve">setup with tarring the files to the </w:t>
      </w:r>
      <w:proofErr w:type="spellStart"/>
      <w:r w:rsidR="00780FD3" w:rsidRPr="003D266C">
        <w:rPr>
          <w:sz w:val="20"/>
          <w:szCs w:val="20"/>
        </w:rPr>
        <w:t>j</w:t>
      </w:r>
      <w:r>
        <w:rPr>
          <w:sz w:val="20"/>
          <w:szCs w:val="20"/>
        </w:rPr>
        <w:t>umpbox</w:t>
      </w:r>
      <w:proofErr w:type="spellEnd"/>
      <w:r w:rsidR="00780FD3" w:rsidRPr="003D266C">
        <w:rPr>
          <w:sz w:val="20"/>
          <w:szCs w:val="20"/>
        </w:rPr>
        <w:t>.</w:t>
      </w:r>
    </w:p>
    <w:p w14:paraId="2E1B21BA" w14:textId="77777777" w:rsidR="00AD73DC" w:rsidRDefault="00AD73DC" w:rsidP="00AD73DC">
      <w:pPr>
        <w:pStyle w:val="msolistparagraph0"/>
        <w:ind w:left="0"/>
        <w:rPr>
          <w:sz w:val="20"/>
          <w:szCs w:val="20"/>
        </w:rPr>
      </w:pPr>
    </w:p>
    <w:p w14:paraId="2E1B21BB" w14:textId="77777777" w:rsidR="00AD73DC" w:rsidRPr="00322DBD" w:rsidRDefault="006B3FD1" w:rsidP="00AD73DC">
      <w:pPr>
        <w:pStyle w:val="msolistparagraph0"/>
        <w:ind w:left="0"/>
        <w:rPr>
          <w:sz w:val="20"/>
          <w:szCs w:val="20"/>
        </w:rPr>
      </w:pPr>
      <w:r w:rsidRPr="00322DBD">
        <w:rPr>
          <w:b/>
        </w:rPr>
        <w:t>Backup Schedule</w:t>
      </w:r>
    </w:p>
    <w:p w14:paraId="2E1B21BC" w14:textId="77777777" w:rsidR="006B3FD1" w:rsidRDefault="006B3FD1" w:rsidP="00AD73DC">
      <w:pPr>
        <w:pStyle w:val="msolistparagraph0"/>
        <w:ind w:left="0"/>
        <w:rPr>
          <w:sz w:val="20"/>
          <w:szCs w:val="20"/>
          <w:highlight w:val="yellow"/>
        </w:rPr>
      </w:pPr>
    </w:p>
    <w:p w14:paraId="2E1B21BD" w14:textId="77777777" w:rsidR="006B3FD1" w:rsidRPr="0052654B" w:rsidRDefault="006B3FD1" w:rsidP="00EF006F">
      <w:pPr>
        <w:numPr>
          <w:ilvl w:val="0"/>
          <w:numId w:val="48"/>
        </w:numPr>
        <w:spacing w:before="0" w:after="0"/>
        <w:jc w:val="left"/>
      </w:pPr>
      <w:r w:rsidRPr="0052654B">
        <w:lastRenderedPageBreak/>
        <w:t xml:space="preserve">There is a script on each VM that copies data to the jump server. &gt;&gt;&gt;&gt;  schedule is daily at 3:00 EST, full backup </w:t>
      </w:r>
    </w:p>
    <w:p w14:paraId="2E1B21BE" w14:textId="77777777" w:rsidR="006B3FD1" w:rsidRPr="0052654B" w:rsidRDefault="006B3FD1" w:rsidP="00EF006F">
      <w:pPr>
        <w:numPr>
          <w:ilvl w:val="0"/>
          <w:numId w:val="48"/>
        </w:numPr>
        <w:spacing w:before="0" w:after="0"/>
        <w:jc w:val="left"/>
      </w:pPr>
      <w:r w:rsidRPr="0052654B">
        <w:t xml:space="preserve">Data is backed from jump server to tape through </w:t>
      </w:r>
      <w:proofErr w:type="spellStart"/>
      <w:r w:rsidRPr="0052654B">
        <w:t>netbackup</w:t>
      </w:r>
      <w:proofErr w:type="spellEnd"/>
      <w:r w:rsidRPr="0052654B">
        <w:t xml:space="preserve">.  &gt;&gt;&gt;&gt; </w:t>
      </w:r>
      <w:r w:rsidR="00A801F2" w:rsidRPr="0052654B">
        <w:t>details in the doc below</w:t>
      </w:r>
    </w:p>
    <w:p w14:paraId="2E1B21BF" w14:textId="77777777" w:rsidR="00A801F2" w:rsidRPr="006B3FD1" w:rsidRDefault="00A801F2" w:rsidP="00A801F2">
      <w:pPr>
        <w:spacing w:before="0" w:after="0"/>
        <w:ind w:left="360"/>
        <w:jc w:val="left"/>
        <w:rPr>
          <w:color w:val="000080"/>
        </w:rPr>
      </w:pPr>
      <w:r>
        <w:rPr>
          <w:color w:val="000080"/>
        </w:rPr>
        <w:t xml:space="preserve">   </w:t>
      </w:r>
      <w:r w:rsidR="00CA6760" w:rsidRPr="00D733BB">
        <w:rPr>
          <w:color w:val="000080"/>
        </w:rPr>
        <w:object w:dxaOrig="1531" w:dyaOrig="1002" w14:anchorId="2E1B2A4D">
          <v:shape id="_x0000_i1028" type="#_x0000_t75" style="width:76.5pt;height:50.25pt" o:ole="">
            <v:imagedata r:id="rId26" o:title=""/>
          </v:shape>
          <o:OLEObject Type="Embed" ProgID="Package" ShapeID="_x0000_i1028" DrawAspect="Icon" ObjectID="_1503957053" r:id="rId27"/>
        </w:object>
      </w:r>
    </w:p>
    <w:p w14:paraId="2E1B21C0" w14:textId="77777777" w:rsidR="006B3FD1" w:rsidRPr="006B3FD1" w:rsidRDefault="006B3FD1" w:rsidP="00AD73DC">
      <w:pPr>
        <w:pStyle w:val="msolistparagraph0"/>
        <w:ind w:left="0"/>
        <w:rPr>
          <w:sz w:val="20"/>
          <w:szCs w:val="20"/>
          <w:highlight w:val="yellow"/>
          <w:lang w:val="en-US"/>
        </w:rPr>
      </w:pPr>
    </w:p>
    <w:p w14:paraId="2E1B21C1" w14:textId="77777777" w:rsidR="000B44BE" w:rsidRDefault="000B44BE">
      <w:pPr>
        <w:pStyle w:val="Heading2"/>
        <w:keepLines/>
      </w:pPr>
      <w:bookmarkStart w:id="454" w:name="_Toc316482069"/>
      <w:bookmarkStart w:id="455" w:name="_Toc316548854"/>
      <w:bookmarkStart w:id="456" w:name="_Toc316574985"/>
      <w:bookmarkStart w:id="457" w:name="_Toc316575251"/>
      <w:bookmarkStart w:id="458" w:name="_Toc316588533"/>
      <w:bookmarkStart w:id="459" w:name="_Toc316588738"/>
      <w:bookmarkStart w:id="460" w:name="_Toc316589078"/>
      <w:bookmarkStart w:id="461" w:name="_Toc316892291"/>
      <w:bookmarkStart w:id="462" w:name="_Toc316893029"/>
      <w:bookmarkStart w:id="463" w:name="_Toc316896465"/>
      <w:bookmarkStart w:id="464" w:name="_Toc316896737"/>
      <w:bookmarkStart w:id="465" w:name="_Toc316897009"/>
      <w:bookmarkStart w:id="466" w:name="_Toc316930880"/>
      <w:bookmarkStart w:id="467" w:name="_Toc316931153"/>
      <w:bookmarkStart w:id="468" w:name="_Toc316937657"/>
      <w:bookmarkStart w:id="469" w:name="_Toc316938470"/>
      <w:bookmarkStart w:id="470" w:name="_Toc316482075"/>
      <w:bookmarkStart w:id="471" w:name="_Toc316548860"/>
      <w:bookmarkStart w:id="472" w:name="_Toc316574991"/>
      <w:bookmarkStart w:id="473" w:name="_Toc316575257"/>
      <w:bookmarkStart w:id="474" w:name="_Toc316588539"/>
      <w:bookmarkStart w:id="475" w:name="_Toc316588744"/>
      <w:bookmarkStart w:id="476" w:name="_Toc316589084"/>
      <w:bookmarkStart w:id="477" w:name="_Toc316892297"/>
      <w:bookmarkStart w:id="478" w:name="_Toc316893035"/>
      <w:bookmarkStart w:id="479" w:name="_Toc316896471"/>
      <w:bookmarkStart w:id="480" w:name="_Toc316896743"/>
      <w:bookmarkStart w:id="481" w:name="_Toc316897015"/>
      <w:bookmarkStart w:id="482" w:name="_Toc316930886"/>
      <w:bookmarkStart w:id="483" w:name="_Toc316931159"/>
      <w:bookmarkStart w:id="484" w:name="_Toc316937663"/>
      <w:bookmarkStart w:id="485" w:name="_Toc316938476"/>
      <w:bookmarkStart w:id="486" w:name="_Toc316482081"/>
      <w:bookmarkStart w:id="487" w:name="_Toc316548866"/>
      <w:bookmarkStart w:id="488" w:name="_Toc316574997"/>
      <w:bookmarkStart w:id="489" w:name="_Toc316575263"/>
      <w:bookmarkStart w:id="490" w:name="_Toc316588545"/>
      <w:bookmarkStart w:id="491" w:name="_Toc316588750"/>
      <w:bookmarkStart w:id="492" w:name="_Toc316589090"/>
      <w:bookmarkStart w:id="493" w:name="_Toc316892303"/>
      <w:bookmarkStart w:id="494" w:name="_Toc316893041"/>
      <w:bookmarkStart w:id="495" w:name="_Toc316896477"/>
      <w:bookmarkStart w:id="496" w:name="_Toc316896749"/>
      <w:bookmarkStart w:id="497" w:name="_Toc316897021"/>
      <w:bookmarkStart w:id="498" w:name="_Toc316930892"/>
      <w:bookmarkStart w:id="499" w:name="_Toc316931165"/>
      <w:bookmarkStart w:id="500" w:name="_Toc316937669"/>
      <w:bookmarkStart w:id="501" w:name="_Toc316938482"/>
      <w:bookmarkStart w:id="502" w:name="_Toc316482087"/>
      <w:bookmarkStart w:id="503" w:name="_Toc316548872"/>
      <w:bookmarkStart w:id="504" w:name="_Toc316575003"/>
      <w:bookmarkStart w:id="505" w:name="_Toc316575269"/>
      <w:bookmarkStart w:id="506" w:name="_Toc316588551"/>
      <w:bookmarkStart w:id="507" w:name="_Toc316588756"/>
      <w:bookmarkStart w:id="508" w:name="_Toc316589096"/>
      <w:bookmarkStart w:id="509" w:name="_Toc316892309"/>
      <w:bookmarkStart w:id="510" w:name="_Toc316893047"/>
      <w:bookmarkStart w:id="511" w:name="_Toc316896483"/>
      <w:bookmarkStart w:id="512" w:name="_Toc316896755"/>
      <w:bookmarkStart w:id="513" w:name="_Toc316897027"/>
      <w:bookmarkStart w:id="514" w:name="_Toc316930898"/>
      <w:bookmarkStart w:id="515" w:name="_Toc316931171"/>
      <w:bookmarkStart w:id="516" w:name="_Toc316937675"/>
      <w:bookmarkStart w:id="517" w:name="_Toc316938488"/>
      <w:bookmarkStart w:id="518" w:name="_Toc316482093"/>
      <w:bookmarkStart w:id="519" w:name="_Toc316548878"/>
      <w:bookmarkStart w:id="520" w:name="_Toc316575009"/>
      <w:bookmarkStart w:id="521" w:name="_Toc316575275"/>
      <w:bookmarkStart w:id="522" w:name="_Toc316588557"/>
      <w:bookmarkStart w:id="523" w:name="_Toc316588762"/>
      <w:bookmarkStart w:id="524" w:name="_Toc316589102"/>
      <w:bookmarkStart w:id="525" w:name="_Toc316892315"/>
      <w:bookmarkStart w:id="526" w:name="_Toc316893053"/>
      <w:bookmarkStart w:id="527" w:name="_Toc316896489"/>
      <w:bookmarkStart w:id="528" w:name="_Toc316896761"/>
      <w:bookmarkStart w:id="529" w:name="_Toc316897033"/>
      <w:bookmarkStart w:id="530" w:name="_Toc316930904"/>
      <w:bookmarkStart w:id="531" w:name="_Toc316931177"/>
      <w:bookmarkStart w:id="532" w:name="_Toc316937681"/>
      <w:bookmarkStart w:id="533" w:name="_Toc316938494"/>
      <w:bookmarkStart w:id="534" w:name="_Toc316482099"/>
      <w:bookmarkStart w:id="535" w:name="_Toc316548884"/>
      <w:bookmarkStart w:id="536" w:name="_Toc316575015"/>
      <w:bookmarkStart w:id="537" w:name="_Toc316575281"/>
      <w:bookmarkStart w:id="538" w:name="_Toc316588563"/>
      <w:bookmarkStart w:id="539" w:name="_Toc316588768"/>
      <w:bookmarkStart w:id="540" w:name="_Toc316589108"/>
      <w:bookmarkStart w:id="541" w:name="_Toc316892321"/>
      <w:bookmarkStart w:id="542" w:name="_Toc316893059"/>
      <w:bookmarkStart w:id="543" w:name="_Toc316896495"/>
      <w:bookmarkStart w:id="544" w:name="_Toc316896767"/>
      <w:bookmarkStart w:id="545" w:name="_Toc316897039"/>
      <w:bookmarkStart w:id="546" w:name="_Toc316930910"/>
      <w:bookmarkStart w:id="547" w:name="_Toc316931183"/>
      <w:bookmarkStart w:id="548" w:name="_Toc316937687"/>
      <w:bookmarkStart w:id="549" w:name="_Toc316938500"/>
      <w:bookmarkStart w:id="550" w:name="_Toc316482105"/>
      <w:bookmarkStart w:id="551" w:name="_Toc316548890"/>
      <w:bookmarkStart w:id="552" w:name="_Toc316575021"/>
      <w:bookmarkStart w:id="553" w:name="_Toc316575287"/>
      <w:bookmarkStart w:id="554" w:name="_Toc316588569"/>
      <w:bookmarkStart w:id="555" w:name="_Toc316588774"/>
      <w:bookmarkStart w:id="556" w:name="_Toc316589114"/>
      <w:bookmarkStart w:id="557" w:name="_Toc316892327"/>
      <w:bookmarkStart w:id="558" w:name="_Toc316893065"/>
      <w:bookmarkStart w:id="559" w:name="_Toc316896501"/>
      <w:bookmarkStart w:id="560" w:name="_Toc316896773"/>
      <w:bookmarkStart w:id="561" w:name="_Toc316897045"/>
      <w:bookmarkStart w:id="562" w:name="_Toc316930916"/>
      <w:bookmarkStart w:id="563" w:name="_Toc316931189"/>
      <w:bookmarkStart w:id="564" w:name="_Toc316937693"/>
      <w:bookmarkStart w:id="565" w:name="_Toc316938506"/>
      <w:bookmarkStart w:id="566" w:name="_Toc316482111"/>
      <w:bookmarkStart w:id="567" w:name="_Toc316548896"/>
      <w:bookmarkStart w:id="568" w:name="_Toc316575027"/>
      <w:bookmarkStart w:id="569" w:name="_Toc316575293"/>
      <w:bookmarkStart w:id="570" w:name="_Toc316588575"/>
      <w:bookmarkStart w:id="571" w:name="_Toc316588780"/>
      <w:bookmarkStart w:id="572" w:name="_Toc316589120"/>
      <w:bookmarkStart w:id="573" w:name="_Toc316892333"/>
      <w:bookmarkStart w:id="574" w:name="_Toc316893071"/>
      <w:bookmarkStart w:id="575" w:name="_Toc316896507"/>
      <w:bookmarkStart w:id="576" w:name="_Toc316896779"/>
      <w:bookmarkStart w:id="577" w:name="_Toc316897051"/>
      <w:bookmarkStart w:id="578" w:name="_Toc316930922"/>
      <w:bookmarkStart w:id="579" w:name="_Toc316931195"/>
      <w:bookmarkStart w:id="580" w:name="_Toc316937699"/>
      <w:bookmarkStart w:id="581" w:name="_Toc316938512"/>
      <w:bookmarkStart w:id="582" w:name="_Toc316482117"/>
      <w:bookmarkStart w:id="583" w:name="_Toc316548902"/>
      <w:bookmarkStart w:id="584" w:name="_Toc316575033"/>
      <w:bookmarkStart w:id="585" w:name="_Toc316575299"/>
      <w:bookmarkStart w:id="586" w:name="_Toc316588581"/>
      <w:bookmarkStart w:id="587" w:name="_Toc316588786"/>
      <w:bookmarkStart w:id="588" w:name="_Toc316589126"/>
      <w:bookmarkStart w:id="589" w:name="_Toc316892339"/>
      <w:bookmarkStart w:id="590" w:name="_Toc316893077"/>
      <w:bookmarkStart w:id="591" w:name="_Toc316896513"/>
      <w:bookmarkStart w:id="592" w:name="_Toc316896785"/>
      <w:bookmarkStart w:id="593" w:name="_Toc316897057"/>
      <w:bookmarkStart w:id="594" w:name="_Toc316930928"/>
      <w:bookmarkStart w:id="595" w:name="_Toc316931201"/>
      <w:bookmarkStart w:id="596" w:name="_Toc316937705"/>
      <w:bookmarkStart w:id="597" w:name="_Toc316938518"/>
      <w:bookmarkStart w:id="598" w:name="_Toc316482119"/>
      <w:bookmarkStart w:id="599" w:name="_Toc316548904"/>
      <w:bookmarkStart w:id="600" w:name="_Toc316575035"/>
      <w:bookmarkStart w:id="601" w:name="_Toc316575301"/>
      <w:bookmarkStart w:id="602" w:name="_Toc316588583"/>
      <w:bookmarkStart w:id="603" w:name="_Toc316588788"/>
      <w:bookmarkStart w:id="604" w:name="_Toc316589128"/>
      <w:bookmarkStart w:id="605" w:name="_Toc316892341"/>
      <w:bookmarkStart w:id="606" w:name="_Toc316893079"/>
      <w:bookmarkStart w:id="607" w:name="_Toc316896515"/>
      <w:bookmarkStart w:id="608" w:name="_Toc316896787"/>
      <w:bookmarkStart w:id="609" w:name="_Toc316897059"/>
      <w:bookmarkStart w:id="610" w:name="_Toc316930930"/>
      <w:bookmarkStart w:id="611" w:name="_Toc316931203"/>
      <w:bookmarkStart w:id="612" w:name="_Toc316937707"/>
      <w:bookmarkStart w:id="613" w:name="_Toc316938520"/>
      <w:bookmarkStart w:id="614" w:name="_Toc316482126"/>
      <w:bookmarkStart w:id="615" w:name="_Toc316548911"/>
      <w:bookmarkStart w:id="616" w:name="_Toc316575042"/>
      <w:bookmarkStart w:id="617" w:name="_Toc316575308"/>
      <w:bookmarkStart w:id="618" w:name="_Toc316588590"/>
      <w:bookmarkStart w:id="619" w:name="_Toc316588795"/>
      <w:bookmarkStart w:id="620" w:name="_Toc316589135"/>
      <w:bookmarkStart w:id="621" w:name="_Toc316892348"/>
      <w:bookmarkStart w:id="622" w:name="_Toc316893086"/>
      <w:bookmarkStart w:id="623" w:name="_Toc316896522"/>
      <w:bookmarkStart w:id="624" w:name="_Toc316896794"/>
      <w:bookmarkStart w:id="625" w:name="_Toc316897066"/>
      <w:bookmarkStart w:id="626" w:name="_Toc316930937"/>
      <w:bookmarkStart w:id="627" w:name="_Toc316931210"/>
      <w:bookmarkStart w:id="628" w:name="_Toc316937714"/>
      <w:bookmarkStart w:id="629" w:name="_Toc316938527"/>
      <w:bookmarkStart w:id="630" w:name="_Toc316482129"/>
      <w:bookmarkStart w:id="631" w:name="_Toc316548914"/>
      <w:bookmarkStart w:id="632" w:name="_Toc316575045"/>
      <w:bookmarkStart w:id="633" w:name="_Toc316575311"/>
      <w:bookmarkStart w:id="634" w:name="_Toc316588593"/>
      <w:bookmarkStart w:id="635" w:name="_Toc316588798"/>
      <w:bookmarkStart w:id="636" w:name="_Toc316589138"/>
      <w:bookmarkStart w:id="637" w:name="_Toc316892351"/>
      <w:bookmarkStart w:id="638" w:name="_Toc316893089"/>
      <w:bookmarkStart w:id="639" w:name="_Toc316896525"/>
      <w:bookmarkStart w:id="640" w:name="_Toc316896797"/>
      <w:bookmarkStart w:id="641" w:name="_Toc316897069"/>
      <w:bookmarkStart w:id="642" w:name="_Toc316930940"/>
      <w:bookmarkStart w:id="643" w:name="_Toc316931213"/>
      <w:bookmarkStart w:id="644" w:name="_Toc316937717"/>
      <w:bookmarkStart w:id="645" w:name="_Toc316938530"/>
      <w:bookmarkStart w:id="646" w:name="_Toc316482132"/>
      <w:bookmarkStart w:id="647" w:name="_Toc316548917"/>
      <w:bookmarkStart w:id="648" w:name="_Toc316575048"/>
      <w:bookmarkStart w:id="649" w:name="_Toc316575314"/>
      <w:bookmarkStart w:id="650" w:name="_Toc316588596"/>
      <w:bookmarkStart w:id="651" w:name="_Toc316588801"/>
      <w:bookmarkStart w:id="652" w:name="_Toc316589141"/>
      <w:bookmarkStart w:id="653" w:name="_Toc316892354"/>
      <w:bookmarkStart w:id="654" w:name="_Toc316893092"/>
      <w:bookmarkStart w:id="655" w:name="_Toc316896528"/>
      <w:bookmarkStart w:id="656" w:name="_Toc316896800"/>
      <w:bookmarkStart w:id="657" w:name="_Toc316897072"/>
      <w:bookmarkStart w:id="658" w:name="_Toc316930943"/>
      <w:bookmarkStart w:id="659" w:name="_Toc316931216"/>
      <w:bookmarkStart w:id="660" w:name="_Toc316937720"/>
      <w:bookmarkStart w:id="661" w:name="_Toc316938533"/>
      <w:bookmarkStart w:id="662" w:name="_Toc316482135"/>
      <w:bookmarkStart w:id="663" w:name="_Toc316548920"/>
      <w:bookmarkStart w:id="664" w:name="_Toc316575051"/>
      <w:bookmarkStart w:id="665" w:name="_Toc316575317"/>
      <w:bookmarkStart w:id="666" w:name="_Toc316588599"/>
      <w:bookmarkStart w:id="667" w:name="_Toc316588804"/>
      <w:bookmarkStart w:id="668" w:name="_Toc316589144"/>
      <w:bookmarkStart w:id="669" w:name="_Toc316892357"/>
      <w:bookmarkStart w:id="670" w:name="_Toc316893095"/>
      <w:bookmarkStart w:id="671" w:name="_Toc316896531"/>
      <w:bookmarkStart w:id="672" w:name="_Toc316896803"/>
      <w:bookmarkStart w:id="673" w:name="_Toc316897075"/>
      <w:bookmarkStart w:id="674" w:name="_Toc316930946"/>
      <w:bookmarkStart w:id="675" w:name="_Toc316931219"/>
      <w:bookmarkStart w:id="676" w:name="_Toc316937723"/>
      <w:bookmarkStart w:id="677" w:name="_Toc316938536"/>
      <w:bookmarkStart w:id="678" w:name="_Toc352915424"/>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Critical Dates</w:t>
      </w:r>
      <w:bookmarkEnd w:id="678"/>
    </w:p>
    <w:p w14:paraId="2E1B21C2" w14:textId="77777777" w:rsidR="00900C70" w:rsidRPr="006642D0" w:rsidRDefault="00900C70"/>
    <w:p w14:paraId="2E1B21C3" w14:textId="77777777" w:rsidR="00823261" w:rsidRPr="006642D0" w:rsidRDefault="00823261">
      <w:r w:rsidRPr="006642D0">
        <w:t>Peak periods are</w:t>
      </w:r>
      <w:r w:rsidR="006642D0">
        <w:t xml:space="preserve"> the</w:t>
      </w:r>
      <w:r w:rsidRPr="006642D0">
        <w:t xml:space="preserve"> July move and September back to </w:t>
      </w:r>
      <w:r w:rsidR="006642D0">
        <w:t>school;</w:t>
      </w:r>
      <w:r w:rsidRPr="006642D0">
        <w:t xml:space="preserve"> beginning of month</w:t>
      </w:r>
      <w:r w:rsidR="006642D0">
        <w:t>; end of month;</w:t>
      </w:r>
      <w:r w:rsidRPr="006642D0">
        <w:t xml:space="preserve"> and first day of the work week.</w:t>
      </w:r>
    </w:p>
    <w:p w14:paraId="2E1B21C4" w14:textId="77777777" w:rsidR="000B44BE" w:rsidRPr="001E2844" w:rsidRDefault="000B44BE">
      <w:pPr>
        <w:pStyle w:val="Heading1"/>
      </w:pPr>
      <w:bookmarkStart w:id="679" w:name="_Toc490618777"/>
      <w:bookmarkStart w:id="680" w:name="_Toc352915425"/>
      <w:r w:rsidRPr="001E2844">
        <w:lastRenderedPageBreak/>
        <w:t>Application Recovery Procedures</w:t>
      </w:r>
      <w:bookmarkEnd w:id="679"/>
      <w:bookmarkEnd w:id="680"/>
    </w:p>
    <w:p w14:paraId="2E1B21C5" w14:textId="77777777" w:rsidR="000B44BE" w:rsidRDefault="000B44BE">
      <w:pPr>
        <w:rPr>
          <w:i/>
        </w:rPr>
      </w:pPr>
      <w:r w:rsidRPr="00FD6049">
        <w:rPr>
          <w:i/>
        </w:rPr>
        <w:t>This section provides information on how to recover following an application or sub-system failure. The failing application is restarted in the original environment.</w:t>
      </w:r>
    </w:p>
    <w:p w14:paraId="2E1B21C6" w14:textId="77777777" w:rsidR="002D56F1" w:rsidRDefault="002D56F1" w:rsidP="00FD6049"/>
    <w:p w14:paraId="2E1B21C7" w14:textId="77777777" w:rsidR="00A60FD3" w:rsidRPr="00981CAD" w:rsidRDefault="00981CAD" w:rsidP="00FD6049">
      <w:r>
        <w:t xml:space="preserve">Some information is available in the </w:t>
      </w:r>
      <w:r w:rsidR="00FC3FFB">
        <w:t>DTS</w:t>
      </w:r>
      <w:r>
        <w:t>-</w:t>
      </w:r>
      <w:r w:rsidR="00FD6049" w:rsidRPr="00F05EE3">
        <w:t xml:space="preserve">PVS </w:t>
      </w:r>
      <w:r w:rsidR="00FD6049" w:rsidRPr="00981CAD">
        <w:t>build book</w:t>
      </w:r>
      <w:r w:rsidR="00A60FD3" w:rsidRPr="00981CAD">
        <w:t>.</w:t>
      </w:r>
      <w:r w:rsidR="00FD6049" w:rsidRPr="00981CAD">
        <w:t xml:space="preserve"> </w:t>
      </w:r>
      <w:r w:rsidRPr="00981CAD">
        <w:t>Further information</w:t>
      </w:r>
      <w:r w:rsidR="00A60FD3" w:rsidRPr="00981CAD">
        <w:t xml:space="preserve"> is being sought by MAS</w:t>
      </w:r>
      <w:r w:rsidRPr="00981CAD">
        <w:t xml:space="preserve"> from IBM.</w:t>
      </w:r>
    </w:p>
    <w:p w14:paraId="2E1B21C8" w14:textId="77777777" w:rsidR="00FD6049" w:rsidRPr="00FD6049" w:rsidRDefault="00FD6049">
      <w:pPr>
        <w:rPr>
          <w:i/>
        </w:rPr>
      </w:pPr>
    </w:p>
    <w:p w14:paraId="2E1B21C9" w14:textId="77777777" w:rsidR="001E2844" w:rsidRDefault="001E2844">
      <w:pPr>
        <w:pStyle w:val="Heading2"/>
      </w:pPr>
      <w:bookmarkStart w:id="681" w:name="_Toc352915426"/>
      <w:bookmarkStart w:id="682" w:name="_Toc467468782"/>
      <w:bookmarkStart w:id="683" w:name="_Toc490618778"/>
      <w:r>
        <w:t>Server Start/Stop Procedures</w:t>
      </w:r>
      <w:bookmarkEnd w:id="681"/>
    </w:p>
    <w:p w14:paraId="2E1B21CA" w14:textId="77777777" w:rsidR="001E2844" w:rsidRDefault="001E2844" w:rsidP="00FD0B15">
      <w:r w:rsidRPr="0008533D">
        <w:t>Scripts to start and stop Servers.</w:t>
      </w:r>
    </w:p>
    <w:p w14:paraId="2E1B21CB" w14:textId="77777777" w:rsidR="001E2844" w:rsidRDefault="001E2844" w:rsidP="00FD0B15">
      <w:pPr>
        <w:rPr>
          <w:color w:val="FF0000"/>
        </w:rPr>
      </w:pPr>
    </w:p>
    <w:p w14:paraId="2E1B21CC" w14:textId="77777777" w:rsidR="001E2844" w:rsidRPr="00981CAD" w:rsidRDefault="001E2844" w:rsidP="00FD0B15">
      <w:pPr>
        <w:rPr>
          <w:b/>
        </w:rPr>
      </w:pPr>
      <w:r w:rsidRPr="00981CAD">
        <w:rPr>
          <w:b/>
        </w:rPr>
        <w:t>Note: Please change the Domain name accordingly to the location and Server</w:t>
      </w:r>
    </w:p>
    <w:p w14:paraId="2E1B21CD" w14:textId="77777777" w:rsidR="001E2844" w:rsidRPr="006C1D08" w:rsidRDefault="001E2844" w:rsidP="00FD0B15">
      <w:pPr>
        <w:rPr>
          <w:color w:val="FF0000"/>
        </w:rPr>
      </w:pPr>
    </w:p>
    <w:p w14:paraId="2E1B21CE" w14:textId="77777777" w:rsidR="001E2844" w:rsidRDefault="001E2844" w:rsidP="00FD0B15">
      <w:r>
        <w:t xml:space="preserve">Admin Server Start/Stop </w:t>
      </w:r>
    </w:p>
    <w:p w14:paraId="2E1B21CF" w14:textId="77777777" w:rsidR="001E2844" w:rsidRDefault="001E2844" w:rsidP="00FD0B15">
      <w:r w:rsidRPr="00B12989">
        <w:rPr>
          <w:u w:val="single"/>
        </w:rPr>
        <w:t>Start</w:t>
      </w:r>
    </w:p>
    <w:p w14:paraId="2E1B21D0" w14:textId="77777777" w:rsidR="001E2844" w:rsidRDefault="001E2844" w:rsidP="00FD0B15">
      <w:r>
        <w:t xml:space="preserve">Browse to the location </w:t>
      </w:r>
      <w:r w:rsidRPr="00981C29">
        <w:t>/opt/pvs01/weblogic103/user_projects/domains/prodqc/startAdmin_nohup.sh</w:t>
      </w:r>
    </w:p>
    <w:p w14:paraId="2E1B21D1" w14:textId="77777777" w:rsidR="001E2844" w:rsidRDefault="001E2844" w:rsidP="00FD0B15">
      <w:r w:rsidRPr="00B12989">
        <w:t>Start the application</w:t>
      </w:r>
      <w:r>
        <w:t xml:space="preserve"> </w:t>
      </w:r>
      <w:r w:rsidRPr="00B12989">
        <w:t>./startAdmin_nohup.sh</w:t>
      </w:r>
    </w:p>
    <w:p w14:paraId="2E1B21D2" w14:textId="77777777" w:rsidR="001E2844" w:rsidRDefault="001E2844" w:rsidP="00FD0B15">
      <w:r w:rsidRPr="00B12989">
        <w:t>Stop the application from Admin Console</w:t>
      </w:r>
    </w:p>
    <w:p w14:paraId="2E1B21D3" w14:textId="77777777" w:rsidR="001E2844" w:rsidRDefault="001E2844" w:rsidP="00FD0B15">
      <w:r>
        <w:t xml:space="preserve">Managed Server Start/Stop </w:t>
      </w:r>
      <w:r>
        <w:sym w:font="Wingdings" w:char="F0E8"/>
      </w:r>
      <w:r>
        <w:t xml:space="preserve"> “Start /Stop the application from Admin Console only”</w:t>
      </w:r>
    </w:p>
    <w:p w14:paraId="2E1B21D4" w14:textId="77777777" w:rsidR="001E2844" w:rsidRDefault="001E2844" w:rsidP="00FD0B15">
      <w:r>
        <w:t xml:space="preserve">Node Manager Start/Stop </w:t>
      </w:r>
    </w:p>
    <w:p w14:paraId="2E1B21D5" w14:textId="77777777" w:rsidR="001E2844" w:rsidRPr="00B12989" w:rsidRDefault="001E2844" w:rsidP="00FD0B15">
      <w:pPr>
        <w:rPr>
          <w:u w:val="single"/>
        </w:rPr>
      </w:pPr>
      <w:r w:rsidRPr="00B12989">
        <w:rPr>
          <w:u w:val="single"/>
        </w:rPr>
        <w:t>Start</w:t>
      </w:r>
    </w:p>
    <w:p w14:paraId="2E1B21D6" w14:textId="77777777" w:rsidR="001E2844" w:rsidRDefault="001E2844" w:rsidP="00FD0B15">
      <w:r>
        <w:t xml:space="preserve">Browse to the location  </w:t>
      </w:r>
      <w:r w:rsidRPr="00B12989">
        <w:t>/opt/pvs01/weblogic103/wlserver_10.3/server/bin</w:t>
      </w:r>
    </w:p>
    <w:p w14:paraId="2E1B21D7" w14:textId="77777777" w:rsidR="001E2844" w:rsidRDefault="001E2844" w:rsidP="00FD0B15">
      <w:r>
        <w:t xml:space="preserve">Start the Node Manager </w:t>
      </w:r>
      <w:r w:rsidRPr="00B12989">
        <w:t>./</w:t>
      </w:r>
      <w:r w:rsidRPr="006C1D08">
        <w:t xml:space="preserve"> startNodeManager_nohup.sh</w:t>
      </w:r>
    </w:p>
    <w:p w14:paraId="2E1B21D8" w14:textId="77777777" w:rsidR="001E2844" w:rsidRPr="006C1D08" w:rsidRDefault="001E2844" w:rsidP="00FD0B15">
      <w:pPr>
        <w:rPr>
          <w:u w:val="single"/>
        </w:rPr>
      </w:pPr>
      <w:r w:rsidRPr="006C1D08">
        <w:rPr>
          <w:u w:val="single"/>
        </w:rPr>
        <w:t>Stop</w:t>
      </w:r>
    </w:p>
    <w:p w14:paraId="2E1B21D9" w14:textId="77777777" w:rsidR="001E2844" w:rsidRDefault="001E2844" w:rsidP="00FD0B15">
      <w:r>
        <w:t xml:space="preserve">Browse to the location  </w:t>
      </w:r>
      <w:r w:rsidRPr="00B12989">
        <w:t>/opt/pvs01/weblogic103/wlserver_10.3/server/bin</w:t>
      </w:r>
    </w:p>
    <w:p w14:paraId="2E1B21DA" w14:textId="77777777" w:rsidR="001E2844" w:rsidRDefault="001E2844" w:rsidP="00FD0B15">
      <w:r>
        <w:t xml:space="preserve">Stop the Node Manager  </w:t>
      </w:r>
      <w:r w:rsidRPr="00B12989">
        <w:t>./</w:t>
      </w:r>
      <w:r w:rsidRPr="006C1D08">
        <w:t xml:space="preserve"> </w:t>
      </w:r>
      <w:r>
        <w:t>stop</w:t>
      </w:r>
      <w:r w:rsidRPr="006C1D08">
        <w:t xml:space="preserve">NodeManager.sh </w:t>
      </w:r>
    </w:p>
    <w:p w14:paraId="2E1B21DB" w14:textId="77777777" w:rsidR="001E2844" w:rsidRDefault="001E2844" w:rsidP="00FD0B15"/>
    <w:p w14:paraId="2E1B21DC" w14:textId="77777777" w:rsidR="001E2844" w:rsidRPr="00981CAD" w:rsidRDefault="001E2844" w:rsidP="00FD0B15">
      <w:pPr>
        <w:rPr>
          <w:b/>
        </w:rPr>
      </w:pPr>
      <w:r w:rsidRPr="00981CAD">
        <w:rPr>
          <w:b/>
        </w:rPr>
        <w:t xml:space="preserve">After stopping the application we have to delete the below mentioned 2 files one for </w:t>
      </w:r>
      <w:proofErr w:type="spellStart"/>
      <w:r w:rsidRPr="00981CAD">
        <w:rPr>
          <w:b/>
        </w:rPr>
        <w:t>AdminServer</w:t>
      </w:r>
      <w:proofErr w:type="spellEnd"/>
      <w:r w:rsidRPr="00981CAD">
        <w:rPr>
          <w:b/>
        </w:rPr>
        <w:t xml:space="preserve"> and other for Managed Server and then we have start the application. Otherwise we both the servers will not start.</w:t>
      </w:r>
    </w:p>
    <w:p w14:paraId="2E1B21DD" w14:textId="77777777" w:rsidR="001E2844" w:rsidRPr="00D6207D" w:rsidRDefault="001E2844" w:rsidP="00FD0B15">
      <w:pPr>
        <w:rPr>
          <w:color w:val="262626"/>
        </w:rPr>
      </w:pPr>
      <w:r w:rsidRPr="00D6207D">
        <w:rPr>
          <w:color w:val="262626"/>
        </w:rPr>
        <w:t>/opt/pvs01/weblogic103/user_projects/domains/prodqc/servers/Server1/data/store/default/</w:t>
      </w:r>
    </w:p>
    <w:p w14:paraId="2E1B21DE" w14:textId="77777777" w:rsidR="001E2844" w:rsidRPr="00D6207D" w:rsidRDefault="001E2844" w:rsidP="00FD0B15">
      <w:pPr>
        <w:rPr>
          <w:color w:val="262626"/>
        </w:rPr>
      </w:pPr>
      <w:r w:rsidRPr="00D6207D">
        <w:rPr>
          <w:color w:val="262626"/>
        </w:rPr>
        <w:t>_WLS_SERVER1000000.DAT</w:t>
      </w:r>
    </w:p>
    <w:p w14:paraId="2E1B21DF" w14:textId="77777777" w:rsidR="001E2844" w:rsidRPr="00D6207D" w:rsidRDefault="001E2844" w:rsidP="00FD0B15">
      <w:pPr>
        <w:rPr>
          <w:color w:val="262626"/>
        </w:rPr>
      </w:pPr>
      <w:r w:rsidRPr="00D6207D">
        <w:rPr>
          <w:color w:val="262626"/>
        </w:rPr>
        <w:t>/opt/pvs01/weblogic103/user_projects/domains/prodqc/servers/AdminServer/data/store/default</w:t>
      </w:r>
    </w:p>
    <w:p w14:paraId="2E1B21E0" w14:textId="77777777" w:rsidR="001E2844" w:rsidRPr="00D6207D" w:rsidRDefault="001E2844" w:rsidP="00FD0B15">
      <w:pPr>
        <w:rPr>
          <w:color w:val="262626"/>
        </w:rPr>
      </w:pPr>
      <w:r w:rsidRPr="00D6207D">
        <w:rPr>
          <w:color w:val="262626"/>
        </w:rPr>
        <w:t>_WLS_ADMINSERVER000000.DAT</w:t>
      </w:r>
    </w:p>
    <w:p w14:paraId="2E1B21E1" w14:textId="77777777" w:rsidR="001E2844" w:rsidRDefault="001E2844" w:rsidP="00FD0B15"/>
    <w:p w14:paraId="2E1B21E2" w14:textId="77777777" w:rsidR="001E2844" w:rsidRPr="0008533D" w:rsidRDefault="001E2844" w:rsidP="00FD0B15">
      <w:r w:rsidRPr="0008533D">
        <w:t>Important Log paths.</w:t>
      </w:r>
    </w:p>
    <w:p w14:paraId="2E1B21E3" w14:textId="77777777" w:rsidR="001E2844" w:rsidRDefault="001E2844" w:rsidP="00FD0B15">
      <w:pPr>
        <w:jc w:val="left"/>
      </w:pPr>
      <w:r>
        <w:t xml:space="preserve">Admin Server Log path </w:t>
      </w:r>
      <w:r>
        <w:sym w:font="Wingdings" w:char="F0E8"/>
      </w:r>
      <w:r>
        <w:t xml:space="preserve"> </w:t>
      </w:r>
      <w:r w:rsidRPr="006C1D08">
        <w:t>“/opt/pvs01/weblogic103/user_projects/domains/prodqc/servers/AdminServer/logs”</w:t>
      </w:r>
    </w:p>
    <w:p w14:paraId="2E1B21E4" w14:textId="77777777" w:rsidR="001E2844" w:rsidRDefault="001E2844" w:rsidP="00FD0B15">
      <w:pPr>
        <w:jc w:val="left"/>
      </w:pPr>
      <w:r>
        <w:t xml:space="preserve">Managed Server Log path </w:t>
      </w:r>
      <w:r>
        <w:sym w:font="Wingdings" w:char="F0E8"/>
      </w:r>
      <w:r>
        <w:t xml:space="preserve"> </w:t>
      </w:r>
      <w:r w:rsidRPr="006C1D08">
        <w:t>“/opt/pvs01/weblogic103/user_proje</w:t>
      </w:r>
      <w:r>
        <w:t>cts/domains/prodqc/servers/</w:t>
      </w:r>
      <w:r w:rsidRPr="006C1D08">
        <w:t>Server</w:t>
      </w:r>
      <w:r>
        <w:t>1</w:t>
      </w:r>
      <w:r w:rsidRPr="006C1D08">
        <w:t>/logs”</w:t>
      </w:r>
    </w:p>
    <w:p w14:paraId="2E1B21E5" w14:textId="77777777" w:rsidR="001E2844" w:rsidRDefault="001E2844" w:rsidP="00FD0B15">
      <w:r>
        <w:t xml:space="preserve">Node Manager Log path </w:t>
      </w:r>
      <w:r>
        <w:sym w:font="Wingdings" w:char="F0E8"/>
      </w:r>
      <w:r>
        <w:t xml:space="preserve"> </w:t>
      </w:r>
      <w:r w:rsidRPr="006C1D08">
        <w:t>“/opt/pvs01/weblogic103/wlserver_10.3/server/bin”</w:t>
      </w:r>
    </w:p>
    <w:p w14:paraId="2E1B21E6" w14:textId="77777777" w:rsidR="001E2844" w:rsidRPr="001E2844" w:rsidRDefault="001E2844" w:rsidP="00FD0B15"/>
    <w:p w14:paraId="2E1B21E7" w14:textId="77777777" w:rsidR="001E2844" w:rsidRDefault="001E2844">
      <w:pPr>
        <w:pStyle w:val="Heading2"/>
      </w:pPr>
      <w:bookmarkStart w:id="684" w:name="_Toc352915427"/>
      <w:r>
        <w:t>DTS-PVS Sanity Test</w:t>
      </w:r>
      <w:bookmarkEnd w:id="684"/>
    </w:p>
    <w:p w14:paraId="2E1B21E8" w14:textId="77777777" w:rsidR="001E2844" w:rsidRPr="00FD0B15" w:rsidRDefault="001E2844" w:rsidP="001E2844">
      <w:pPr>
        <w:jc w:val="center"/>
        <w:outlineLvl w:val="0"/>
        <w:rPr>
          <w:b/>
          <w:bCs/>
          <w:sz w:val="24"/>
          <w:szCs w:val="24"/>
          <w:u w:val="single"/>
        </w:rPr>
      </w:pPr>
      <w:r w:rsidRPr="00FD0B15">
        <w:rPr>
          <w:b/>
          <w:bCs/>
          <w:sz w:val="24"/>
          <w:szCs w:val="24"/>
          <w:u w:val="single"/>
        </w:rPr>
        <w:t>SANITY CHECK AND LOG PATHS FOR DTS-PVS</w:t>
      </w:r>
    </w:p>
    <w:p w14:paraId="2E1B21E9" w14:textId="77777777" w:rsidR="001E2844" w:rsidRPr="001E2844" w:rsidRDefault="001E2844" w:rsidP="001E2844">
      <w:pPr>
        <w:rPr>
          <w:b/>
          <w:bCs/>
        </w:rPr>
      </w:pPr>
    </w:p>
    <w:p w14:paraId="2E1B21EA" w14:textId="77777777" w:rsidR="001E2844" w:rsidRPr="00981CAD" w:rsidRDefault="001E2844" w:rsidP="001E2844">
      <w:pPr>
        <w:outlineLvl w:val="0"/>
        <w:rPr>
          <w:b/>
          <w:bCs/>
          <w:u w:val="single"/>
        </w:rPr>
      </w:pPr>
      <w:r w:rsidRPr="00981CAD">
        <w:rPr>
          <w:b/>
          <w:bCs/>
          <w:u w:val="single"/>
        </w:rPr>
        <w:t>DTS-PVS Server Details:</w:t>
      </w:r>
    </w:p>
    <w:p w14:paraId="2E1B21EB" w14:textId="77777777" w:rsidR="001E2844" w:rsidRPr="001E2844" w:rsidRDefault="001E2844" w:rsidP="001E2844">
      <w:pPr>
        <w:outlineLvl w:val="0"/>
        <w:rPr>
          <w:b/>
          <w:bCs/>
        </w:rPr>
      </w:pPr>
      <w:r w:rsidRPr="001E2844">
        <w:rPr>
          <w:b/>
          <w:bCs/>
        </w:rPr>
        <w:t>Pre-Production Servers</w:t>
      </w:r>
    </w:p>
    <w:p w14:paraId="2E1B21EC" w14:textId="77777777" w:rsidR="001E2844" w:rsidRPr="001E2844" w:rsidRDefault="001E2844" w:rsidP="001E2844">
      <w:pPr>
        <w:rPr>
          <w:bCs/>
        </w:rPr>
      </w:pPr>
      <w:r w:rsidRPr="001E2844">
        <w:rPr>
          <w:bCs/>
        </w:rPr>
        <w:t xml:space="preserve">Pre-Prod-DTS </w:t>
      </w:r>
      <w:proofErr w:type="spellStart"/>
      <w:r w:rsidRPr="001E2844">
        <w:rPr>
          <w:bCs/>
        </w:rPr>
        <w:t>OnlinePVS</w:t>
      </w:r>
      <w:proofErr w:type="spellEnd"/>
      <w:r w:rsidRPr="001E2844">
        <w:rPr>
          <w:bCs/>
        </w:rPr>
        <w:tab/>
        <w:t>142.117.172.25</w:t>
      </w:r>
      <w:r w:rsidRPr="001E2844">
        <w:rPr>
          <w:bCs/>
        </w:rPr>
        <w:tab/>
        <w:t xml:space="preserve">DC4CH6-D06 - </w:t>
      </w:r>
      <w:proofErr w:type="spellStart"/>
      <w:r w:rsidRPr="001E2844">
        <w:rPr>
          <w:bCs/>
        </w:rPr>
        <w:t>BackChannel</w:t>
      </w:r>
      <w:proofErr w:type="spellEnd"/>
    </w:p>
    <w:p w14:paraId="2E1B21ED" w14:textId="77777777" w:rsidR="001E2844" w:rsidRPr="001E2844" w:rsidRDefault="001E2844" w:rsidP="001E2844">
      <w:pPr>
        <w:rPr>
          <w:bCs/>
        </w:rPr>
      </w:pPr>
      <w:r w:rsidRPr="001E2844">
        <w:rPr>
          <w:bCs/>
        </w:rPr>
        <w:lastRenderedPageBreak/>
        <w:t xml:space="preserve"> </w:t>
      </w:r>
      <w:r w:rsidRPr="001E2844">
        <w:rPr>
          <w:bCs/>
        </w:rPr>
        <w:tab/>
      </w:r>
      <w:r w:rsidRPr="001E2844">
        <w:rPr>
          <w:bCs/>
        </w:rPr>
        <w:tab/>
      </w:r>
      <w:r w:rsidRPr="001E2844">
        <w:rPr>
          <w:bCs/>
        </w:rPr>
        <w:tab/>
      </w:r>
      <w:r w:rsidRPr="001E2844">
        <w:rPr>
          <w:bCs/>
        </w:rPr>
        <w:tab/>
        <w:t>172.24.74.29</w:t>
      </w:r>
      <w:r w:rsidRPr="001E2844">
        <w:rPr>
          <w:bCs/>
        </w:rPr>
        <w:tab/>
        <w:t xml:space="preserve">DC4CH8-D06 - </w:t>
      </w:r>
      <w:proofErr w:type="spellStart"/>
      <w:r w:rsidRPr="001E2844">
        <w:rPr>
          <w:bCs/>
        </w:rPr>
        <w:t>Frontchannel</w:t>
      </w:r>
      <w:proofErr w:type="spellEnd"/>
    </w:p>
    <w:p w14:paraId="2E1B21EE" w14:textId="77777777" w:rsidR="001E2844" w:rsidRPr="001E2844" w:rsidRDefault="001E2844" w:rsidP="001E2844">
      <w:pPr>
        <w:pBdr>
          <w:bottom w:val="double" w:sz="6" w:space="1" w:color="auto"/>
        </w:pBdr>
        <w:rPr>
          <w:bCs/>
        </w:rPr>
      </w:pPr>
      <w:r w:rsidRPr="001E2844">
        <w:rPr>
          <w:bCs/>
        </w:rPr>
        <w:tab/>
      </w:r>
      <w:r w:rsidRPr="001E2844">
        <w:rPr>
          <w:bCs/>
        </w:rPr>
        <w:tab/>
      </w:r>
      <w:r w:rsidRPr="001E2844">
        <w:rPr>
          <w:bCs/>
        </w:rPr>
        <w:tab/>
      </w:r>
      <w:r w:rsidRPr="001E2844">
        <w:rPr>
          <w:bCs/>
        </w:rPr>
        <w:tab/>
        <w:t>172.24.75.156</w:t>
      </w:r>
      <w:r w:rsidRPr="001E2844">
        <w:rPr>
          <w:bCs/>
        </w:rPr>
        <w:tab/>
        <w:t xml:space="preserve">DC4CH7-D06 - </w:t>
      </w:r>
      <w:proofErr w:type="spellStart"/>
      <w:r w:rsidRPr="001E2844">
        <w:rPr>
          <w:bCs/>
        </w:rPr>
        <w:t>AdminIP</w:t>
      </w:r>
      <w:proofErr w:type="spellEnd"/>
    </w:p>
    <w:p w14:paraId="2E1B21EF" w14:textId="77777777" w:rsidR="001E2844" w:rsidRPr="001E2844" w:rsidRDefault="001E2844" w:rsidP="001E2844">
      <w:pPr>
        <w:outlineLvl w:val="0"/>
        <w:rPr>
          <w:b/>
          <w:bCs/>
        </w:rPr>
      </w:pPr>
      <w:r w:rsidRPr="001E2844">
        <w:rPr>
          <w:b/>
          <w:bCs/>
        </w:rPr>
        <w:t>Production Servers</w:t>
      </w:r>
    </w:p>
    <w:p w14:paraId="2E1B21F0" w14:textId="77777777" w:rsidR="001E2844" w:rsidRPr="001E2844" w:rsidRDefault="001E2844" w:rsidP="001E2844">
      <w:pPr>
        <w:rPr>
          <w:bCs/>
        </w:rPr>
      </w:pPr>
      <w:r w:rsidRPr="001E2844">
        <w:rPr>
          <w:bCs/>
        </w:rPr>
        <w:t xml:space="preserve">Dorval Prod-DTS </w:t>
      </w:r>
      <w:proofErr w:type="spellStart"/>
      <w:r w:rsidRPr="001E2844">
        <w:rPr>
          <w:bCs/>
        </w:rPr>
        <w:t>OnlinePVS</w:t>
      </w:r>
      <w:proofErr w:type="spellEnd"/>
      <w:r w:rsidRPr="001E2844">
        <w:rPr>
          <w:bCs/>
        </w:rPr>
        <w:tab/>
        <w:t>142.117.172.23</w:t>
      </w:r>
      <w:r w:rsidRPr="001E2844">
        <w:rPr>
          <w:bCs/>
        </w:rPr>
        <w:tab/>
        <w:t xml:space="preserve">DC4CG0-D06 - </w:t>
      </w:r>
      <w:proofErr w:type="spellStart"/>
      <w:r w:rsidRPr="001E2844">
        <w:rPr>
          <w:bCs/>
        </w:rPr>
        <w:t>BackChannel</w:t>
      </w:r>
      <w:proofErr w:type="spellEnd"/>
    </w:p>
    <w:p w14:paraId="2E1B21F1" w14:textId="77777777" w:rsidR="001E2844" w:rsidRPr="001E2844" w:rsidRDefault="001E2844" w:rsidP="001E2844">
      <w:pPr>
        <w:rPr>
          <w:bCs/>
        </w:rPr>
      </w:pPr>
      <w:r w:rsidRPr="001E2844">
        <w:rPr>
          <w:bCs/>
        </w:rPr>
        <w:tab/>
      </w:r>
      <w:r w:rsidRPr="001E2844">
        <w:rPr>
          <w:bCs/>
        </w:rPr>
        <w:tab/>
      </w:r>
      <w:r w:rsidRPr="001E2844">
        <w:rPr>
          <w:bCs/>
        </w:rPr>
        <w:tab/>
      </w:r>
      <w:r w:rsidRPr="001E2844">
        <w:rPr>
          <w:bCs/>
        </w:rPr>
        <w:tab/>
        <w:t>172.24.74.27</w:t>
      </w:r>
      <w:r w:rsidRPr="001E2844">
        <w:rPr>
          <w:bCs/>
        </w:rPr>
        <w:tab/>
        <w:t xml:space="preserve">DC4CG3-D06 - </w:t>
      </w:r>
      <w:proofErr w:type="spellStart"/>
      <w:r w:rsidRPr="001E2844">
        <w:rPr>
          <w:bCs/>
        </w:rPr>
        <w:t>Frontchannel</w:t>
      </w:r>
      <w:proofErr w:type="spellEnd"/>
    </w:p>
    <w:p w14:paraId="2E1B21F2" w14:textId="77777777" w:rsidR="001E2844" w:rsidRPr="001E2844" w:rsidRDefault="001E2844" w:rsidP="001E2844">
      <w:pPr>
        <w:rPr>
          <w:bCs/>
        </w:rPr>
      </w:pPr>
      <w:r w:rsidRPr="001E2844">
        <w:rPr>
          <w:bCs/>
        </w:rPr>
        <w:tab/>
      </w:r>
      <w:r w:rsidRPr="001E2844">
        <w:rPr>
          <w:bCs/>
        </w:rPr>
        <w:tab/>
      </w:r>
      <w:r w:rsidRPr="001E2844">
        <w:rPr>
          <w:bCs/>
        </w:rPr>
        <w:tab/>
      </w:r>
      <w:r w:rsidRPr="001E2844">
        <w:rPr>
          <w:bCs/>
        </w:rPr>
        <w:tab/>
        <w:t>172.24.75.154</w:t>
      </w:r>
      <w:r w:rsidRPr="001E2844">
        <w:rPr>
          <w:bCs/>
        </w:rPr>
        <w:tab/>
        <w:t xml:space="preserve">DC4CG1-D06 – </w:t>
      </w:r>
      <w:proofErr w:type="spellStart"/>
      <w:r w:rsidRPr="001E2844">
        <w:rPr>
          <w:bCs/>
        </w:rPr>
        <w:t>AdminIP</w:t>
      </w:r>
      <w:proofErr w:type="spellEnd"/>
    </w:p>
    <w:p w14:paraId="2E1B21F3" w14:textId="77777777" w:rsidR="001E2844" w:rsidRPr="001E2844" w:rsidRDefault="001E2844" w:rsidP="001E2844">
      <w:pPr>
        <w:rPr>
          <w:bCs/>
        </w:rPr>
      </w:pPr>
      <w:proofErr w:type="spellStart"/>
      <w:r w:rsidRPr="001E2844">
        <w:rPr>
          <w:bCs/>
        </w:rPr>
        <w:t>Wynford</w:t>
      </w:r>
      <w:proofErr w:type="spellEnd"/>
      <w:r w:rsidRPr="001E2844">
        <w:rPr>
          <w:bCs/>
        </w:rPr>
        <w:t xml:space="preserve"> Prod-DTS </w:t>
      </w:r>
      <w:proofErr w:type="spellStart"/>
      <w:r w:rsidRPr="001E2844">
        <w:rPr>
          <w:bCs/>
        </w:rPr>
        <w:t>OnlinePVS</w:t>
      </w:r>
      <w:proofErr w:type="spellEnd"/>
      <w:r w:rsidRPr="001E2844">
        <w:rPr>
          <w:bCs/>
        </w:rPr>
        <w:tab/>
        <w:t>142.182.191.147</w:t>
      </w:r>
      <w:r w:rsidRPr="001E2844">
        <w:rPr>
          <w:bCs/>
        </w:rPr>
        <w:tab/>
        <w:t xml:space="preserve">DM5CE3-D06 - </w:t>
      </w:r>
      <w:proofErr w:type="spellStart"/>
      <w:r w:rsidRPr="001E2844">
        <w:rPr>
          <w:bCs/>
        </w:rPr>
        <w:t>BackChannel</w:t>
      </w:r>
      <w:proofErr w:type="spellEnd"/>
    </w:p>
    <w:p w14:paraId="2E1B21F4" w14:textId="77777777" w:rsidR="001E2844" w:rsidRPr="001E2844" w:rsidRDefault="001E2844" w:rsidP="001E2844">
      <w:pPr>
        <w:rPr>
          <w:bCs/>
          <w:lang w:val="fr-CA"/>
        </w:rPr>
      </w:pPr>
      <w:r w:rsidRPr="001E2844">
        <w:rPr>
          <w:bCs/>
        </w:rPr>
        <w:tab/>
      </w:r>
      <w:r w:rsidRPr="001E2844">
        <w:rPr>
          <w:bCs/>
        </w:rPr>
        <w:tab/>
      </w:r>
      <w:r w:rsidRPr="001E2844">
        <w:rPr>
          <w:bCs/>
        </w:rPr>
        <w:tab/>
      </w:r>
      <w:r w:rsidRPr="001E2844">
        <w:rPr>
          <w:bCs/>
        </w:rPr>
        <w:tab/>
      </w:r>
      <w:r w:rsidRPr="001E2844">
        <w:rPr>
          <w:bCs/>
          <w:lang w:val="fr-CA"/>
        </w:rPr>
        <w:t>172.28.198.19</w:t>
      </w:r>
      <w:r w:rsidRPr="001E2844">
        <w:rPr>
          <w:bCs/>
          <w:lang w:val="fr-CA"/>
        </w:rPr>
        <w:tab/>
        <w:t xml:space="preserve">DM5CE6-D06 - </w:t>
      </w:r>
      <w:proofErr w:type="spellStart"/>
      <w:r w:rsidRPr="001E2844">
        <w:rPr>
          <w:bCs/>
          <w:lang w:val="fr-CA"/>
        </w:rPr>
        <w:t>Frontchannel</w:t>
      </w:r>
      <w:proofErr w:type="spellEnd"/>
    </w:p>
    <w:p w14:paraId="2E1B21F5" w14:textId="77777777" w:rsidR="001E2844" w:rsidRPr="001E2844" w:rsidRDefault="001E2844" w:rsidP="001E2844">
      <w:pPr>
        <w:pBdr>
          <w:bottom w:val="double" w:sz="6" w:space="1" w:color="auto"/>
        </w:pBdr>
        <w:rPr>
          <w:bCs/>
          <w:lang w:val="fr-CA"/>
        </w:rPr>
      </w:pPr>
      <w:r w:rsidRPr="001E2844">
        <w:rPr>
          <w:bCs/>
          <w:lang w:val="fr-CA"/>
        </w:rPr>
        <w:tab/>
      </w:r>
      <w:r w:rsidRPr="001E2844">
        <w:rPr>
          <w:bCs/>
          <w:lang w:val="fr-CA"/>
        </w:rPr>
        <w:tab/>
      </w:r>
      <w:r w:rsidRPr="001E2844">
        <w:rPr>
          <w:bCs/>
          <w:lang w:val="fr-CA"/>
        </w:rPr>
        <w:tab/>
      </w:r>
      <w:r w:rsidRPr="001E2844">
        <w:rPr>
          <w:bCs/>
          <w:lang w:val="fr-CA"/>
        </w:rPr>
        <w:tab/>
        <w:t>172.28.199.25</w:t>
      </w:r>
      <w:r w:rsidRPr="001E2844">
        <w:rPr>
          <w:bCs/>
          <w:lang w:val="fr-CA"/>
        </w:rPr>
        <w:tab/>
        <w:t xml:space="preserve">DM5CE4-D06 - </w:t>
      </w:r>
      <w:proofErr w:type="spellStart"/>
      <w:r w:rsidRPr="001E2844">
        <w:rPr>
          <w:bCs/>
          <w:lang w:val="fr-CA"/>
        </w:rPr>
        <w:t>AdminIP</w:t>
      </w:r>
      <w:proofErr w:type="spellEnd"/>
    </w:p>
    <w:p w14:paraId="2E1B21F6" w14:textId="77777777" w:rsidR="001E2844" w:rsidRPr="001E2844" w:rsidRDefault="001E2844" w:rsidP="001E2844">
      <w:pPr>
        <w:rPr>
          <w:b/>
          <w:bCs/>
          <w:lang w:val="fr-CA"/>
        </w:rPr>
      </w:pPr>
    </w:p>
    <w:p w14:paraId="2E1B21F7" w14:textId="77777777" w:rsidR="001E2844" w:rsidRPr="00981CAD" w:rsidRDefault="004F10A5" w:rsidP="001E2844">
      <w:pPr>
        <w:rPr>
          <w:bCs/>
        </w:rPr>
      </w:pPr>
      <w:r w:rsidRPr="00981CAD">
        <w:rPr>
          <w:bCs/>
        </w:rPr>
        <w:t>Follow the steps for DTS</w:t>
      </w:r>
      <w:r w:rsidR="001E2844" w:rsidRPr="00981CAD">
        <w:rPr>
          <w:bCs/>
        </w:rPr>
        <w:t xml:space="preserve">-PVS sanity with Payloads. This is the only test that we have done so far to confirm the application is running fine on </w:t>
      </w:r>
      <w:r w:rsidRPr="00981CAD">
        <w:rPr>
          <w:bCs/>
        </w:rPr>
        <w:t>DTS-</w:t>
      </w:r>
      <w:r w:rsidR="001E2844" w:rsidRPr="00981CAD">
        <w:rPr>
          <w:bCs/>
        </w:rPr>
        <w:t>PVS.</w:t>
      </w:r>
    </w:p>
    <w:p w14:paraId="2E1B21F8" w14:textId="77777777" w:rsidR="00FD0B15" w:rsidRPr="001E2844" w:rsidRDefault="00FD0B15" w:rsidP="001E2844">
      <w:pPr>
        <w:rPr>
          <w:b/>
          <w:bCs/>
        </w:rPr>
      </w:pPr>
    </w:p>
    <w:p w14:paraId="2E1B21F9" w14:textId="77777777" w:rsidR="001E2844" w:rsidRPr="00FD0B15" w:rsidRDefault="001E2844" w:rsidP="001E2844">
      <w:pPr>
        <w:jc w:val="center"/>
        <w:outlineLvl w:val="0"/>
        <w:rPr>
          <w:b/>
          <w:bCs/>
          <w:sz w:val="24"/>
          <w:szCs w:val="24"/>
          <w:u w:val="single"/>
        </w:rPr>
      </w:pPr>
      <w:r w:rsidRPr="00FD0B15">
        <w:rPr>
          <w:b/>
          <w:bCs/>
          <w:sz w:val="24"/>
          <w:szCs w:val="24"/>
          <w:u w:val="single"/>
        </w:rPr>
        <w:t xml:space="preserve">Production Payload sanity check for </w:t>
      </w:r>
      <w:r w:rsidR="004F10A5" w:rsidRPr="00FD0B15">
        <w:rPr>
          <w:b/>
          <w:bCs/>
          <w:sz w:val="24"/>
          <w:szCs w:val="24"/>
          <w:u w:val="single"/>
        </w:rPr>
        <w:t>DTS</w:t>
      </w:r>
      <w:r w:rsidRPr="00FD0B15">
        <w:rPr>
          <w:b/>
          <w:bCs/>
          <w:sz w:val="24"/>
          <w:szCs w:val="24"/>
          <w:u w:val="single"/>
        </w:rPr>
        <w:t>-PVS</w:t>
      </w:r>
    </w:p>
    <w:p w14:paraId="2E1B21FA" w14:textId="77777777" w:rsidR="001E2844" w:rsidRPr="001E2844" w:rsidRDefault="001E2844" w:rsidP="001E2844">
      <w:pPr>
        <w:rPr>
          <w:b/>
          <w:bCs/>
        </w:rPr>
      </w:pPr>
    </w:p>
    <w:p w14:paraId="2E1B21FB" w14:textId="77777777" w:rsidR="001E2844" w:rsidRPr="00981CAD" w:rsidRDefault="001E2844" w:rsidP="001E2844">
      <w:pPr>
        <w:rPr>
          <w:bCs/>
        </w:rPr>
      </w:pPr>
      <w:r w:rsidRPr="00981CAD">
        <w:rPr>
          <w:bCs/>
        </w:rPr>
        <w:t xml:space="preserve">First we need to download and install the software called </w:t>
      </w:r>
      <w:proofErr w:type="spellStart"/>
      <w:r w:rsidRPr="00981CAD">
        <w:rPr>
          <w:bCs/>
        </w:rPr>
        <w:t>Vordel</w:t>
      </w:r>
      <w:proofErr w:type="spellEnd"/>
      <w:r w:rsidRPr="00981CAD">
        <w:rPr>
          <w:bCs/>
        </w:rPr>
        <w:t xml:space="preserve"> Soapbox software which is used to test instead of the normal </w:t>
      </w:r>
      <w:proofErr w:type="spellStart"/>
      <w:r w:rsidRPr="00981CAD">
        <w:rPr>
          <w:bCs/>
        </w:rPr>
        <w:t>SoupUI</w:t>
      </w:r>
      <w:proofErr w:type="spellEnd"/>
      <w:r w:rsidRPr="00981CAD">
        <w:rPr>
          <w:bCs/>
        </w:rPr>
        <w:t>.</w:t>
      </w:r>
    </w:p>
    <w:p w14:paraId="2E1B21FC" w14:textId="77777777" w:rsidR="001E2844" w:rsidRPr="00981CAD" w:rsidRDefault="001E2844" w:rsidP="001E2844">
      <w:pPr>
        <w:rPr>
          <w:bCs/>
        </w:rPr>
      </w:pPr>
    </w:p>
    <w:p w14:paraId="2E1B21FD" w14:textId="77777777" w:rsidR="001E2844" w:rsidRPr="00981CAD" w:rsidRDefault="001E2844" w:rsidP="001E2844">
      <w:pPr>
        <w:rPr>
          <w:bCs/>
        </w:rPr>
      </w:pPr>
      <w:r w:rsidRPr="00981CAD">
        <w:rPr>
          <w:bCs/>
        </w:rPr>
        <w:t>Use the corresponding Payload provided for pre-prod and Prod Equifax/</w:t>
      </w:r>
      <w:proofErr w:type="spellStart"/>
      <w:r w:rsidRPr="00981CAD">
        <w:rPr>
          <w:bCs/>
        </w:rPr>
        <w:t>Paypal</w:t>
      </w:r>
      <w:proofErr w:type="spellEnd"/>
      <w:r w:rsidRPr="00981CAD">
        <w:rPr>
          <w:bCs/>
        </w:rPr>
        <w:t xml:space="preserve"> &amp; Prism respectively and the U</w:t>
      </w:r>
      <w:r w:rsidR="00FD0B15" w:rsidRPr="00981CAD">
        <w:rPr>
          <w:bCs/>
        </w:rPr>
        <w:t>RL</w:t>
      </w:r>
      <w:r w:rsidRPr="00981CAD">
        <w:rPr>
          <w:bCs/>
        </w:rPr>
        <w:t xml:space="preserve"> to be used in “</w:t>
      </w:r>
      <w:hyperlink r:id="rId28" w:history="1">
        <w:r w:rsidRPr="00981CAD">
          <w:rPr>
            <w:rStyle w:val="Hyperlink"/>
            <w:bCs/>
          </w:rPr>
          <w:t>https://pcidts.int.bell.ca:445/DTSWeb/PaymentService</w:t>
        </w:r>
      </w:hyperlink>
      <w:r w:rsidRPr="00981CAD">
        <w:rPr>
          <w:bCs/>
        </w:rPr>
        <w:t>”</w:t>
      </w:r>
    </w:p>
    <w:p w14:paraId="2E1B21FE" w14:textId="77777777" w:rsidR="001E2844" w:rsidRPr="00981CAD" w:rsidRDefault="00414EA6" w:rsidP="001E2844">
      <w:pPr>
        <w:rPr>
          <w:bCs/>
        </w:rPr>
      </w:pPr>
      <w:r>
        <w:rPr>
          <w:noProof/>
          <w:lang w:eastAsia="en-US"/>
        </w:rPr>
        <w:drawing>
          <wp:inline distT="0" distB="0" distL="0" distR="0" wp14:anchorId="2E1B2A4E" wp14:editId="2E1B2A4F">
            <wp:extent cx="5943600" cy="2000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2E1B21FF" w14:textId="77777777" w:rsidR="001E2844" w:rsidRPr="00981CAD" w:rsidRDefault="001E2844" w:rsidP="001E2844">
      <w:pPr>
        <w:rPr>
          <w:bCs/>
        </w:rPr>
      </w:pPr>
      <w:r w:rsidRPr="00981CAD">
        <w:rPr>
          <w:bCs/>
        </w:rPr>
        <w:t xml:space="preserve">Paste the payload in </w:t>
      </w:r>
      <w:proofErr w:type="spellStart"/>
      <w:r w:rsidRPr="00981CAD">
        <w:rPr>
          <w:bCs/>
        </w:rPr>
        <w:t>Soupbox</w:t>
      </w:r>
      <w:proofErr w:type="spellEnd"/>
      <w:r w:rsidRPr="00981CAD">
        <w:rPr>
          <w:bCs/>
        </w:rPr>
        <w:t xml:space="preserve"> Request tab and click the Send button and tail the trace_Server1.log under the location (/opt/pvs01/log/) in OMF-PVS server and confirm that we get DTS000 in the logs for the requ</w:t>
      </w:r>
      <w:r w:rsidR="00105987" w:rsidRPr="00981CAD">
        <w:rPr>
          <w:bCs/>
        </w:rPr>
        <w:t>est send. Please note that for P</w:t>
      </w:r>
      <w:r w:rsidRPr="00981CAD">
        <w:rPr>
          <w:bCs/>
        </w:rPr>
        <w:t>rism we don’t go through DTS so we may not find the DTS000 for Prism.</w:t>
      </w:r>
    </w:p>
    <w:p w14:paraId="2E1B2200" w14:textId="77777777" w:rsidR="001E2844" w:rsidRPr="00981CAD" w:rsidRDefault="001E2844" w:rsidP="001E2844">
      <w:pPr>
        <w:rPr>
          <w:bCs/>
        </w:rPr>
      </w:pPr>
    </w:p>
    <w:p w14:paraId="2E1B2201" w14:textId="77777777" w:rsidR="001E2844" w:rsidRPr="00981CAD" w:rsidRDefault="00414EA6" w:rsidP="001E2844">
      <w:pPr>
        <w:rPr>
          <w:bCs/>
        </w:rPr>
      </w:pPr>
      <w:r>
        <w:rPr>
          <w:noProof/>
          <w:lang w:eastAsia="en-US"/>
        </w:rPr>
        <w:drawing>
          <wp:inline distT="0" distB="0" distL="0" distR="0" wp14:anchorId="2E1B2A50" wp14:editId="2E1B2A51">
            <wp:extent cx="3829050" cy="11334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9050" cy="1133475"/>
                    </a:xfrm>
                    <a:prstGeom prst="rect">
                      <a:avLst/>
                    </a:prstGeom>
                    <a:noFill/>
                    <a:ln>
                      <a:noFill/>
                    </a:ln>
                  </pic:spPr>
                </pic:pic>
              </a:graphicData>
            </a:graphic>
          </wp:inline>
        </w:drawing>
      </w:r>
    </w:p>
    <w:p w14:paraId="2E1B2202" w14:textId="77777777" w:rsidR="001E2844" w:rsidRPr="00981CAD" w:rsidRDefault="001E2844" w:rsidP="001E2844">
      <w:pPr>
        <w:rPr>
          <w:bCs/>
        </w:rPr>
      </w:pPr>
    </w:p>
    <w:p w14:paraId="2E1B2203" w14:textId="77777777" w:rsidR="001E2844" w:rsidRPr="00981CAD" w:rsidRDefault="00414EA6" w:rsidP="001E2844">
      <w:pPr>
        <w:rPr>
          <w:bCs/>
        </w:rPr>
      </w:pPr>
      <w:r>
        <w:rPr>
          <w:noProof/>
          <w:lang w:eastAsia="en-US"/>
        </w:rPr>
        <w:drawing>
          <wp:inline distT="0" distB="0" distL="0" distR="0" wp14:anchorId="2E1B2A52" wp14:editId="2E1B2A53">
            <wp:extent cx="5943600" cy="107632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14:paraId="2E1B2204" w14:textId="77777777" w:rsidR="001E2844" w:rsidRPr="00981CAD" w:rsidRDefault="001E2844" w:rsidP="001E2844">
      <w:pPr>
        <w:rPr>
          <w:bCs/>
        </w:rPr>
      </w:pPr>
    </w:p>
    <w:p w14:paraId="2E1B2205" w14:textId="77777777" w:rsidR="001E2844" w:rsidRPr="00981CAD" w:rsidRDefault="001E2844" w:rsidP="001E2844">
      <w:pPr>
        <w:rPr>
          <w:color w:val="1F497D"/>
        </w:rPr>
      </w:pPr>
      <w:r w:rsidRPr="00981CAD">
        <w:rPr>
          <w:bCs/>
        </w:rPr>
        <w:t xml:space="preserve">From </w:t>
      </w:r>
      <w:r w:rsidR="00105987" w:rsidRPr="00981CAD">
        <w:rPr>
          <w:bCs/>
        </w:rPr>
        <w:t xml:space="preserve">the </w:t>
      </w:r>
      <w:r w:rsidRPr="00981CAD">
        <w:rPr>
          <w:bCs/>
        </w:rPr>
        <w:t>DTS</w:t>
      </w:r>
      <w:r w:rsidR="00105987" w:rsidRPr="00981CAD">
        <w:rPr>
          <w:bCs/>
        </w:rPr>
        <w:t>-RTS</w:t>
      </w:r>
      <w:r w:rsidRPr="00981CAD">
        <w:rPr>
          <w:bCs/>
        </w:rPr>
        <w:t xml:space="preserve"> side we can check the IOG2 in rpPciDtsAudit.log under the location (/opt/tomcat/logs) and confirm that</w:t>
      </w:r>
      <w:r w:rsidR="00FD0B15" w:rsidRPr="00981CAD">
        <w:rPr>
          <w:bCs/>
        </w:rPr>
        <w:t xml:space="preserve"> we see the transaction from DTS</w:t>
      </w:r>
      <w:r w:rsidRPr="00981CAD">
        <w:rPr>
          <w:bCs/>
        </w:rPr>
        <w:t>-PVS has passing through without any errors.</w:t>
      </w:r>
    </w:p>
    <w:p w14:paraId="2E1B2206" w14:textId="77777777" w:rsidR="00FD0B15" w:rsidRDefault="00FD0B15" w:rsidP="00981CAD"/>
    <w:p w14:paraId="2E1B2207" w14:textId="77777777" w:rsidR="001E2844" w:rsidRPr="00FD0B15" w:rsidRDefault="001E2844" w:rsidP="001E2844">
      <w:pPr>
        <w:jc w:val="center"/>
        <w:outlineLvl w:val="0"/>
        <w:rPr>
          <w:b/>
          <w:bCs/>
          <w:sz w:val="24"/>
          <w:szCs w:val="24"/>
          <w:u w:val="single"/>
        </w:rPr>
      </w:pPr>
      <w:r w:rsidRPr="00FD0B15">
        <w:rPr>
          <w:b/>
          <w:bCs/>
          <w:sz w:val="24"/>
          <w:szCs w:val="24"/>
          <w:u w:val="single"/>
        </w:rPr>
        <w:t xml:space="preserve">Pre-Production Payload sanity check for </w:t>
      </w:r>
      <w:r w:rsidR="00830B08">
        <w:rPr>
          <w:b/>
          <w:bCs/>
          <w:sz w:val="24"/>
          <w:szCs w:val="24"/>
          <w:u w:val="single"/>
        </w:rPr>
        <w:t>DTS</w:t>
      </w:r>
      <w:r w:rsidRPr="00FD0B15">
        <w:rPr>
          <w:b/>
          <w:bCs/>
          <w:sz w:val="24"/>
          <w:szCs w:val="24"/>
          <w:u w:val="single"/>
        </w:rPr>
        <w:t>-PVS</w:t>
      </w:r>
    </w:p>
    <w:p w14:paraId="2E1B2208" w14:textId="77777777" w:rsidR="001E2844" w:rsidRPr="00981CAD" w:rsidRDefault="001E2844" w:rsidP="001E2844">
      <w:pPr>
        <w:rPr>
          <w:bCs/>
        </w:rPr>
      </w:pPr>
    </w:p>
    <w:p w14:paraId="2E1B2209" w14:textId="77777777" w:rsidR="001E2844" w:rsidRPr="00981CAD" w:rsidRDefault="001E2844" w:rsidP="001E2844">
      <w:pPr>
        <w:rPr>
          <w:bCs/>
        </w:rPr>
      </w:pPr>
      <w:r w:rsidRPr="00981CAD">
        <w:rPr>
          <w:bCs/>
        </w:rPr>
        <w:lastRenderedPageBreak/>
        <w:t>Use the corresponding Payload provided for pre-prod and Prod Equifax/</w:t>
      </w:r>
      <w:proofErr w:type="spellStart"/>
      <w:r w:rsidRPr="00981CAD">
        <w:rPr>
          <w:bCs/>
        </w:rPr>
        <w:t>Paypal</w:t>
      </w:r>
      <w:proofErr w:type="spellEnd"/>
      <w:r w:rsidRPr="00981CAD">
        <w:rPr>
          <w:bCs/>
        </w:rPr>
        <w:t xml:space="preserve"> </w:t>
      </w:r>
      <w:r w:rsidR="00FD0B15" w:rsidRPr="00981CAD">
        <w:rPr>
          <w:bCs/>
        </w:rPr>
        <w:t>&amp; Prism respectively and the URL</w:t>
      </w:r>
      <w:r w:rsidRPr="00981CAD">
        <w:rPr>
          <w:bCs/>
        </w:rPr>
        <w:t xml:space="preserve"> to be used in “</w:t>
      </w:r>
      <w:hyperlink r:id="rId32" w:history="1">
        <w:r w:rsidRPr="00981CAD">
          <w:rPr>
            <w:rStyle w:val="Hyperlink"/>
            <w:bCs/>
          </w:rPr>
          <w:t>https://pcidts-qa.int.bell.ca:2445/DTSWeb/PaymentService</w:t>
        </w:r>
      </w:hyperlink>
      <w:r w:rsidRPr="00981CAD">
        <w:rPr>
          <w:bCs/>
        </w:rPr>
        <w:t>”</w:t>
      </w:r>
    </w:p>
    <w:p w14:paraId="2E1B220A" w14:textId="77777777" w:rsidR="001E2844" w:rsidRPr="00981CAD" w:rsidRDefault="00414EA6" w:rsidP="001E2844">
      <w:pPr>
        <w:rPr>
          <w:bCs/>
        </w:rPr>
      </w:pPr>
      <w:r>
        <w:rPr>
          <w:noProof/>
          <w:lang w:eastAsia="en-US"/>
        </w:rPr>
        <w:drawing>
          <wp:inline distT="0" distB="0" distL="0" distR="0" wp14:anchorId="2E1B2A54" wp14:editId="2E1B2A55">
            <wp:extent cx="5943600" cy="200025"/>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2E1B220B" w14:textId="77777777" w:rsidR="001E2844" w:rsidRPr="00981CAD" w:rsidRDefault="001E2844" w:rsidP="001E2844">
      <w:pPr>
        <w:rPr>
          <w:bCs/>
        </w:rPr>
      </w:pPr>
      <w:r w:rsidRPr="00981CAD">
        <w:rPr>
          <w:bCs/>
        </w:rPr>
        <w:t xml:space="preserve">Paste the payload in </w:t>
      </w:r>
      <w:proofErr w:type="spellStart"/>
      <w:r w:rsidRPr="00981CAD">
        <w:rPr>
          <w:bCs/>
        </w:rPr>
        <w:t>Soupbox</w:t>
      </w:r>
      <w:proofErr w:type="spellEnd"/>
      <w:r w:rsidRPr="00981CAD">
        <w:rPr>
          <w:bCs/>
        </w:rPr>
        <w:t xml:space="preserve"> Request tab and click the Send button and tail the trace_Server1.log under the location (/opt/pvs01/log/) in OMF-PVS server and confirm that we get DTS000 in the logs for the request send. Please note that for prism we don’t go through DTS so we may not find the DTS000 for Prism.</w:t>
      </w:r>
    </w:p>
    <w:p w14:paraId="2E1B220C" w14:textId="77777777" w:rsidR="001E2844" w:rsidRPr="00981CAD" w:rsidRDefault="001E2844" w:rsidP="001E2844">
      <w:pPr>
        <w:rPr>
          <w:bCs/>
        </w:rPr>
      </w:pPr>
    </w:p>
    <w:p w14:paraId="2E1B220D" w14:textId="77777777" w:rsidR="001E2844" w:rsidRPr="00981CAD" w:rsidRDefault="00414EA6" w:rsidP="001E2844">
      <w:pPr>
        <w:rPr>
          <w:bCs/>
        </w:rPr>
      </w:pPr>
      <w:r>
        <w:rPr>
          <w:noProof/>
          <w:lang w:eastAsia="en-US"/>
        </w:rPr>
        <w:drawing>
          <wp:inline distT="0" distB="0" distL="0" distR="0" wp14:anchorId="2E1B2A56" wp14:editId="2E1B2A57">
            <wp:extent cx="3829050" cy="1133475"/>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9050" cy="1133475"/>
                    </a:xfrm>
                    <a:prstGeom prst="rect">
                      <a:avLst/>
                    </a:prstGeom>
                    <a:noFill/>
                    <a:ln>
                      <a:noFill/>
                    </a:ln>
                  </pic:spPr>
                </pic:pic>
              </a:graphicData>
            </a:graphic>
          </wp:inline>
        </w:drawing>
      </w:r>
    </w:p>
    <w:p w14:paraId="2E1B220E" w14:textId="77777777" w:rsidR="001E2844" w:rsidRPr="00981CAD" w:rsidRDefault="001E2844" w:rsidP="001E2844">
      <w:pPr>
        <w:rPr>
          <w:bCs/>
        </w:rPr>
      </w:pPr>
    </w:p>
    <w:p w14:paraId="2E1B220F" w14:textId="77777777" w:rsidR="001E2844" w:rsidRPr="00981CAD" w:rsidRDefault="00414EA6" w:rsidP="001E2844">
      <w:pPr>
        <w:rPr>
          <w:bCs/>
        </w:rPr>
      </w:pPr>
      <w:r>
        <w:rPr>
          <w:noProof/>
          <w:lang w:eastAsia="en-US"/>
        </w:rPr>
        <w:drawing>
          <wp:inline distT="0" distB="0" distL="0" distR="0" wp14:anchorId="2E1B2A58" wp14:editId="2E1B2A59">
            <wp:extent cx="5943600" cy="1076325"/>
            <wp:effectExtent l="0" t="0" r="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14:paraId="2E1B2210" w14:textId="77777777" w:rsidR="001E2844" w:rsidRPr="00981CAD" w:rsidRDefault="001E2844" w:rsidP="001E2844">
      <w:pPr>
        <w:rPr>
          <w:bCs/>
        </w:rPr>
      </w:pPr>
    </w:p>
    <w:p w14:paraId="2E1B2211" w14:textId="77777777" w:rsidR="001E2844" w:rsidRPr="00981CAD" w:rsidRDefault="001E2844" w:rsidP="001E2844">
      <w:pPr>
        <w:pBdr>
          <w:bottom w:val="double" w:sz="6" w:space="1" w:color="auto"/>
        </w:pBdr>
        <w:rPr>
          <w:color w:val="1F497D"/>
        </w:rPr>
      </w:pPr>
      <w:r w:rsidRPr="00981CAD">
        <w:rPr>
          <w:bCs/>
        </w:rPr>
        <w:t>From DTS</w:t>
      </w:r>
      <w:r w:rsidR="00105987" w:rsidRPr="00981CAD">
        <w:rPr>
          <w:bCs/>
        </w:rPr>
        <w:t>-RTS</w:t>
      </w:r>
      <w:r w:rsidRPr="00981CAD">
        <w:rPr>
          <w:bCs/>
        </w:rPr>
        <w:t xml:space="preserve"> side we can check the IOG2 in rpPciDtsAudit.log under the location (/opt/tomcat/logs) and confirm that</w:t>
      </w:r>
      <w:r w:rsidR="00FD0B15" w:rsidRPr="00981CAD">
        <w:rPr>
          <w:bCs/>
        </w:rPr>
        <w:t xml:space="preserve"> we see the transaction from DTS</w:t>
      </w:r>
      <w:r w:rsidRPr="00981CAD">
        <w:rPr>
          <w:bCs/>
        </w:rPr>
        <w:t>-PVS has passing through without any errors.</w:t>
      </w:r>
    </w:p>
    <w:p w14:paraId="2E1B2212" w14:textId="77777777" w:rsidR="001E2844" w:rsidRPr="00981CAD" w:rsidRDefault="001E2844" w:rsidP="001E2844"/>
    <w:p w14:paraId="2E1B2213" w14:textId="77777777" w:rsidR="001E2844" w:rsidRPr="00981CAD" w:rsidRDefault="001E2844" w:rsidP="001E2844">
      <w:r w:rsidRPr="00981CAD">
        <w:t>Xml data attached.</w:t>
      </w:r>
    </w:p>
    <w:p w14:paraId="2E1B2214" w14:textId="77777777" w:rsidR="001E2844" w:rsidRPr="00981CAD" w:rsidRDefault="001E2844" w:rsidP="001E2844"/>
    <w:p w14:paraId="2E1B2215" w14:textId="77777777" w:rsidR="001E2844" w:rsidRPr="00981CAD" w:rsidRDefault="001E2844" w:rsidP="001E2844">
      <w:r w:rsidRPr="00981CAD">
        <w:rPr>
          <w:rFonts w:eastAsia="Calibri"/>
          <w:lang w:eastAsia="en-US"/>
        </w:rPr>
        <w:object w:dxaOrig="2775" w:dyaOrig="765" w14:anchorId="2E1B2A5A">
          <v:shape id="_x0000_i1029" type="#_x0000_t75" style="width:138.75pt;height:38.25pt" o:ole="">
            <v:imagedata r:id="rId33" o:title=""/>
          </v:shape>
          <o:OLEObject Type="Embed" ProgID="Package" ShapeID="_x0000_i1029" DrawAspect="Content" ObjectID="_1503957054" r:id="rId34"/>
        </w:object>
      </w:r>
      <w:r w:rsidRPr="00981CAD">
        <w:rPr>
          <w:rFonts w:eastAsia="Calibri"/>
          <w:lang w:eastAsia="en-US"/>
        </w:rPr>
        <w:object w:dxaOrig="2730" w:dyaOrig="765" w14:anchorId="2E1B2A5B">
          <v:shape id="_x0000_i1030" type="#_x0000_t75" style="width:136.5pt;height:38.25pt" o:ole="">
            <v:imagedata r:id="rId35" o:title=""/>
          </v:shape>
          <o:OLEObject Type="Embed" ProgID="Package" ShapeID="_x0000_i1030" DrawAspect="Content" ObjectID="_1503957055" r:id="rId36"/>
        </w:object>
      </w:r>
      <w:r w:rsidRPr="00981CAD">
        <w:rPr>
          <w:rFonts w:eastAsia="Calibri"/>
          <w:lang w:eastAsia="en-US"/>
        </w:rPr>
        <w:object w:dxaOrig="2520" w:dyaOrig="765" w14:anchorId="2E1B2A5C">
          <v:shape id="_x0000_i1031" type="#_x0000_t75" style="width:126pt;height:38.25pt" o:ole="">
            <v:imagedata r:id="rId37" o:title=""/>
          </v:shape>
          <o:OLEObject Type="Embed" ProgID="Package" ShapeID="_x0000_i1031" DrawAspect="Content" ObjectID="_1503957056" r:id="rId38"/>
        </w:object>
      </w:r>
    </w:p>
    <w:p w14:paraId="2E1B2216" w14:textId="77777777" w:rsidR="001E2844" w:rsidRPr="00981CAD" w:rsidRDefault="001E2844" w:rsidP="001E2844"/>
    <w:p w14:paraId="2E1B2217" w14:textId="77777777" w:rsidR="001E2844" w:rsidRPr="00981CAD" w:rsidRDefault="001E2844" w:rsidP="001E2844"/>
    <w:bookmarkEnd w:id="682"/>
    <w:bookmarkEnd w:id="683"/>
    <w:p w14:paraId="2E1B2218" w14:textId="77777777" w:rsidR="000B44BE" w:rsidRPr="00981CAD" w:rsidRDefault="000B44BE" w:rsidP="00981CAD"/>
    <w:p w14:paraId="2E1B2219" w14:textId="77777777" w:rsidR="00FB15EB" w:rsidRPr="00F05EE3" w:rsidRDefault="00FB15EB" w:rsidP="00FB15EB">
      <w:pPr>
        <w:pStyle w:val="Heading1"/>
        <w:numPr>
          <w:ilvl w:val="0"/>
          <w:numId w:val="1"/>
        </w:numPr>
      </w:pPr>
      <w:bookmarkStart w:id="685" w:name="_Toc490618783"/>
      <w:bookmarkStart w:id="686" w:name="_Toc87427711"/>
      <w:bookmarkStart w:id="687" w:name="_Toc352915428"/>
      <w:bookmarkStart w:id="688" w:name="_Toc490618790"/>
      <w:r w:rsidRPr="00F05EE3">
        <w:lastRenderedPageBreak/>
        <w:t>Disaster Recovery Procedures</w:t>
      </w:r>
      <w:bookmarkEnd w:id="685"/>
      <w:bookmarkEnd w:id="686"/>
      <w:bookmarkEnd w:id="687"/>
    </w:p>
    <w:p w14:paraId="2E1B221A" w14:textId="77777777" w:rsidR="00823261" w:rsidRDefault="0060251D" w:rsidP="00FB15EB">
      <w:r>
        <w:t>There are no document</w:t>
      </w:r>
      <w:r w:rsidR="00F05EE3">
        <w:t>ed</w:t>
      </w:r>
      <w:r w:rsidR="002D56F1">
        <w:t xml:space="preserve"> DRP for</w:t>
      </w:r>
      <w:r>
        <w:t xml:space="preserve"> </w:t>
      </w:r>
      <w:r w:rsidR="00FC3FFB">
        <w:t>DTS-</w:t>
      </w:r>
      <w:r>
        <w:t>PVS</w:t>
      </w:r>
      <w:r w:rsidR="00981CAD">
        <w:t>.</w:t>
      </w:r>
    </w:p>
    <w:p w14:paraId="2E1B221B" w14:textId="77777777" w:rsidR="000B44BE" w:rsidRDefault="000B44BE">
      <w:pPr>
        <w:pStyle w:val="Heading1"/>
      </w:pPr>
      <w:bookmarkStart w:id="689" w:name="_Toc352915429"/>
      <w:r>
        <w:lastRenderedPageBreak/>
        <w:t>Support Model</w:t>
      </w:r>
      <w:bookmarkEnd w:id="688"/>
      <w:bookmarkEnd w:id="689"/>
      <w:r>
        <w:t xml:space="preserve"> </w:t>
      </w:r>
    </w:p>
    <w:p w14:paraId="2E1B221C" w14:textId="77777777" w:rsidR="00DC3AAD" w:rsidRDefault="00DC3AAD" w:rsidP="00DC3AAD">
      <w:pPr>
        <w:pStyle w:val="Heading2"/>
      </w:pPr>
      <w:bookmarkStart w:id="690" w:name="_Toc352915430"/>
      <w:bookmarkStart w:id="691" w:name="_Toc490618791"/>
      <w:r>
        <w:t>Support Scope</w:t>
      </w:r>
      <w:bookmarkEnd w:id="690"/>
    </w:p>
    <w:p w14:paraId="2E1B221D" w14:textId="77777777" w:rsidR="004967C3" w:rsidRDefault="004967C3" w:rsidP="00DC3AAD">
      <w:pPr>
        <w:pStyle w:val="Heading3"/>
      </w:pPr>
      <w:bookmarkStart w:id="692" w:name="_Toc352915431"/>
      <w:r>
        <w:t>CGI Tier 2 Service Level Classification</w:t>
      </w:r>
      <w:bookmarkEnd w:id="692"/>
    </w:p>
    <w:tbl>
      <w:tblPr>
        <w:tblW w:w="0" w:type="auto"/>
        <w:tblInd w:w="108" w:type="dxa"/>
        <w:tblBorders>
          <w:top w:val="double" w:sz="4" w:space="0" w:color="auto"/>
          <w:left w:val="double" w:sz="4" w:space="0" w:color="auto"/>
          <w:bottom w:val="double" w:sz="4" w:space="0" w:color="auto"/>
          <w:right w:val="single" w:sz="4" w:space="0" w:color="auto"/>
        </w:tblBorders>
        <w:tblLayout w:type="fixed"/>
        <w:tblLook w:val="0000" w:firstRow="0" w:lastRow="0" w:firstColumn="0" w:lastColumn="0" w:noHBand="0" w:noVBand="0"/>
      </w:tblPr>
      <w:tblGrid>
        <w:gridCol w:w="2127"/>
        <w:gridCol w:w="6520"/>
      </w:tblGrid>
      <w:tr w:rsidR="004967C3" w14:paraId="2E1B2220" w14:textId="77777777" w:rsidTr="00AF11B1">
        <w:trPr>
          <w:trHeight w:val="389"/>
        </w:trPr>
        <w:tc>
          <w:tcPr>
            <w:tcW w:w="2127" w:type="dxa"/>
            <w:tcBorders>
              <w:top w:val="single" w:sz="4" w:space="0" w:color="auto"/>
              <w:left w:val="single" w:sz="4" w:space="0" w:color="auto"/>
              <w:bottom w:val="single" w:sz="4" w:space="0" w:color="auto"/>
              <w:right w:val="single" w:sz="4" w:space="0" w:color="auto"/>
            </w:tcBorders>
            <w:shd w:val="clear" w:color="auto" w:fill="F3F3F3"/>
          </w:tcPr>
          <w:p w14:paraId="2E1B221E" w14:textId="77777777" w:rsidR="004967C3" w:rsidRPr="007B6B78" w:rsidRDefault="004967C3" w:rsidP="00AF11B1">
            <w:pPr>
              <w:spacing w:before="40" w:after="40"/>
              <w:rPr>
                <w:rFonts w:ascii="Arial" w:hAnsi="Arial" w:cs="Arial"/>
                <w:b/>
                <w:bCs/>
                <w:sz w:val="16"/>
                <w:szCs w:val="16"/>
              </w:rPr>
            </w:pPr>
            <w:r w:rsidRPr="007B6B78">
              <w:rPr>
                <w:rFonts w:ascii="Arial" w:hAnsi="Arial" w:cs="Arial"/>
                <w:b/>
                <w:bCs/>
                <w:sz w:val="16"/>
                <w:szCs w:val="16"/>
              </w:rPr>
              <w:t>Portfolio Name:</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2E1B221F" w14:textId="77777777" w:rsidR="004967C3" w:rsidRPr="007B6B78" w:rsidRDefault="00A206E9" w:rsidP="00AF11B1">
            <w:pPr>
              <w:spacing w:before="40" w:after="40"/>
              <w:rPr>
                <w:rFonts w:ascii="Arial" w:hAnsi="Arial" w:cs="Arial"/>
                <w:sz w:val="16"/>
                <w:szCs w:val="16"/>
              </w:rPr>
            </w:pPr>
            <w:smartTag w:uri="urn:schemas-microsoft-com:office:smarttags" w:element="place">
              <w:smartTag w:uri="urn:schemas-microsoft-com:office:smarttags" w:element="City">
                <w:r>
                  <w:rPr>
                    <w:rFonts w:ascii="Arial" w:hAnsi="Arial" w:cs="Arial"/>
                    <w:sz w:val="16"/>
                    <w:szCs w:val="16"/>
                  </w:rPr>
                  <w:t>Enterprise</w:t>
                </w:r>
              </w:smartTag>
            </w:smartTag>
            <w:r>
              <w:rPr>
                <w:rFonts w:ascii="Arial" w:hAnsi="Arial" w:cs="Arial"/>
                <w:sz w:val="16"/>
                <w:szCs w:val="16"/>
              </w:rPr>
              <w:t xml:space="preserve"> Infrastructure and Operations</w:t>
            </w:r>
          </w:p>
        </w:tc>
      </w:tr>
      <w:tr w:rsidR="004967C3" w14:paraId="2E1B2223" w14:textId="77777777" w:rsidTr="00AF11B1">
        <w:trPr>
          <w:trHeight w:val="336"/>
        </w:trPr>
        <w:tc>
          <w:tcPr>
            <w:tcW w:w="2127" w:type="dxa"/>
            <w:tcBorders>
              <w:top w:val="single" w:sz="4" w:space="0" w:color="auto"/>
              <w:left w:val="single" w:sz="4" w:space="0" w:color="auto"/>
              <w:bottom w:val="single" w:sz="4" w:space="0" w:color="auto"/>
              <w:right w:val="single" w:sz="4" w:space="0" w:color="auto"/>
            </w:tcBorders>
            <w:shd w:val="clear" w:color="auto" w:fill="F3F3F3"/>
          </w:tcPr>
          <w:p w14:paraId="2E1B2221" w14:textId="77777777" w:rsidR="004967C3" w:rsidRPr="007B6B78" w:rsidRDefault="004967C3" w:rsidP="00AF11B1">
            <w:pPr>
              <w:spacing w:before="40" w:after="40"/>
              <w:rPr>
                <w:rFonts w:ascii="Arial" w:hAnsi="Arial" w:cs="Arial"/>
                <w:b/>
                <w:bCs/>
                <w:sz w:val="16"/>
                <w:szCs w:val="16"/>
              </w:rPr>
            </w:pPr>
            <w:r w:rsidRPr="007B6B78">
              <w:rPr>
                <w:rFonts w:ascii="Arial" w:hAnsi="Arial" w:cs="Arial"/>
                <w:b/>
                <w:bCs/>
                <w:sz w:val="16"/>
                <w:szCs w:val="16"/>
              </w:rPr>
              <w:t>Service Level Category</w:t>
            </w:r>
          </w:p>
        </w:tc>
        <w:tc>
          <w:tcPr>
            <w:tcW w:w="6520" w:type="dxa"/>
            <w:tcBorders>
              <w:top w:val="single" w:sz="4" w:space="0" w:color="auto"/>
              <w:left w:val="single" w:sz="4" w:space="0" w:color="auto"/>
              <w:bottom w:val="single" w:sz="4" w:space="0" w:color="auto"/>
              <w:right w:val="single" w:sz="4" w:space="0" w:color="auto"/>
            </w:tcBorders>
          </w:tcPr>
          <w:p w14:paraId="2E1B2222" w14:textId="77777777" w:rsidR="004967C3" w:rsidRPr="007B6B78" w:rsidRDefault="00A206E9" w:rsidP="00AF11B1">
            <w:pPr>
              <w:spacing w:before="40" w:after="40"/>
              <w:rPr>
                <w:rFonts w:ascii="Arial" w:hAnsi="Arial" w:cs="Arial"/>
                <w:sz w:val="16"/>
                <w:szCs w:val="16"/>
              </w:rPr>
            </w:pPr>
            <w:r>
              <w:rPr>
                <w:rFonts w:ascii="Arial" w:hAnsi="Arial" w:cs="Arial"/>
                <w:sz w:val="16"/>
                <w:szCs w:val="16"/>
              </w:rPr>
              <w:t>Gold</w:t>
            </w:r>
          </w:p>
        </w:tc>
      </w:tr>
      <w:tr w:rsidR="004967C3" w14:paraId="2E1B2226" w14:textId="77777777" w:rsidTr="00AF11B1">
        <w:trPr>
          <w:trHeight w:val="336"/>
        </w:trPr>
        <w:tc>
          <w:tcPr>
            <w:tcW w:w="2127" w:type="dxa"/>
            <w:tcBorders>
              <w:top w:val="single" w:sz="4" w:space="0" w:color="auto"/>
              <w:left w:val="single" w:sz="4" w:space="0" w:color="auto"/>
              <w:bottom w:val="single" w:sz="4" w:space="0" w:color="auto"/>
              <w:right w:val="single" w:sz="4" w:space="0" w:color="auto"/>
            </w:tcBorders>
            <w:shd w:val="clear" w:color="auto" w:fill="F3F3F3"/>
          </w:tcPr>
          <w:p w14:paraId="2E1B2224" w14:textId="77777777" w:rsidR="004967C3" w:rsidRPr="007B6B78" w:rsidRDefault="004967C3" w:rsidP="00AF11B1">
            <w:pPr>
              <w:spacing w:before="40" w:after="40"/>
              <w:rPr>
                <w:rFonts w:ascii="Arial" w:hAnsi="Arial" w:cs="Arial"/>
                <w:b/>
                <w:bCs/>
                <w:sz w:val="16"/>
                <w:szCs w:val="16"/>
              </w:rPr>
            </w:pPr>
            <w:r w:rsidRPr="007B6B78">
              <w:rPr>
                <w:rFonts w:ascii="Arial" w:hAnsi="Arial" w:cs="Arial"/>
                <w:b/>
                <w:bCs/>
                <w:sz w:val="16"/>
                <w:szCs w:val="16"/>
              </w:rPr>
              <w:t>Application Criticality</w:t>
            </w:r>
          </w:p>
        </w:tc>
        <w:tc>
          <w:tcPr>
            <w:tcW w:w="6520" w:type="dxa"/>
            <w:tcBorders>
              <w:top w:val="single" w:sz="4" w:space="0" w:color="auto"/>
              <w:left w:val="single" w:sz="4" w:space="0" w:color="auto"/>
              <w:bottom w:val="single" w:sz="4" w:space="0" w:color="auto"/>
              <w:right w:val="single" w:sz="4" w:space="0" w:color="auto"/>
            </w:tcBorders>
          </w:tcPr>
          <w:p w14:paraId="2E1B2225" w14:textId="77777777" w:rsidR="004967C3" w:rsidRPr="007B6B78" w:rsidRDefault="00A206E9" w:rsidP="00AF11B1">
            <w:pPr>
              <w:spacing w:before="40" w:after="40"/>
              <w:rPr>
                <w:rFonts w:ascii="Arial" w:hAnsi="Arial" w:cs="Arial"/>
                <w:sz w:val="16"/>
                <w:szCs w:val="16"/>
              </w:rPr>
            </w:pPr>
            <w:r>
              <w:rPr>
                <w:rFonts w:ascii="Arial" w:hAnsi="Arial" w:cs="Arial"/>
                <w:sz w:val="16"/>
                <w:szCs w:val="16"/>
              </w:rPr>
              <w:t>n/a</w:t>
            </w:r>
          </w:p>
        </w:tc>
      </w:tr>
    </w:tbl>
    <w:p w14:paraId="2E1B2227" w14:textId="77777777" w:rsidR="004967C3" w:rsidRDefault="004967C3" w:rsidP="004967C3">
      <w:pPr>
        <w:rPr>
          <w:rFonts w:cs="Arial"/>
          <w:sz w:val="16"/>
          <w:szCs w:val="16"/>
        </w:rPr>
      </w:pPr>
    </w:p>
    <w:p w14:paraId="2E1B2228" w14:textId="77777777" w:rsidR="004967C3" w:rsidRPr="007B6B78" w:rsidRDefault="004967C3" w:rsidP="004967C3">
      <w:r w:rsidRPr="007B6B78">
        <w:t xml:space="preserve">Further details on the CGI Tier 2 Service Classification (including the coverage and response time) can be obtained at </w:t>
      </w:r>
      <w:hyperlink r:id="rId39" w:history="1">
        <w:r w:rsidR="00A206E9" w:rsidRPr="001A1647">
          <w:rPr>
            <w:rStyle w:val="Hyperlink"/>
          </w:rPr>
          <w:t>http://webhost02.on.bell.ca/SLM/slaonweb/NewSupportInfo.asp</w:t>
        </w:r>
      </w:hyperlink>
      <w:r w:rsidR="00A206E9">
        <w:t xml:space="preserve">  </w:t>
      </w:r>
    </w:p>
    <w:p w14:paraId="2E1B2229" w14:textId="77777777" w:rsidR="004967C3" w:rsidRPr="004967C3" w:rsidRDefault="004967C3" w:rsidP="004967C3">
      <w:r w:rsidRPr="007B6B78">
        <w:t xml:space="preserve">If there </w:t>
      </w:r>
      <w:r>
        <w:t>is any</w:t>
      </w:r>
      <w:r w:rsidRPr="007B6B78">
        <w:t xml:space="preserve"> discrepanc</w:t>
      </w:r>
      <w:r>
        <w:t>y</w:t>
      </w:r>
      <w:r w:rsidRPr="007B6B78">
        <w:t xml:space="preserve"> between the information included in this document and the information from the link, the information from the link will prevail.</w:t>
      </w:r>
    </w:p>
    <w:p w14:paraId="2E1B222A" w14:textId="77777777" w:rsidR="000B44BE" w:rsidRDefault="00DC3AAD" w:rsidP="00DC3AAD">
      <w:pPr>
        <w:pStyle w:val="Heading3"/>
      </w:pPr>
      <w:bookmarkStart w:id="693" w:name="_Toc352915432"/>
      <w:r>
        <w:t>In Scope</w:t>
      </w:r>
      <w:bookmarkEnd w:id="691"/>
      <w:bookmarkEnd w:id="693"/>
    </w:p>
    <w:p w14:paraId="2E1B222B" w14:textId="77777777" w:rsidR="00A206E9" w:rsidRDefault="00A206E9" w:rsidP="00EF006F">
      <w:pPr>
        <w:numPr>
          <w:ilvl w:val="0"/>
          <w:numId w:val="12"/>
        </w:numPr>
      </w:pPr>
      <w:r>
        <w:t>Helpdesk services</w:t>
      </w:r>
    </w:p>
    <w:p w14:paraId="2E1B222C" w14:textId="77777777" w:rsidR="00A206E9" w:rsidRDefault="00A206E9" w:rsidP="00EF006F">
      <w:pPr>
        <w:numPr>
          <w:ilvl w:val="0"/>
          <w:numId w:val="12"/>
        </w:numPr>
        <w:rPr>
          <w:ins w:id="694" w:author="Giacomini-Varvarigos, Maria" w:date="2013-02-07T11:56:00Z"/>
        </w:rPr>
      </w:pPr>
      <w:r>
        <w:t>Incident Management support</w:t>
      </w:r>
    </w:p>
    <w:p w14:paraId="2E1B222D" w14:textId="77777777" w:rsidR="00C974D8" w:rsidRDefault="00C974D8" w:rsidP="00EF006F">
      <w:pPr>
        <w:numPr>
          <w:ilvl w:val="0"/>
          <w:numId w:val="12"/>
        </w:numPr>
      </w:pPr>
      <w:ins w:id="695" w:author="Giacomini-Varvarigos, Maria" w:date="2013-02-07T11:56:00Z">
        <w:r>
          <w:t xml:space="preserve">Tier 2 </w:t>
        </w:r>
      </w:ins>
      <w:ins w:id="696" w:author="Giacomini-Varvarigos, Maria" w:date="2013-02-07T14:20:00Z">
        <w:r w:rsidR="00734E59">
          <w:t xml:space="preserve">MAS DTS-PVS </w:t>
        </w:r>
      </w:ins>
      <w:ins w:id="697" w:author="Giacomini-Varvarigos, Maria" w:date="2013-02-07T11:56:00Z">
        <w:r>
          <w:t>Support</w:t>
        </w:r>
      </w:ins>
    </w:p>
    <w:p w14:paraId="2E1B222E" w14:textId="77777777" w:rsidR="00A206E9" w:rsidRPr="00A206E9" w:rsidRDefault="002F3F3B" w:rsidP="00EF006F">
      <w:pPr>
        <w:numPr>
          <w:ilvl w:val="0"/>
          <w:numId w:val="12"/>
        </w:numPr>
      </w:pPr>
      <w:r>
        <w:t xml:space="preserve">Standard </w:t>
      </w:r>
      <w:r w:rsidR="00823261">
        <w:t xml:space="preserve">Linux </w:t>
      </w:r>
      <w:r>
        <w:t>server support</w:t>
      </w:r>
    </w:p>
    <w:p w14:paraId="2E1B222F" w14:textId="77777777" w:rsidR="00DC3AAD" w:rsidRDefault="00DC3AAD" w:rsidP="00DC3AAD">
      <w:pPr>
        <w:pStyle w:val="Heading3"/>
      </w:pPr>
      <w:bookmarkStart w:id="698" w:name="_Toc352915433"/>
      <w:r w:rsidRPr="00DC3AAD">
        <w:t>Out of Scope</w:t>
      </w:r>
      <w:bookmarkEnd w:id="698"/>
    </w:p>
    <w:p w14:paraId="2E1B2230" w14:textId="77777777" w:rsidR="00823261" w:rsidRPr="00EE16A3" w:rsidRDefault="00FC3FFB" w:rsidP="00EF006F">
      <w:pPr>
        <w:numPr>
          <w:ilvl w:val="0"/>
          <w:numId w:val="13"/>
        </w:numPr>
        <w:rPr>
          <w:lang w:val="en-CA"/>
        </w:rPr>
      </w:pPr>
      <w:r w:rsidRPr="00EE16A3">
        <w:rPr>
          <w:lang w:val="en-CA"/>
        </w:rPr>
        <w:t>DTS-</w:t>
      </w:r>
      <w:r w:rsidR="00823261" w:rsidRPr="00EE16A3">
        <w:rPr>
          <w:lang w:val="en-CA"/>
        </w:rPr>
        <w:t>PVS application code support (</w:t>
      </w:r>
      <w:r w:rsidR="00987AF3" w:rsidRPr="00EE16A3">
        <w:rPr>
          <w:lang w:val="en-CA"/>
        </w:rPr>
        <w:t xml:space="preserve">provided by </w:t>
      </w:r>
      <w:r w:rsidR="00823261" w:rsidRPr="00EE16A3">
        <w:rPr>
          <w:lang w:val="en-CA"/>
        </w:rPr>
        <w:t>IBM)</w:t>
      </w:r>
    </w:p>
    <w:p w14:paraId="2E1B2231" w14:textId="77777777" w:rsidR="002F3F3B" w:rsidRDefault="002F3F3B" w:rsidP="00EF006F">
      <w:pPr>
        <w:numPr>
          <w:ilvl w:val="0"/>
          <w:numId w:val="13"/>
        </w:numPr>
      </w:pPr>
      <w:r>
        <w:t>ICN/network support</w:t>
      </w:r>
    </w:p>
    <w:p w14:paraId="2E1B2232" w14:textId="77777777" w:rsidR="002F3F3B" w:rsidRDefault="002F3F3B" w:rsidP="00EF006F">
      <w:pPr>
        <w:numPr>
          <w:ilvl w:val="0"/>
          <w:numId w:val="13"/>
        </w:numPr>
      </w:pPr>
      <w:r>
        <w:t>Interfacing application support</w:t>
      </w:r>
    </w:p>
    <w:p w14:paraId="2E1B2233" w14:textId="77777777" w:rsidR="002F3F3B" w:rsidRDefault="002F3F3B" w:rsidP="00EF006F">
      <w:pPr>
        <w:numPr>
          <w:ilvl w:val="0"/>
          <w:numId w:val="13"/>
        </w:numPr>
      </w:pPr>
      <w:r>
        <w:t>Service provider support</w:t>
      </w:r>
    </w:p>
    <w:p w14:paraId="2E1B2234" w14:textId="77777777" w:rsidR="002F3F3B" w:rsidRPr="002F3F3B" w:rsidRDefault="002F3F3B" w:rsidP="00EF006F">
      <w:pPr>
        <w:numPr>
          <w:ilvl w:val="0"/>
          <w:numId w:val="13"/>
        </w:numPr>
      </w:pPr>
      <w:r>
        <w:t>Creation and management of Bell’s cont</w:t>
      </w:r>
      <w:r w:rsidR="00524FFB">
        <w:t>r</w:t>
      </w:r>
      <w:r>
        <w:t>acts with other companies and Bell internal</w:t>
      </w:r>
    </w:p>
    <w:p w14:paraId="2E1B2235" w14:textId="77777777" w:rsidR="000B44BE" w:rsidRDefault="000B44BE">
      <w:pPr>
        <w:pStyle w:val="Heading2"/>
      </w:pPr>
      <w:bookmarkStart w:id="699" w:name="_Support_Groups"/>
      <w:bookmarkStart w:id="700" w:name="_Toc490618792"/>
      <w:bookmarkStart w:id="701" w:name="_Toc352915434"/>
      <w:bookmarkEnd w:id="699"/>
      <w:r>
        <w:t>Support Groups</w:t>
      </w:r>
      <w:bookmarkEnd w:id="700"/>
      <w:bookmarkEnd w:id="701"/>
    </w:p>
    <w:p w14:paraId="2E1B2236" w14:textId="77777777" w:rsidR="002F3F3B" w:rsidRDefault="002F3F3B" w:rsidP="002F3F3B">
      <w:pPr>
        <w:rPr>
          <w:u w:val="single"/>
        </w:rPr>
      </w:pPr>
      <w:r w:rsidRPr="00064710">
        <w:rPr>
          <w:u w:val="single"/>
        </w:rPr>
        <w:t>CGI</w:t>
      </w:r>
      <w:r>
        <w:rPr>
          <w:u w:val="single"/>
        </w:rPr>
        <w:t xml:space="preserve"> Support</w:t>
      </w:r>
    </w:p>
    <w:p w14:paraId="2E1B2237" w14:textId="77777777" w:rsidR="002F3F3B" w:rsidRDefault="002F3F3B" w:rsidP="00EF006F">
      <w:pPr>
        <w:widowControl w:val="0"/>
        <w:numPr>
          <w:ilvl w:val="0"/>
          <w:numId w:val="14"/>
        </w:numPr>
        <w:adjustRightInd w:val="0"/>
        <w:spacing w:before="40" w:after="20"/>
        <w:ind w:left="714" w:hanging="357"/>
        <w:textAlignment w:val="baseline"/>
      </w:pPr>
      <w:r>
        <w:t>CGI Customer Service Desk (CSD)</w:t>
      </w:r>
    </w:p>
    <w:p w14:paraId="2E1B2238" w14:textId="77777777" w:rsidR="001C65D2" w:rsidRDefault="001C65D2" w:rsidP="00EF006F">
      <w:pPr>
        <w:widowControl w:val="0"/>
        <w:numPr>
          <w:ilvl w:val="0"/>
          <w:numId w:val="14"/>
        </w:numPr>
        <w:adjustRightInd w:val="0"/>
        <w:spacing w:before="40" w:after="20"/>
        <w:ind w:left="714" w:hanging="357"/>
        <w:textAlignment w:val="baseline"/>
      </w:pPr>
      <w:r>
        <w:t>CGI 3B Helpdesk</w:t>
      </w:r>
    </w:p>
    <w:p w14:paraId="2E1B2239" w14:textId="77777777" w:rsidR="002F3F3B" w:rsidRDefault="002F3F3B" w:rsidP="00EF006F">
      <w:pPr>
        <w:widowControl w:val="0"/>
        <w:numPr>
          <w:ilvl w:val="0"/>
          <w:numId w:val="14"/>
        </w:numPr>
        <w:adjustRightInd w:val="0"/>
        <w:spacing w:before="40" w:after="20"/>
        <w:ind w:left="714" w:hanging="357"/>
        <w:textAlignment w:val="baseline"/>
      </w:pPr>
      <w:r>
        <w:t xml:space="preserve">CGI </w:t>
      </w:r>
      <w:ins w:id="702" w:author="Giacomini-Varvarigos, Maria" w:date="2013-01-11T11:46:00Z">
        <w:r w:rsidR="0080583A">
          <w:t>IMC (</w:t>
        </w:r>
        <w:r w:rsidR="0080583A" w:rsidRPr="0080583A">
          <w:t>BC / BM / BDI / BTV</w:t>
        </w:r>
        <w:r w:rsidR="0080583A">
          <w:t xml:space="preserve">) </w:t>
        </w:r>
      </w:ins>
      <w:r>
        <w:t>Service Recovery Specialists (SRS)</w:t>
      </w:r>
    </w:p>
    <w:p w14:paraId="2E1B223A" w14:textId="77777777" w:rsidR="002F3F3B" w:rsidRPr="00955E22" w:rsidRDefault="00981CAD" w:rsidP="00EF006F">
      <w:pPr>
        <w:widowControl w:val="0"/>
        <w:numPr>
          <w:ilvl w:val="0"/>
          <w:numId w:val="14"/>
        </w:numPr>
        <w:adjustRightInd w:val="0"/>
        <w:spacing w:before="40" w:after="20"/>
        <w:ind w:left="714" w:hanging="357"/>
        <w:textAlignment w:val="baseline"/>
        <w:rPr>
          <w:lang w:val="pt-BR"/>
        </w:rPr>
      </w:pPr>
      <w:r>
        <w:rPr>
          <w:lang w:val="pt-BR"/>
        </w:rPr>
        <w:t xml:space="preserve">CGI MAS </w:t>
      </w:r>
      <w:r w:rsidR="00FC3FFB">
        <w:rPr>
          <w:lang w:val="pt-BR"/>
        </w:rPr>
        <w:t>DTS-</w:t>
      </w:r>
      <w:r w:rsidR="00955E22" w:rsidRPr="00955E22">
        <w:rPr>
          <w:lang w:val="pt-BR"/>
        </w:rPr>
        <w:t>PVS</w:t>
      </w:r>
    </w:p>
    <w:p w14:paraId="2E1B223B" w14:textId="77777777" w:rsidR="00652B57" w:rsidRDefault="002F3F3B" w:rsidP="00EF006F">
      <w:pPr>
        <w:widowControl w:val="0"/>
        <w:numPr>
          <w:ilvl w:val="0"/>
          <w:numId w:val="14"/>
        </w:numPr>
        <w:adjustRightInd w:val="0"/>
        <w:spacing w:before="40" w:after="20"/>
        <w:ind w:left="714" w:hanging="357"/>
        <w:textAlignment w:val="baseline"/>
        <w:rPr>
          <w:lang w:val="fr-CA"/>
        </w:rPr>
      </w:pPr>
      <w:r>
        <w:rPr>
          <w:lang w:val="fr-CA"/>
        </w:rPr>
        <w:t>CGI MAS</w:t>
      </w:r>
      <w:r w:rsidR="00955E22">
        <w:rPr>
          <w:lang w:val="fr-CA"/>
        </w:rPr>
        <w:t xml:space="preserve"> DTS-</w:t>
      </w:r>
      <w:r w:rsidR="00FC3FFB">
        <w:rPr>
          <w:lang w:val="fr-CA"/>
        </w:rPr>
        <w:t>RTS</w:t>
      </w:r>
    </w:p>
    <w:p w14:paraId="2E1B223C" w14:textId="77777777" w:rsidR="002F3F3B" w:rsidRPr="00F92C20" w:rsidRDefault="002F3F3B" w:rsidP="00EF006F">
      <w:pPr>
        <w:widowControl w:val="0"/>
        <w:numPr>
          <w:ilvl w:val="0"/>
          <w:numId w:val="14"/>
        </w:numPr>
        <w:adjustRightInd w:val="0"/>
        <w:spacing w:before="40" w:after="20"/>
        <w:ind w:left="714" w:hanging="357"/>
        <w:textAlignment w:val="baseline"/>
        <w:rPr>
          <w:lang w:val="en-CA"/>
        </w:rPr>
      </w:pPr>
      <w:r w:rsidRPr="00F92C20">
        <w:rPr>
          <w:lang w:val="en-CA"/>
        </w:rPr>
        <w:t xml:space="preserve">CGI </w:t>
      </w:r>
      <w:r w:rsidR="00652B57">
        <w:rPr>
          <w:lang w:val="en-CA"/>
        </w:rPr>
        <w:t>Linux Support Team</w:t>
      </w:r>
    </w:p>
    <w:p w14:paraId="2E1B223D" w14:textId="77777777" w:rsidR="00D56C3A" w:rsidRDefault="00D56C3A" w:rsidP="00EF006F">
      <w:pPr>
        <w:widowControl w:val="0"/>
        <w:numPr>
          <w:ilvl w:val="0"/>
          <w:numId w:val="14"/>
        </w:numPr>
        <w:adjustRightInd w:val="0"/>
        <w:spacing w:before="40" w:after="20"/>
        <w:ind w:left="714" w:hanging="357"/>
        <w:textAlignment w:val="baseline"/>
      </w:pPr>
      <w:r>
        <w:t>CGI Backup &amp; Restore</w:t>
      </w:r>
    </w:p>
    <w:p w14:paraId="2E1B223E" w14:textId="77777777" w:rsidR="00F6031F" w:rsidRDefault="00F6031F" w:rsidP="00EF006F">
      <w:pPr>
        <w:widowControl w:val="0"/>
        <w:numPr>
          <w:ilvl w:val="0"/>
          <w:numId w:val="14"/>
        </w:numPr>
        <w:adjustRightInd w:val="0"/>
        <w:spacing w:before="40" w:after="20"/>
        <w:ind w:left="714" w:hanging="357"/>
        <w:textAlignment w:val="baseline"/>
      </w:pPr>
      <w:r>
        <w:t xml:space="preserve">CGI </w:t>
      </w:r>
      <w:proofErr w:type="spellStart"/>
      <w:r>
        <w:t>PatchLink</w:t>
      </w:r>
      <w:proofErr w:type="spellEnd"/>
      <w:r>
        <w:t xml:space="preserve"> Support</w:t>
      </w:r>
    </w:p>
    <w:p w14:paraId="2E1B223F" w14:textId="77777777" w:rsidR="00305361" w:rsidRDefault="00305361" w:rsidP="00EF006F">
      <w:pPr>
        <w:widowControl w:val="0"/>
        <w:numPr>
          <w:ilvl w:val="0"/>
          <w:numId w:val="14"/>
        </w:numPr>
        <w:adjustRightInd w:val="0"/>
        <w:spacing w:before="40" w:after="20"/>
        <w:ind w:left="714" w:hanging="357"/>
        <w:textAlignment w:val="baseline"/>
      </w:pPr>
      <w:r>
        <w:t>CGI DSO Security (McAfee)</w:t>
      </w:r>
    </w:p>
    <w:p w14:paraId="2E1B2240" w14:textId="77777777" w:rsidR="00D56C3A" w:rsidRDefault="00D56C3A" w:rsidP="00EF006F">
      <w:pPr>
        <w:widowControl w:val="0"/>
        <w:numPr>
          <w:ilvl w:val="0"/>
          <w:numId w:val="14"/>
        </w:numPr>
        <w:adjustRightInd w:val="0"/>
        <w:spacing w:before="40" w:after="20"/>
        <w:ind w:left="714" w:hanging="357"/>
        <w:textAlignment w:val="baseline"/>
      </w:pPr>
      <w:r>
        <w:t xml:space="preserve">CGI GMSS – </w:t>
      </w:r>
      <w:proofErr w:type="spellStart"/>
      <w:r>
        <w:t>ArcSight</w:t>
      </w:r>
      <w:proofErr w:type="spellEnd"/>
      <w:r>
        <w:t xml:space="preserve"> Support</w:t>
      </w:r>
    </w:p>
    <w:p w14:paraId="2E1B2241" w14:textId="77777777" w:rsidR="00305361" w:rsidRDefault="00305361" w:rsidP="00EF006F">
      <w:pPr>
        <w:widowControl w:val="0"/>
        <w:numPr>
          <w:ilvl w:val="0"/>
          <w:numId w:val="14"/>
        </w:numPr>
        <w:adjustRightInd w:val="0"/>
        <w:spacing w:before="40" w:after="20"/>
        <w:ind w:left="714" w:hanging="357"/>
        <w:textAlignment w:val="baseline"/>
      </w:pPr>
      <w:r>
        <w:t>CGI Monitoring, Performance, and Capacity (MPC)</w:t>
      </w:r>
    </w:p>
    <w:p w14:paraId="2E1B2242" w14:textId="77777777" w:rsidR="002F3F3B" w:rsidRDefault="002F3F3B" w:rsidP="00EF006F">
      <w:pPr>
        <w:widowControl w:val="0"/>
        <w:numPr>
          <w:ilvl w:val="0"/>
          <w:numId w:val="14"/>
        </w:numPr>
        <w:adjustRightInd w:val="0"/>
        <w:spacing w:before="40" w:after="20"/>
        <w:ind w:left="714" w:hanging="357"/>
        <w:textAlignment w:val="baseline"/>
      </w:pPr>
      <w:r>
        <w:t>CGI Service Management (SM)</w:t>
      </w:r>
    </w:p>
    <w:p w14:paraId="2E1B2243" w14:textId="77777777" w:rsidR="002F3F3B" w:rsidRDefault="002F3F3B" w:rsidP="002F3F3B">
      <w:pPr>
        <w:rPr>
          <w:u w:val="single"/>
        </w:rPr>
      </w:pPr>
    </w:p>
    <w:p w14:paraId="2E1B2244" w14:textId="77777777" w:rsidR="002F3F3B" w:rsidRPr="005056ED" w:rsidRDefault="002F3F3B" w:rsidP="002F3F3B">
      <w:pPr>
        <w:rPr>
          <w:u w:val="single"/>
        </w:rPr>
      </w:pPr>
      <w:smartTag w:uri="urn:schemas-microsoft-com:office:smarttags" w:element="City">
        <w:r w:rsidRPr="005056ED">
          <w:rPr>
            <w:u w:val="single"/>
          </w:rPr>
          <w:t>Bell</w:t>
        </w:r>
      </w:smartTag>
      <w:r w:rsidRPr="005056ED">
        <w:rPr>
          <w:u w:val="single"/>
        </w:rPr>
        <w:t xml:space="preserve"> </w:t>
      </w:r>
      <w:smartTag w:uri="urn:schemas-microsoft-com:office:smarttags" w:element="place">
        <w:smartTag w:uri="urn:schemas-microsoft-com:office:smarttags" w:element="country-region">
          <w:r w:rsidRPr="005056ED">
            <w:rPr>
              <w:u w:val="single"/>
            </w:rPr>
            <w:t>Canada</w:t>
          </w:r>
        </w:smartTag>
      </w:smartTag>
      <w:r w:rsidRPr="005056ED">
        <w:rPr>
          <w:u w:val="single"/>
        </w:rPr>
        <w:t xml:space="preserve"> and their Vendors</w:t>
      </w:r>
    </w:p>
    <w:p w14:paraId="2E1B2245" w14:textId="77777777" w:rsidR="002F3F3B" w:rsidRDefault="002F3F3B" w:rsidP="00EF006F">
      <w:pPr>
        <w:widowControl w:val="0"/>
        <w:numPr>
          <w:ilvl w:val="0"/>
          <w:numId w:val="14"/>
        </w:numPr>
        <w:adjustRightInd w:val="0"/>
        <w:spacing w:before="40" w:after="20"/>
        <w:ind w:left="714" w:hanging="357"/>
        <w:textAlignment w:val="baseline"/>
      </w:pPr>
      <w:r>
        <w:t>Bell Application Owner</w:t>
      </w:r>
    </w:p>
    <w:p w14:paraId="2E1B2246" w14:textId="77777777" w:rsidR="00C567EF" w:rsidRDefault="00C567EF" w:rsidP="00EF006F">
      <w:pPr>
        <w:widowControl w:val="0"/>
        <w:numPr>
          <w:ilvl w:val="0"/>
          <w:numId w:val="14"/>
        </w:numPr>
        <w:adjustRightInd w:val="0"/>
        <w:spacing w:before="40" w:after="20"/>
        <w:ind w:left="714" w:hanging="357"/>
        <w:textAlignment w:val="baseline"/>
      </w:pPr>
      <w:r>
        <w:t>Bell Billing Services Management</w:t>
      </w:r>
    </w:p>
    <w:p w14:paraId="2E1B2247" w14:textId="77777777" w:rsidR="00543C12" w:rsidRDefault="00543C12" w:rsidP="00EF006F">
      <w:pPr>
        <w:widowControl w:val="0"/>
        <w:numPr>
          <w:ilvl w:val="0"/>
          <w:numId w:val="14"/>
        </w:numPr>
        <w:adjustRightInd w:val="0"/>
        <w:spacing w:before="40" w:after="20"/>
        <w:ind w:left="714" w:hanging="357"/>
        <w:textAlignment w:val="baseline"/>
      </w:pPr>
      <w:r>
        <w:t>Bell Corporate Emergency Management</w:t>
      </w:r>
    </w:p>
    <w:p w14:paraId="2E1B2248" w14:textId="77777777" w:rsidR="00652B57" w:rsidRDefault="00652B57" w:rsidP="00EF006F">
      <w:pPr>
        <w:widowControl w:val="0"/>
        <w:numPr>
          <w:ilvl w:val="0"/>
          <w:numId w:val="14"/>
        </w:numPr>
        <w:adjustRightInd w:val="0"/>
        <w:spacing w:before="40" w:after="20"/>
        <w:ind w:left="714" w:hanging="357"/>
        <w:textAlignment w:val="baseline"/>
      </w:pPr>
      <w:r>
        <w:t>Bell Data Network Services &amp; Support (DNSS)</w:t>
      </w:r>
    </w:p>
    <w:p w14:paraId="2E1B2249" w14:textId="77777777" w:rsidR="00F6031F" w:rsidRDefault="00F6031F" w:rsidP="00EF006F">
      <w:pPr>
        <w:widowControl w:val="0"/>
        <w:numPr>
          <w:ilvl w:val="0"/>
          <w:numId w:val="14"/>
        </w:numPr>
        <w:adjustRightInd w:val="0"/>
        <w:spacing w:before="40" w:after="20"/>
        <w:ind w:left="714" w:hanging="357"/>
        <w:textAlignment w:val="baseline"/>
      </w:pPr>
      <w:smartTag w:uri="urn:schemas-microsoft-com:office:smarttags" w:element="place">
        <w:smartTag w:uri="urn:schemas-microsoft-com:office:smarttags" w:element="City">
          <w:r>
            <w:lastRenderedPageBreak/>
            <w:t>Bell</w:t>
          </w:r>
        </w:smartTag>
      </w:smartTag>
      <w:r>
        <w:t xml:space="preserve"> Corporate Security C&amp;M</w:t>
      </w:r>
    </w:p>
    <w:p w14:paraId="2E1B224A" w14:textId="77777777" w:rsidR="00543C12" w:rsidRDefault="00543C12" w:rsidP="00EF006F">
      <w:pPr>
        <w:widowControl w:val="0"/>
        <w:numPr>
          <w:ilvl w:val="0"/>
          <w:numId w:val="14"/>
        </w:numPr>
        <w:adjustRightInd w:val="0"/>
        <w:spacing w:before="40" w:after="20"/>
        <w:ind w:left="714" w:hanging="357"/>
        <w:textAlignment w:val="baseline"/>
      </w:pPr>
      <w:r>
        <w:t>Bell NIDS and WAF Team</w:t>
      </w:r>
    </w:p>
    <w:p w14:paraId="2E1B224B" w14:textId="77777777" w:rsidR="00351B15" w:rsidRDefault="00351B15" w:rsidP="00EF006F">
      <w:pPr>
        <w:widowControl w:val="0"/>
        <w:numPr>
          <w:ilvl w:val="0"/>
          <w:numId w:val="14"/>
        </w:numPr>
        <w:adjustRightInd w:val="0"/>
        <w:spacing w:before="40" w:after="20"/>
        <w:ind w:left="714" w:hanging="357"/>
        <w:textAlignment w:val="baseline"/>
      </w:pPr>
      <w:r>
        <w:t>IBM</w:t>
      </w:r>
    </w:p>
    <w:p w14:paraId="2E1B224C" w14:textId="77777777" w:rsidR="00D56C3A" w:rsidRDefault="00D56C3A" w:rsidP="00EF006F">
      <w:pPr>
        <w:widowControl w:val="0"/>
        <w:numPr>
          <w:ilvl w:val="0"/>
          <w:numId w:val="14"/>
        </w:numPr>
        <w:adjustRightInd w:val="0"/>
        <w:spacing w:before="40" w:after="20"/>
        <w:ind w:left="714" w:hanging="357"/>
        <w:textAlignment w:val="baseline"/>
      </w:pPr>
      <w:r>
        <w:t xml:space="preserve">Oracle – </w:t>
      </w:r>
      <w:proofErr w:type="spellStart"/>
      <w:r>
        <w:t>Weblogic</w:t>
      </w:r>
      <w:proofErr w:type="spellEnd"/>
      <w:r>
        <w:t xml:space="preserve"> Support</w:t>
      </w:r>
    </w:p>
    <w:p w14:paraId="2E1B224D" w14:textId="77777777" w:rsidR="00652B57" w:rsidRDefault="00652B57" w:rsidP="00EF006F">
      <w:pPr>
        <w:widowControl w:val="0"/>
        <w:numPr>
          <w:ilvl w:val="0"/>
          <w:numId w:val="14"/>
        </w:numPr>
        <w:adjustRightInd w:val="0"/>
        <w:spacing w:before="40" w:after="20"/>
        <w:ind w:left="714" w:hanging="357"/>
        <w:textAlignment w:val="baseline"/>
      </w:pPr>
      <w:r>
        <w:t>Red Hat</w:t>
      </w:r>
    </w:p>
    <w:p w14:paraId="2E1B224E" w14:textId="77777777" w:rsidR="002F3F3B" w:rsidRPr="00D97A51" w:rsidRDefault="002F3F3B" w:rsidP="002F3F3B">
      <w:pPr>
        <w:spacing w:before="40" w:after="20"/>
        <w:rPr>
          <w:lang w:val="en-CA"/>
        </w:rPr>
      </w:pPr>
    </w:p>
    <w:p w14:paraId="2E1B224F" w14:textId="77777777" w:rsidR="002F3F3B" w:rsidRPr="00474ACF" w:rsidRDefault="002F3F3B" w:rsidP="002F3F3B">
      <w:pPr>
        <w:rPr>
          <w:u w:val="single"/>
        </w:rPr>
      </w:pPr>
      <w:r w:rsidRPr="00474ACF">
        <w:rPr>
          <w:u w:val="single"/>
        </w:rPr>
        <w:t xml:space="preserve">Interfacing </w:t>
      </w:r>
      <w:r>
        <w:rPr>
          <w:u w:val="single"/>
        </w:rPr>
        <w:t>Client (BSS) A</w:t>
      </w:r>
      <w:r w:rsidRPr="00474ACF">
        <w:rPr>
          <w:u w:val="single"/>
        </w:rPr>
        <w:t>pplications</w:t>
      </w:r>
    </w:p>
    <w:p w14:paraId="2E1B2250" w14:textId="77777777" w:rsidR="00D944B5" w:rsidRDefault="00D944B5" w:rsidP="00EF006F">
      <w:pPr>
        <w:widowControl w:val="0"/>
        <w:numPr>
          <w:ilvl w:val="0"/>
          <w:numId w:val="14"/>
        </w:numPr>
        <w:adjustRightInd w:val="0"/>
        <w:spacing w:before="40" w:after="20"/>
        <w:ind w:left="714" w:hanging="357"/>
        <w:textAlignment w:val="baseline"/>
        <w:rPr>
          <w:ins w:id="703" w:author="Giacomini-Varvarigos, Maria" w:date="2013-02-04T17:02:00Z"/>
          <w:lang w:val="fr-CA"/>
        </w:rPr>
      </w:pPr>
      <w:ins w:id="704" w:author="Giacomini-Varvarigos, Maria" w:date="2013-02-04T17:02:00Z">
        <w:r>
          <w:t>Bell.ca Shop</w:t>
        </w:r>
      </w:ins>
    </w:p>
    <w:p w14:paraId="2E1B2251" w14:textId="77777777" w:rsidR="005205E2" w:rsidRDefault="005205E2" w:rsidP="00EF006F">
      <w:pPr>
        <w:widowControl w:val="0"/>
        <w:numPr>
          <w:ilvl w:val="0"/>
          <w:numId w:val="14"/>
        </w:numPr>
        <w:adjustRightInd w:val="0"/>
        <w:spacing w:before="40" w:after="20"/>
        <w:ind w:left="714" w:hanging="357"/>
        <w:textAlignment w:val="baseline"/>
        <w:rPr>
          <w:lang w:val="fr-CA"/>
        </w:rPr>
      </w:pPr>
      <w:proofErr w:type="spellStart"/>
      <w:r>
        <w:rPr>
          <w:lang w:val="fr-CA"/>
        </w:rPr>
        <w:t>Credit</w:t>
      </w:r>
      <w:proofErr w:type="spellEnd"/>
      <w:r>
        <w:rPr>
          <w:lang w:val="fr-CA"/>
        </w:rPr>
        <w:t xml:space="preserve"> Express</w:t>
      </w:r>
    </w:p>
    <w:p w14:paraId="2E1B2252" w14:textId="77777777" w:rsidR="003121B6" w:rsidRDefault="003121B6" w:rsidP="00EF006F">
      <w:pPr>
        <w:widowControl w:val="0"/>
        <w:numPr>
          <w:ilvl w:val="0"/>
          <w:numId w:val="14"/>
        </w:numPr>
        <w:adjustRightInd w:val="0"/>
        <w:spacing w:before="40" w:after="20"/>
        <w:ind w:left="714" w:hanging="357"/>
        <w:textAlignment w:val="baseline"/>
        <w:rPr>
          <w:lang w:val="fr-CA"/>
        </w:rPr>
      </w:pPr>
      <w:r>
        <w:rPr>
          <w:lang w:val="fr-CA"/>
        </w:rPr>
        <w:t>DART</w:t>
      </w:r>
    </w:p>
    <w:p w14:paraId="2E1B2253" w14:textId="77777777" w:rsidR="002F3F3B" w:rsidRDefault="002F3F3B" w:rsidP="00EF006F">
      <w:pPr>
        <w:widowControl w:val="0"/>
        <w:numPr>
          <w:ilvl w:val="0"/>
          <w:numId w:val="14"/>
        </w:numPr>
        <w:adjustRightInd w:val="0"/>
        <w:spacing w:before="40" w:after="20"/>
        <w:ind w:left="714" w:hanging="357"/>
        <w:textAlignment w:val="baseline"/>
        <w:rPr>
          <w:lang w:val="fr-CA"/>
        </w:rPr>
      </w:pPr>
      <w:r>
        <w:rPr>
          <w:lang w:val="fr-CA"/>
        </w:rPr>
        <w:t>ODS</w:t>
      </w:r>
    </w:p>
    <w:p w14:paraId="2E1B2254" w14:textId="77777777" w:rsidR="002F3F3B" w:rsidRDefault="002F3F3B" w:rsidP="00EF006F">
      <w:pPr>
        <w:widowControl w:val="0"/>
        <w:numPr>
          <w:ilvl w:val="0"/>
          <w:numId w:val="14"/>
        </w:numPr>
        <w:adjustRightInd w:val="0"/>
        <w:spacing w:before="40" w:after="20"/>
        <w:ind w:left="714" w:hanging="357"/>
        <w:textAlignment w:val="baseline"/>
        <w:rPr>
          <w:lang w:val="fr-CA"/>
        </w:rPr>
      </w:pPr>
      <w:proofErr w:type="spellStart"/>
      <w:r>
        <w:rPr>
          <w:lang w:val="fr-CA"/>
        </w:rPr>
        <w:t>OrderMax</w:t>
      </w:r>
      <w:proofErr w:type="spellEnd"/>
    </w:p>
    <w:p w14:paraId="2E1B2255" w14:textId="77777777" w:rsidR="002F3F3B" w:rsidRDefault="002F3F3B" w:rsidP="00EF006F">
      <w:pPr>
        <w:widowControl w:val="0"/>
        <w:numPr>
          <w:ilvl w:val="0"/>
          <w:numId w:val="14"/>
        </w:numPr>
        <w:adjustRightInd w:val="0"/>
        <w:spacing w:before="40" w:after="20"/>
        <w:ind w:left="714" w:hanging="357"/>
        <w:textAlignment w:val="baseline"/>
        <w:rPr>
          <w:lang w:val="fr-CA"/>
        </w:rPr>
      </w:pPr>
      <w:proofErr w:type="spellStart"/>
      <w:r>
        <w:rPr>
          <w:lang w:val="fr-CA"/>
        </w:rPr>
        <w:t>S</w:t>
      </w:r>
      <w:r w:rsidR="007F6E06">
        <w:rPr>
          <w:lang w:val="fr-CA"/>
        </w:rPr>
        <w:t>IMPLe</w:t>
      </w:r>
      <w:proofErr w:type="spellEnd"/>
    </w:p>
    <w:p w14:paraId="2E1B2256" w14:textId="77777777" w:rsidR="002F4509" w:rsidRPr="002F4509" w:rsidRDefault="002F4509" w:rsidP="00EF006F">
      <w:pPr>
        <w:widowControl w:val="0"/>
        <w:numPr>
          <w:ilvl w:val="0"/>
          <w:numId w:val="14"/>
        </w:numPr>
        <w:adjustRightInd w:val="0"/>
        <w:spacing w:before="40" w:after="20"/>
        <w:ind w:left="714" w:hanging="357"/>
        <w:textAlignment w:val="baseline"/>
        <w:rPr>
          <w:lang w:val="fr-CA"/>
        </w:rPr>
      </w:pPr>
      <w:r>
        <w:rPr>
          <w:lang w:val="fr-CA"/>
        </w:rPr>
        <w:t>CGI MAS – VAS-POS</w:t>
      </w:r>
    </w:p>
    <w:p w14:paraId="2E1B2257" w14:textId="77777777" w:rsidR="002F3F3B" w:rsidRDefault="002F3F3B" w:rsidP="00EF006F">
      <w:pPr>
        <w:widowControl w:val="0"/>
        <w:numPr>
          <w:ilvl w:val="0"/>
          <w:numId w:val="14"/>
        </w:numPr>
        <w:adjustRightInd w:val="0"/>
        <w:spacing w:before="40" w:after="20"/>
        <w:ind w:left="714" w:hanging="357"/>
        <w:textAlignment w:val="baseline"/>
        <w:rPr>
          <w:ins w:id="705" w:author="Giacomini-Varvarigos, Maria" w:date="2012-12-19T21:14:00Z"/>
          <w:lang w:val="fr-CA"/>
        </w:rPr>
      </w:pPr>
      <w:proofErr w:type="spellStart"/>
      <w:r>
        <w:rPr>
          <w:lang w:val="fr-CA"/>
        </w:rPr>
        <w:t>Vucare</w:t>
      </w:r>
      <w:proofErr w:type="spellEnd"/>
    </w:p>
    <w:p w14:paraId="2E1B2258" w14:textId="77777777" w:rsidR="00081444" w:rsidRDefault="00081444" w:rsidP="00EF006F">
      <w:pPr>
        <w:widowControl w:val="0"/>
        <w:numPr>
          <w:ilvl w:val="0"/>
          <w:numId w:val="14"/>
        </w:numPr>
        <w:adjustRightInd w:val="0"/>
        <w:spacing w:before="40" w:after="20"/>
        <w:ind w:left="714" w:hanging="357"/>
        <w:textAlignment w:val="baseline"/>
        <w:rPr>
          <w:ins w:id="706" w:author="Giacomini-Varvarigos, Maria" w:date="2012-12-19T21:14:00Z"/>
          <w:lang w:val="fr-CA"/>
        </w:rPr>
      </w:pPr>
      <w:ins w:id="707" w:author="Giacomini-Varvarigos, Maria" w:date="2012-12-19T21:14:00Z">
        <w:r>
          <w:rPr>
            <w:lang w:val="fr-CA"/>
          </w:rPr>
          <w:t>WAC</w:t>
        </w:r>
      </w:ins>
    </w:p>
    <w:p w14:paraId="2E1B2259" w14:textId="77777777" w:rsidR="00081444" w:rsidDel="00081444" w:rsidRDefault="00081444" w:rsidP="00EF006F">
      <w:pPr>
        <w:widowControl w:val="0"/>
        <w:numPr>
          <w:ilvl w:val="0"/>
          <w:numId w:val="14"/>
        </w:numPr>
        <w:adjustRightInd w:val="0"/>
        <w:spacing w:before="40" w:after="20"/>
        <w:ind w:left="714" w:hanging="357"/>
        <w:textAlignment w:val="baseline"/>
        <w:rPr>
          <w:del w:id="708" w:author="Giacomini-Varvarigos, Maria" w:date="2012-12-19T21:14:00Z"/>
          <w:lang w:val="fr-CA"/>
        </w:rPr>
      </w:pPr>
    </w:p>
    <w:p w14:paraId="2E1B225A" w14:textId="77777777" w:rsidR="002F3F3B" w:rsidRDefault="002F3F3B" w:rsidP="002F3F3B">
      <w:pPr>
        <w:spacing w:before="40" w:after="20"/>
        <w:rPr>
          <w:u w:val="single"/>
          <w:lang w:val="fr-CA"/>
        </w:rPr>
      </w:pPr>
    </w:p>
    <w:p w14:paraId="2E1B225B" w14:textId="77777777" w:rsidR="002F3F3B" w:rsidRPr="004D2BED" w:rsidRDefault="002F3F3B" w:rsidP="002F3F3B">
      <w:pPr>
        <w:spacing w:before="40" w:after="20"/>
        <w:rPr>
          <w:u w:val="single"/>
          <w:lang w:val="en-CA"/>
        </w:rPr>
      </w:pPr>
      <w:r w:rsidRPr="004D2BED">
        <w:rPr>
          <w:u w:val="single"/>
          <w:lang w:val="en-CA"/>
        </w:rPr>
        <w:t>Credit and Payment Service Providers</w:t>
      </w:r>
    </w:p>
    <w:p w14:paraId="2E1B225C" w14:textId="77777777" w:rsidR="002F3F3B" w:rsidRDefault="002F3F3B" w:rsidP="00EF006F">
      <w:pPr>
        <w:widowControl w:val="0"/>
        <w:numPr>
          <w:ilvl w:val="0"/>
          <w:numId w:val="14"/>
        </w:numPr>
        <w:adjustRightInd w:val="0"/>
        <w:spacing w:before="40" w:after="20"/>
        <w:ind w:left="714" w:hanging="357"/>
        <w:textAlignment w:val="baseline"/>
        <w:rPr>
          <w:lang w:val="fr-CA"/>
        </w:rPr>
      </w:pPr>
      <w:proofErr w:type="spellStart"/>
      <w:r>
        <w:rPr>
          <w:lang w:val="fr-CA"/>
        </w:rPr>
        <w:t>Equifax</w:t>
      </w:r>
      <w:proofErr w:type="spellEnd"/>
    </w:p>
    <w:p w14:paraId="2E1B225D" w14:textId="77777777" w:rsidR="002F3F3B" w:rsidRDefault="002F3F3B" w:rsidP="00EF006F">
      <w:pPr>
        <w:widowControl w:val="0"/>
        <w:numPr>
          <w:ilvl w:val="0"/>
          <w:numId w:val="14"/>
        </w:numPr>
        <w:adjustRightInd w:val="0"/>
        <w:spacing w:before="40" w:after="20"/>
        <w:ind w:left="714" w:hanging="357"/>
        <w:textAlignment w:val="baseline"/>
        <w:rPr>
          <w:lang w:val="fr-CA"/>
        </w:rPr>
      </w:pPr>
      <w:r>
        <w:rPr>
          <w:lang w:val="fr-CA"/>
        </w:rPr>
        <w:t>PayPal</w:t>
      </w:r>
    </w:p>
    <w:p w14:paraId="2E1B225E" w14:textId="77777777" w:rsidR="002F3F3B" w:rsidRDefault="002F3F3B" w:rsidP="00EF006F">
      <w:pPr>
        <w:widowControl w:val="0"/>
        <w:numPr>
          <w:ilvl w:val="0"/>
          <w:numId w:val="14"/>
        </w:numPr>
        <w:adjustRightInd w:val="0"/>
        <w:spacing w:before="40" w:after="20"/>
        <w:ind w:left="714" w:hanging="357"/>
        <w:textAlignment w:val="baseline"/>
        <w:rPr>
          <w:lang w:val="fr-CA"/>
        </w:rPr>
      </w:pPr>
      <w:proofErr w:type="spellStart"/>
      <w:r>
        <w:rPr>
          <w:lang w:val="fr-CA"/>
        </w:rPr>
        <w:t>Prism</w:t>
      </w:r>
      <w:proofErr w:type="spellEnd"/>
    </w:p>
    <w:p w14:paraId="2E1B225F" w14:textId="77777777" w:rsidR="002F3F3B" w:rsidRPr="002F3F3B" w:rsidRDefault="002F3F3B" w:rsidP="002F3F3B"/>
    <w:p w14:paraId="2E1B2260" w14:textId="77777777" w:rsidR="000B44BE" w:rsidRDefault="002F3F3B">
      <w:pPr>
        <w:pStyle w:val="Heading3"/>
      </w:pPr>
      <w:bookmarkStart w:id="709" w:name="_Toc352915435"/>
      <w:r>
        <w:t>CGI Customer Service Desk (CSD)</w:t>
      </w:r>
      <w:r w:rsidR="00EF6285">
        <w:t xml:space="preserve"> – Service Restoration Analyst (SRA)</w:t>
      </w:r>
      <w:bookmarkEnd w:id="709"/>
    </w:p>
    <w:p w14:paraId="2E1B2261" w14:textId="77777777" w:rsidR="00FE7FDF" w:rsidRPr="00703428" w:rsidRDefault="00FE7FDF" w:rsidP="00FE7FDF">
      <w:pPr>
        <w:rPr>
          <w:ins w:id="710" w:author="Giacomini-Varvarigos, Maria" w:date="2013-01-10T13:08:00Z"/>
        </w:rPr>
      </w:pPr>
      <w:bookmarkStart w:id="711" w:name="_CGI_MAS_–"/>
      <w:bookmarkStart w:id="712" w:name="_CGI_MAS_DTS-PVS"/>
      <w:bookmarkEnd w:id="711"/>
      <w:bookmarkEnd w:id="712"/>
      <w:ins w:id="713" w:author="Giacomini-Varvarigos, Maria" w:date="2013-01-10T13:08:00Z">
        <w:r w:rsidRPr="00703428">
          <w:t xml:space="preserve">The CGI Help Desk (CSD) is the single point of contact for </w:t>
        </w:r>
        <w:smartTag w:uri="urn:schemas-microsoft-com:office:smarttags" w:element="City">
          <w:r w:rsidRPr="00703428">
            <w:t>Bell</w:t>
          </w:r>
        </w:smartTag>
        <w:r w:rsidRPr="00703428">
          <w:t xml:space="preserve"> </w:t>
        </w:r>
        <w:smartTag w:uri="urn:schemas-microsoft-com:office:smarttags" w:element="time">
          <w:smartTag w:uri="urn:schemas-microsoft-com:office:smarttags" w:element="country-region">
            <w:r w:rsidRPr="00703428">
              <w:t>Canada</w:t>
            </w:r>
          </w:smartTag>
        </w:smartTag>
        <w:r w:rsidRPr="00703428">
          <w:t xml:space="preserve"> employees. The Service Recovery Analyst (SRA) will be providing first line support for the Bell Canada clients.</w:t>
        </w:r>
      </w:ins>
    </w:p>
    <w:p w14:paraId="2E1B2262" w14:textId="77777777" w:rsidR="00FE7FDF" w:rsidRPr="00703428" w:rsidRDefault="00FE7FDF" w:rsidP="00FE7FDF">
      <w:pPr>
        <w:rPr>
          <w:ins w:id="714" w:author="Giacomini-Varvarigos, Maria" w:date="2013-01-10T13:08:00Z"/>
        </w:rPr>
      </w:pPr>
    </w:p>
    <w:p w14:paraId="2E1B2263" w14:textId="77777777" w:rsidR="00FE7FDF" w:rsidRPr="00703428" w:rsidRDefault="00FE7FDF" w:rsidP="00FE7FDF">
      <w:pPr>
        <w:rPr>
          <w:ins w:id="715" w:author="Giacomini-Varvarigos, Maria" w:date="2013-01-10T13:08:00Z"/>
          <w:b/>
        </w:rPr>
      </w:pPr>
      <w:ins w:id="716" w:author="Giacomini-Varvarigos, Maria" w:date="2013-01-10T13:08:00Z">
        <w:r w:rsidRPr="00703428">
          <w:rPr>
            <w:b/>
          </w:rPr>
          <w:t xml:space="preserve">SRA responsibilities are: </w:t>
        </w:r>
      </w:ins>
    </w:p>
    <w:p w14:paraId="2E1B2264" w14:textId="77777777" w:rsidR="00FE7FDF" w:rsidRPr="00703428" w:rsidRDefault="00FE7FDF" w:rsidP="00FE7FDF">
      <w:pPr>
        <w:numPr>
          <w:ilvl w:val="0"/>
          <w:numId w:val="49"/>
        </w:numPr>
        <w:spacing w:before="0" w:after="0"/>
        <w:jc w:val="left"/>
        <w:rPr>
          <w:ins w:id="717" w:author="Giacomini-Varvarigos, Maria" w:date="2013-01-10T13:08:00Z"/>
        </w:rPr>
      </w:pPr>
      <w:ins w:id="718" w:author="Giacomini-Varvarigos, Maria" w:date="2013-01-10T13:08:00Z">
        <w:r w:rsidRPr="00703428">
          <w:t xml:space="preserve">Provide bilingual support in French and English through a toll free number and a local </w:t>
        </w:r>
        <w:smartTag w:uri="urn:schemas-microsoft-com:office:smarttags" w:element="time">
          <w:smartTag w:uri="urn:schemas-microsoft-com:office:smarttags" w:element="City">
            <w:r w:rsidRPr="00703428">
              <w:t>Montreal</w:t>
            </w:r>
          </w:smartTag>
        </w:smartTag>
        <w:r w:rsidRPr="00703428">
          <w:t xml:space="preserve"> number.</w:t>
        </w:r>
      </w:ins>
    </w:p>
    <w:p w14:paraId="2E1B2265" w14:textId="77777777" w:rsidR="00FE7FDF" w:rsidRPr="00703428" w:rsidRDefault="00FE7FDF" w:rsidP="00FE7FDF">
      <w:pPr>
        <w:numPr>
          <w:ilvl w:val="0"/>
          <w:numId w:val="49"/>
        </w:numPr>
        <w:spacing w:before="0" w:after="0"/>
        <w:jc w:val="left"/>
        <w:rPr>
          <w:ins w:id="719" w:author="Giacomini-Varvarigos, Maria" w:date="2013-01-10T13:08:00Z"/>
        </w:rPr>
      </w:pPr>
      <w:ins w:id="720" w:author="Giacomini-Varvarigos, Maria" w:date="2013-01-10T13:08:00Z">
        <w:r w:rsidRPr="00703428">
          <w:t>Answer calls based on predefined Service Level Agreement (SLA).</w:t>
        </w:r>
      </w:ins>
    </w:p>
    <w:p w14:paraId="2E1B2266" w14:textId="77777777" w:rsidR="00FE7FDF" w:rsidRPr="00703428" w:rsidRDefault="00FE7FDF" w:rsidP="00FE7FDF">
      <w:pPr>
        <w:numPr>
          <w:ilvl w:val="0"/>
          <w:numId w:val="49"/>
        </w:numPr>
        <w:spacing w:before="0" w:after="0"/>
        <w:jc w:val="left"/>
        <w:rPr>
          <w:ins w:id="721" w:author="Giacomini-Varvarigos, Maria" w:date="2013-01-10T13:08:00Z"/>
        </w:rPr>
      </w:pPr>
      <w:ins w:id="722" w:author="Giacomini-Varvarigos, Maria" w:date="2013-01-10T13:08:00Z">
        <w:r w:rsidRPr="00703428">
          <w:t>Open a</w:t>
        </w:r>
        <w:r>
          <w:t xml:space="preserve">n ITSM ticket </w:t>
        </w:r>
        <w:r w:rsidRPr="00703428">
          <w:t>for every new incident reported.</w:t>
        </w:r>
      </w:ins>
    </w:p>
    <w:p w14:paraId="2E1B2267" w14:textId="77777777" w:rsidR="00FE7FDF" w:rsidRPr="00703428" w:rsidRDefault="00FE7FDF" w:rsidP="00FE7FDF">
      <w:pPr>
        <w:numPr>
          <w:ilvl w:val="0"/>
          <w:numId w:val="49"/>
        </w:numPr>
        <w:spacing w:before="0" w:after="0"/>
        <w:jc w:val="left"/>
        <w:rPr>
          <w:ins w:id="723" w:author="Giacomini-Varvarigos, Maria" w:date="2013-01-10T13:08:00Z"/>
        </w:rPr>
      </w:pPr>
      <w:ins w:id="724" w:author="Giacomini-Varvarigos, Maria" w:date="2013-01-10T13:08:00Z">
        <w:r w:rsidRPr="00703428">
          <w:t>Assess, troubleshoot and document the incident.</w:t>
        </w:r>
      </w:ins>
    </w:p>
    <w:p w14:paraId="2E1B2268" w14:textId="77777777" w:rsidR="00FE7FDF" w:rsidRPr="00703428" w:rsidRDefault="00FE7FDF" w:rsidP="00FE7FDF">
      <w:pPr>
        <w:numPr>
          <w:ilvl w:val="0"/>
          <w:numId w:val="49"/>
        </w:numPr>
        <w:spacing w:before="0" w:after="0"/>
        <w:jc w:val="left"/>
        <w:rPr>
          <w:ins w:id="725" w:author="Giacomini-Varvarigos, Maria" w:date="2013-01-10T13:08:00Z"/>
        </w:rPr>
      </w:pPr>
      <w:ins w:id="726" w:author="Giacomini-Varvarigos, Maria" w:date="2013-01-10T13:08:00Z">
        <w:r w:rsidRPr="00703428">
          <w:t>Incidents that cannot be resolved directly by the Help Desk will be assigned to the appropriate Support Team (internal or external).</w:t>
        </w:r>
      </w:ins>
    </w:p>
    <w:p w14:paraId="2E1B2269" w14:textId="77777777" w:rsidR="00FE7FDF" w:rsidRPr="00703428" w:rsidRDefault="00FE7FDF" w:rsidP="00FE7FDF">
      <w:pPr>
        <w:numPr>
          <w:ilvl w:val="0"/>
          <w:numId w:val="49"/>
        </w:numPr>
        <w:spacing w:before="0" w:after="0"/>
        <w:jc w:val="left"/>
        <w:rPr>
          <w:ins w:id="727" w:author="Giacomini-Varvarigos, Maria" w:date="2013-01-10T13:08:00Z"/>
        </w:rPr>
      </w:pPr>
      <w:ins w:id="728" w:author="Giacomini-Varvarigos, Maria" w:date="2013-01-10T13:08:00Z">
        <w:r w:rsidRPr="00703428">
          <w:t xml:space="preserve">Assign a </w:t>
        </w:r>
        <w:r>
          <w:t>priority</w:t>
        </w:r>
        <w:r w:rsidRPr="00703428">
          <w:t xml:space="preserve"> level based on contractual agreement with Bell Canada.</w:t>
        </w:r>
      </w:ins>
    </w:p>
    <w:p w14:paraId="2E1B226A" w14:textId="77777777" w:rsidR="00FE7FDF" w:rsidRPr="00703428" w:rsidRDefault="00FE7FDF" w:rsidP="00FE7FDF">
      <w:pPr>
        <w:numPr>
          <w:ilvl w:val="0"/>
          <w:numId w:val="49"/>
        </w:numPr>
        <w:spacing w:before="0" w:after="0"/>
        <w:jc w:val="left"/>
        <w:rPr>
          <w:ins w:id="729" w:author="Giacomini-Varvarigos, Maria" w:date="2013-01-10T13:08:00Z"/>
        </w:rPr>
      </w:pPr>
      <w:ins w:id="730" w:author="Giacomini-Varvarigos, Maria" w:date="2013-01-10T13:08:00Z">
        <w:r w:rsidRPr="00703428">
          <w:t xml:space="preserve">Follow up, update and close the </w:t>
        </w:r>
        <w:r>
          <w:t>ITSM</w:t>
        </w:r>
        <w:r w:rsidRPr="00703428">
          <w:t xml:space="preserve"> </w:t>
        </w:r>
        <w:r>
          <w:t>ticket</w:t>
        </w:r>
        <w:r w:rsidRPr="00703428">
          <w:t xml:space="preserve"> based on client’s confirmation.</w:t>
        </w:r>
      </w:ins>
    </w:p>
    <w:p w14:paraId="2E1B226B" w14:textId="77777777" w:rsidR="00FE7FDF" w:rsidRPr="00703428" w:rsidRDefault="00FE7FDF" w:rsidP="00FE7FDF">
      <w:pPr>
        <w:numPr>
          <w:ilvl w:val="0"/>
          <w:numId w:val="23"/>
        </w:numPr>
        <w:spacing w:before="0" w:after="0"/>
        <w:jc w:val="left"/>
        <w:rPr>
          <w:ins w:id="731" w:author="Giacomini-Varvarigos, Maria" w:date="2013-01-10T13:08:00Z"/>
        </w:rPr>
      </w:pPr>
      <w:ins w:id="732" w:author="Giacomini-Varvarigos, Maria" w:date="2013-01-10T13:08:00Z">
        <w:r w:rsidRPr="00703428">
          <w:t xml:space="preserve">Engage the Service Recovery Specialists (SRS) for </w:t>
        </w:r>
        <w:r>
          <w:t xml:space="preserve">Critical and High Priority ITSM </w:t>
        </w:r>
        <w:r w:rsidRPr="00703428">
          <w:t>tickets.</w:t>
        </w:r>
      </w:ins>
    </w:p>
    <w:p w14:paraId="2E1B226C" w14:textId="77777777" w:rsidR="00FE7FDF" w:rsidRDefault="00FE7FDF" w:rsidP="00FE7FDF">
      <w:pPr>
        <w:rPr>
          <w:ins w:id="733" w:author="Giacomini-Varvarigos, Maria" w:date="2013-01-10T13:08:00Z"/>
        </w:rPr>
      </w:pPr>
    </w:p>
    <w:p w14:paraId="2E1B226D" w14:textId="77777777" w:rsidR="00FE7FDF" w:rsidRDefault="00FE7FDF" w:rsidP="00FE7FDF">
      <w:pPr>
        <w:rPr>
          <w:ins w:id="734" w:author="Giacomini-Varvarigos, Maria" w:date="2013-01-10T13:08:00Z"/>
          <w:b/>
        </w:rPr>
      </w:pPr>
      <w:ins w:id="735" w:author="Giacomini-Varvarigos, Maria" w:date="2013-01-10T13:08:00Z">
        <w:r w:rsidRPr="00F02A87">
          <w:rPr>
            <w:b/>
          </w:rPr>
          <w:t>ITSM</w:t>
        </w:r>
        <w:r>
          <w:rPr>
            <w:b/>
          </w:rPr>
          <w:t xml:space="preserve"> </w:t>
        </w:r>
        <w:r w:rsidRPr="00F02A87">
          <w:rPr>
            <w:b/>
          </w:rPr>
          <w:t>Support group assignment:</w:t>
        </w:r>
      </w:ins>
    </w:p>
    <w:p w14:paraId="2E1B226E" w14:textId="77777777" w:rsidR="00FE7FDF" w:rsidRDefault="00FE7FDF" w:rsidP="00FE7FDF">
      <w:pPr>
        <w:rPr>
          <w:ins w:id="736" w:author="Giacomini-Varvarigos, Maria" w:date="2013-01-10T13:08:00Z"/>
          <w:rFonts w:ascii="Arial" w:hAnsi="Arial" w:cs="Arial"/>
          <w:color w:val="000080"/>
        </w:rPr>
      </w:pPr>
      <w:ins w:id="737" w:author="Giacomini-Varvarigos, Maria" w:date="2013-01-10T13:08:00Z">
        <w:r>
          <w:t>CGI Support to BC</w:t>
        </w:r>
        <w:r w:rsidRPr="00F02A87">
          <w:t xml:space="preserve"> </w:t>
        </w:r>
        <w:r>
          <w:t>-&gt;</w:t>
        </w:r>
        <w:r w:rsidRPr="00F02A87">
          <w:t xml:space="preserve"> </w:t>
        </w:r>
        <w:r w:rsidRPr="0045337C">
          <w:t xml:space="preserve">User Service Desk </w:t>
        </w:r>
        <w:r>
          <w:t>-&gt;</w:t>
        </w:r>
        <w:r w:rsidRPr="00F02A87">
          <w:t xml:space="preserve"> </w:t>
        </w:r>
        <w:r w:rsidRPr="00880410">
          <w:t>Service Restoration L1</w:t>
        </w:r>
      </w:ins>
    </w:p>
    <w:tbl>
      <w:tblPr>
        <w:tblW w:w="9180" w:type="dxa"/>
        <w:tblCellMar>
          <w:left w:w="0" w:type="dxa"/>
          <w:right w:w="0" w:type="dxa"/>
        </w:tblCellMar>
        <w:tblLook w:val="0000" w:firstRow="0" w:lastRow="0" w:firstColumn="0" w:lastColumn="0" w:noHBand="0" w:noVBand="0"/>
      </w:tblPr>
      <w:tblGrid>
        <w:gridCol w:w="1101"/>
        <w:gridCol w:w="1417"/>
        <w:gridCol w:w="1843"/>
        <w:gridCol w:w="2268"/>
        <w:gridCol w:w="2551"/>
      </w:tblGrid>
      <w:tr w:rsidR="00FE7FDF" w14:paraId="2E1B2274" w14:textId="77777777" w:rsidTr="00DD1EAC">
        <w:trPr>
          <w:ins w:id="738" w:author="Giacomini-Varvarigos, Maria" w:date="2013-01-10T13:08:00Z"/>
        </w:trPr>
        <w:tc>
          <w:tcPr>
            <w:tcW w:w="1101" w:type="dxa"/>
            <w:tcBorders>
              <w:top w:val="double" w:sz="4" w:space="0" w:color="auto"/>
              <w:left w:val="double" w:sz="4"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2E1B226F" w14:textId="77777777" w:rsidR="00FE7FDF" w:rsidRDefault="00FE7FDF" w:rsidP="0080583A">
            <w:pPr>
              <w:pStyle w:val="tableheading00"/>
              <w:rPr>
                <w:ins w:id="739" w:author="Giacomini-Varvarigos, Maria" w:date="2013-01-10T13:08:00Z"/>
              </w:rPr>
            </w:pPr>
            <w:ins w:id="740" w:author="Giacomini-Varvarigos, Maria" w:date="2013-01-10T13:08:00Z">
              <w:r>
                <w:t>Role</w:t>
              </w:r>
            </w:ins>
          </w:p>
        </w:tc>
        <w:tc>
          <w:tcPr>
            <w:tcW w:w="1417"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70" w14:textId="77777777" w:rsidR="00FE7FDF" w:rsidRDefault="00FE7FDF" w:rsidP="0080583A">
            <w:pPr>
              <w:pStyle w:val="tabletitle1"/>
              <w:rPr>
                <w:ins w:id="741" w:author="Giacomini-Varvarigos, Maria" w:date="2013-01-10T13:08:00Z"/>
              </w:rPr>
            </w:pPr>
            <w:ins w:id="742" w:author="Giacomini-Varvarigos, Maria" w:date="2013-01-10T13:08:00Z">
              <w:r>
                <w:t>Name</w:t>
              </w:r>
            </w:ins>
          </w:p>
        </w:tc>
        <w:tc>
          <w:tcPr>
            <w:tcW w:w="1843"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71" w14:textId="77777777" w:rsidR="00FE7FDF" w:rsidRDefault="00FE7FDF" w:rsidP="0080583A">
            <w:pPr>
              <w:pStyle w:val="tableheading00"/>
              <w:rPr>
                <w:ins w:id="743" w:author="Giacomini-Varvarigos, Maria" w:date="2013-01-10T13:08:00Z"/>
              </w:rPr>
            </w:pPr>
            <w:ins w:id="744" w:author="Giacomini-Varvarigos, Maria" w:date="2013-01-10T13:08:00Z">
              <w:r>
                <w:t>Hours of Operation</w:t>
              </w:r>
            </w:ins>
          </w:p>
        </w:tc>
        <w:tc>
          <w:tcPr>
            <w:tcW w:w="2268"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72" w14:textId="77777777" w:rsidR="00FE7FDF" w:rsidRDefault="00FE7FDF" w:rsidP="0080583A">
            <w:pPr>
              <w:pStyle w:val="tableheading00"/>
              <w:rPr>
                <w:ins w:id="745" w:author="Giacomini-Varvarigos, Maria" w:date="2013-01-10T13:08:00Z"/>
              </w:rPr>
            </w:pPr>
            <w:ins w:id="746" w:author="Giacomini-Varvarigos, Maria" w:date="2013-01-10T13:08:00Z">
              <w:r>
                <w:t xml:space="preserve">Phone </w:t>
              </w:r>
            </w:ins>
          </w:p>
        </w:tc>
        <w:tc>
          <w:tcPr>
            <w:tcW w:w="2551" w:type="dxa"/>
            <w:tcBorders>
              <w:top w:val="double" w:sz="4" w:space="0" w:color="auto"/>
              <w:left w:val="nil"/>
              <w:bottom w:val="single" w:sz="8" w:space="0" w:color="auto"/>
              <w:right w:val="double" w:sz="4" w:space="0" w:color="auto"/>
            </w:tcBorders>
            <w:shd w:val="clear" w:color="auto" w:fill="D9D9D9"/>
            <w:tcMar>
              <w:top w:w="0" w:type="dxa"/>
              <w:left w:w="108" w:type="dxa"/>
              <w:bottom w:w="0" w:type="dxa"/>
              <w:right w:w="108" w:type="dxa"/>
            </w:tcMar>
            <w:vAlign w:val="center"/>
          </w:tcPr>
          <w:p w14:paraId="2E1B2273" w14:textId="77777777" w:rsidR="00FE7FDF" w:rsidRDefault="00FE7FDF" w:rsidP="0080583A">
            <w:pPr>
              <w:pStyle w:val="tableheading00"/>
              <w:rPr>
                <w:ins w:id="747" w:author="Giacomini-Varvarigos, Maria" w:date="2013-01-10T13:08:00Z"/>
              </w:rPr>
            </w:pPr>
            <w:ins w:id="748" w:author="Giacomini-Varvarigos, Maria" w:date="2013-01-10T13:08:00Z">
              <w:r>
                <w:t>Cellular</w:t>
              </w:r>
            </w:ins>
          </w:p>
        </w:tc>
      </w:tr>
      <w:tr w:rsidR="00FE7FDF" w14:paraId="2E1B227B" w14:textId="77777777" w:rsidTr="00DD1EAC">
        <w:trPr>
          <w:ins w:id="749" w:author="Giacomini-Varvarigos, Maria" w:date="2013-01-10T13:08:00Z"/>
        </w:trPr>
        <w:tc>
          <w:tcPr>
            <w:tcW w:w="1101"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275" w14:textId="77777777" w:rsidR="00FE7FDF" w:rsidRDefault="00FE7FDF" w:rsidP="0080583A">
            <w:pPr>
              <w:pStyle w:val="tabletext0"/>
              <w:rPr>
                <w:ins w:id="750" w:author="Giacomini-Varvarigos, Maria" w:date="2013-01-10T13:08:00Z"/>
              </w:rPr>
            </w:pPr>
            <w:ins w:id="751" w:author="Giacomini-Varvarigos, Maria" w:date="2013-01-10T13:08:00Z">
              <w:r>
                <w:t>SRA TEAM</w:t>
              </w:r>
            </w:ins>
          </w:p>
        </w:tc>
        <w:tc>
          <w:tcPr>
            <w:tcW w:w="1417"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76" w14:textId="77777777" w:rsidR="00FE7FDF" w:rsidRDefault="00FE7FDF" w:rsidP="0080583A">
            <w:pPr>
              <w:rPr>
                <w:ins w:id="752" w:author="Giacomini-Varvarigos, Maria" w:date="2013-01-10T13:08:00Z"/>
                <w:rFonts w:ascii="Arial" w:hAnsi="Arial" w:cs="Arial"/>
                <w:sz w:val="16"/>
                <w:szCs w:val="16"/>
              </w:rPr>
            </w:pPr>
            <w:ins w:id="753" w:author="Giacomini-Varvarigos, Maria" w:date="2013-01-10T13:08:00Z">
              <w:r>
                <w:rPr>
                  <w:rFonts w:ascii="Arial" w:hAnsi="Arial" w:cs="Arial"/>
                  <w:sz w:val="16"/>
                  <w:szCs w:val="16"/>
                </w:rPr>
                <w:t>N/A</w:t>
              </w:r>
            </w:ins>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77" w14:textId="77777777" w:rsidR="00FE7FDF" w:rsidRDefault="00FE7FDF" w:rsidP="0080583A">
            <w:pPr>
              <w:pStyle w:val="tabletext0"/>
              <w:rPr>
                <w:ins w:id="754" w:author="Giacomini-Varvarigos, Maria" w:date="2013-01-10T13:08:00Z"/>
              </w:rPr>
            </w:pPr>
            <w:ins w:id="755" w:author="Giacomini-Varvarigos, Maria" w:date="2013-01-10T13:08:00Z">
              <w:r>
                <w:t xml:space="preserve">Based on </w:t>
              </w:r>
              <w:smartTag w:uri="urn:schemas-microsoft-com:office:smarttags" w:element="time">
                <w:r>
                  <w:t>SLA</w:t>
                </w:r>
              </w:smartTag>
            </w:ins>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78" w14:textId="77777777" w:rsidR="00FE7FDF" w:rsidRDefault="00FE7FDF" w:rsidP="0080583A">
            <w:pPr>
              <w:pStyle w:val="tabletext0"/>
              <w:rPr>
                <w:ins w:id="756" w:author="Giacomini-Varvarigos, Maria" w:date="2013-01-10T13:08:00Z"/>
              </w:rPr>
            </w:pPr>
            <w:ins w:id="757" w:author="Giacomini-Varvarigos, Maria" w:date="2013-01-10T13:08:00Z">
              <w:r>
                <w:t xml:space="preserve">514-523-5523 in </w:t>
              </w:r>
              <w:smartTag w:uri="urn:schemas-microsoft-com:office:smarttags" w:element="time">
                <w:smartTag w:uri="urn:schemas-microsoft-com:office:smarttags" w:element="City">
                  <w:smartTag w:uri="urn:schemas-microsoft-com:office:smarttags" w:element="date">
                    <w:r>
                      <w:t>Montreal</w:t>
                    </w:r>
                  </w:smartTag>
                </w:smartTag>
              </w:smartTag>
              <w:r>
                <w:t xml:space="preserve"> area</w:t>
              </w:r>
            </w:ins>
          </w:p>
          <w:p w14:paraId="2E1B2279" w14:textId="77777777" w:rsidR="00FE7FDF" w:rsidRDefault="00FE7FDF" w:rsidP="0080583A">
            <w:pPr>
              <w:pStyle w:val="tabletext0"/>
              <w:rPr>
                <w:ins w:id="758" w:author="Giacomini-Varvarigos, Maria" w:date="2013-01-10T13:08:00Z"/>
              </w:rPr>
            </w:pPr>
            <w:ins w:id="759" w:author="Giacomini-Varvarigos, Maria" w:date="2013-01-10T13:08:00Z">
              <w:r>
                <w:t>888-920-8888 otherwise</w:t>
              </w:r>
            </w:ins>
          </w:p>
        </w:tc>
        <w:tc>
          <w:tcPr>
            <w:tcW w:w="2551"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27A" w14:textId="77777777" w:rsidR="00FE7FDF" w:rsidRDefault="00FE7FDF" w:rsidP="0080583A">
            <w:pPr>
              <w:pStyle w:val="tabletext0"/>
              <w:rPr>
                <w:ins w:id="760" w:author="Giacomini-Varvarigos, Maria" w:date="2013-01-10T13:08:00Z"/>
              </w:rPr>
            </w:pPr>
            <w:ins w:id="761" w:author="Giacomini-Varvarigos, Maria" w:date="2013-01-10T13:08:00Z">
              <w:r>
                <w:t>N/A</w:t>
              </w:r>
            </w:ins>
          </w:p>
        </w:tc>
      </w:tr>
      <w:tr w:rsidR="00FE7FDF" w14:paraId="2E1B2281" w14:textId="77777777" w:rsidTr="00DD1EAC">
        <w:trPr>
          <w:ins w:id="762" w:author="Giacomini-Varvarigos, Maria" w:date="2013-01-10T13:08:00Z"/>
        </w:trPr>
        <w:tc>
          <w:tcPr>
            <w:tcW w:w="1101"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27C" w14:textId="77777777" w:rsidR="00FE7FDF" w:rsidRDefault="00FE7FDF" w:rsidP="0080583A">
            <w:pPr>
              <w:pStyle w:val="tabletext0"/>
              <w:rPr>
                <w:ins w:id="763" w:author="Giacomini-Varvarigos, Maria" w:date="2013-01-10T13:08:00Z"/>
              </w:rPr>
            </w:pPr>
            <w:ins w:id="764" w:author="Giacomini-Varvarigos, Maria" w:date="2013-01-10T13:08:00Z">
              <w:r>
                <w:t>Manager</w:t>
              </w:r>
            </w:ins>
          </w:p>
        </w:tc>
        <w:tc>
          <w:tcPr>
            <w:tcW w:w="1417" w:type="dxa"/>
            <w:tcBorders>
              <w:top w:val="nil"/>
              <w:left w:val="nil"/>
              <w:bottom w:val="double" w:sz="4" w:space="0" w:color="auto"/>
              <w:right w:val="single" w:sz="8" w:space="0" w:color="auto"/>
            </w:tcBorders>
            <w:tcMar>
              <w:top w:w="0" w:type="dxa"/>
              <w:left w:w="108" w:type="dxa"/>
              <w:bottom w:w="0" w:type="dxa"/>
              <w:right w:w="108" w:type="dxa"/>
            </w:tcMar>
            <w:vAlign w:val="bottom"/>
          </w:tcPr>
          <w:p w14:paraId="2E1B227D" w14:textId="77777777" w:rsidR="00FE7FDF" w:rsidRPr="00DD1EAC" w:rsidRDefault="00DD1EAC" w:rsidP="00DD1EAC">
            <w:pPr>
              <w:jc w:val="left"/>
              <w:rPr>
                <w:ins w:id="765" w:author="Giacomini-Varvarigos, Maria" w:date="2013-01-10T13:08:00Z"/>
                <w:rFonts w:ascii="Arial" w:hAnsi="Arial" w:cs="Arial"/>
                <w:sz w:val="16"/>
                <w:szCs w:val="16"/>
              </w:rPr>
            </w:pPr>
            <w:ins w:id="766" w:author="Giacomini-Varvarigos, Maria" w:date="2013-02-07T09:25:00Z">
              <w:r w:rsidRPr="00DD1EAC">
                <w:rPr>
                  <w:rFonts w:ascii="Arial" w:hAnsi="Arial" w:cs="Arial"/>
                  <w:sz w:val="16"/>
                  <w:szCs w:val="16"/>
                </w:rPr>
                <w:t xml:space="preserve">Erica </w:t>
              </w:r>
              <w:proofErr w:type="spellStart"/>
              <w:r w:rsidRPr="00DD1EAC">
                <w:rPr>
                  <w:rFonts w:ascii="Arial" w:hAnsi="Arial" w:cs="Arial"/>
                  <w:sz w:val="16"/>
                  <w:szCs w:val="16"/>
                </w:rPr>
                <w:t>Villani</w:t>
              </w:r>
              <w:proofErr w:type="spellEnd"/>
              <w:r w:rsidRPr="00DD1EAC">
                <w:rPr>
                  <w:rFonts w:ascii="Arial" w:hAnsi="Arial" w:cs="Arial"/>
                  <w:sz w:val="16"/>
                  <w:szCs w:val="16"/>
                </w:rPr>
                <w:t>      </w:t>
              </w:r>
            </w:ins>
          </w:p>
        </w:tc>
        <w:tc>
          <w:tcPr>
            <w:tcW w:w="1843"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7E" w14:textId="77777777" w:rsidR="00FE7FDF" w:rsidRDefault="00FE7FDF" w:rsidP="0080583A">
            <w:pPr>
              <w:pStyle w:val="tabletext0"/>
              <w:rPr>
                <w:ins w:id="767" w:author="Giacomini-Varvarigos, Maria" w:date="2013-01-10T13:08:00Z"/>
              </w:rPr>
            </w:pPr>
            <w:ins w:id="768" w:author="Giacomini-Varvarigos, Maria" w:date="2013-01-10T13:08:00Z">
              <w:r>
                <w:t>8 AM - 5 PM Mon-Fri</w:t>
              </w:r>
            </w:ins>
          </w:p>
        </w:tc>
        <w:tc>
          <w:tcPr>
            <w:tcW w:w="2268" w:type="dxa"/>
            <w:tcBorders>
              <w:top w:val="nil"/>
              <w:left w:val="nil"/>
              <w:bottom w:val="double" w:sz="4" w:space="0" w:color="auto"/>
              <w:right w:val="single" w:sz="8" w:space="0" w:color="auto"/>
            </w:tcBorders>
            <w:tcMar>
              <w:top w:w="0" w:type="dxa"/>
              <w:left w:w="108" w:type="dxa"/>
              <w:bottom w:w="0" w:type="dxa"/>
              <w:right w:w="108" w:type="dxa"/>
            </w:tcMar>
            <w:vAlign w:val="bottom"/>
          </w:tcPr>
          <w:p w14:paraId="2E1B227F" w14:textId="77777777" w:rsidR="00FE7FDF" w:rsidRPr="00DD1EAC" w:rsidRDefault="00DD1EAC" w:rsidP="00DD1EAC">
            <w:pPr>
              <w:jc w:val="left"/>
              <w:rPr>
                <w:ins w:id="769" w:author="Giacomini-Varvarigos, Maria" w:date="2013-01-10T13:08:00Z"/>
                <w:rFonts w:ascii="Arial" w:hAnsi="Arial" w:cs="Arial"/>
                <w:sz w:val="16"/>
                <w:szCs w:val="16"/>
              </w:rPr>
            </w:pPr>
            <w:ins w:id="770" w:author="Giacomini-Varvarigos, Maria" w:date="2013-02-07T09:25:00Z">
              <w:r w:rsidRPr="00DD1EAC">
                <w:rPr>
                  <w:rFonts w:ascii="Arial" w:hAnsi="Arial" w:cs="Arial"/>
                  <w:sz w:val="16"/>
                  <w:szCs w:val="16"/>
                </w:rPr>
                <w:t>514.878.8451</w:t>
              </w:r>
            </w:ins>
          </w:p>
        </w:tc>
        <w:tc>
          <w:tcPr>
            <w:tcW w:w="2551" w:type="dxa"/>
            <w:tcBorders>
              <w:top w:val="nil"/>
              <w:left w:val="nil"/>
              <w:bottom w:val="double" w:sz="4" w:space="0" w:color="auto"/>
              <w:right w:val="double" w:sz="4" w:space="0" w:color="auto"/>
            </w:tcBorders>
            <w:tcMar>
              <w:top w:w="0" w:type="dxa"/>
              <w:left w:w="108" w:type="dxa"/>
              <w:bottom w:w="0" w:type="dxa"/>
              <w:right w:w="108" w:type="dxa"/>
            </w:tcMar>
            <w:vAlign w:val="bottom"/>
          </w:tcPr>
          <w:p w14:paraId="2E1B2280" w14:textId="77777777" w:rsidR="00FE7FDF" w:rsidRPr="00DD1EAC" w:rsidRDefault="00DD1EAC" w:rsidP="00DD1EAC">
            <w:pPr>
              <w:jc w:val="left"/>
              <w:rPr>
                <w:ins w:id="771" w:author="Giacomini-Varvarigos, Maria" w:date="2013-01-10T13:08:00Z"/>
                <w:rFonts w:ascii="Arial" w:hAnsi="Arial" w:cs="Arial"/>
                <w:sz w:val="16"/>
                <w:szCs w:val="16"/>
              </w:rPr>
            </w:pPr>
            <w:ins w:id="772" w:author="Giacomini-Varvarigos, Maria" w:date="2013-02-07T09:25:00Z">
              <w:r w:rsidRPr="00DD1EAC">
                <w:rPr>
                  <w:rFonts w:ascii="Arial" w:hAnsi="Arial" w:cs="Arial"/>
                  <w:sz w:val="16"/>
                  <w:szCs w:val="16"/>
                </w:rPr>
                <w:t>514.604.8689</w:t>
              </w:r>
            </w:ins>
          </w:p>
        </w:tc>
      </w:tr>
    </w:tbl>
    <w:p w14:paraId="2E1B2282" w14:textId="77777777" w:rsidR="00FE7FDF" w:rsidRPr="002F3F3B" w:rsidRDefault="00DD1EAC" w:rsidP="00FE7FDF">
      <w:pPr>
        <w:rPr>
          <w:ins w:id="773" w:author="Giacomini-Varvarigos, Maria" w:date="2013-01-10T13:08:00Z"/>
        </w:rPr>
      </w:pPr>
      <w:ins w:id="774" w:author="Giacomini-Varvarigos, Maria" w:date="2013-02-07T09:25:00Z">
        <w:r>
          <w:rPr>
            <w:rFonts w:ascii="Arial" w:hAnsi="Arial" w:cs="Arial"/>
            <w:color w:val="1F497D"/>
          </w:rPr>
          <w:t xml:space="preserve"> </w:t>
        </w:r>
      </w:ins>
    </w:p>
    <w:p w14:paraId="2E1B2283" w14:textId="77777777" w:rsidR="00FE7FDF" w:rsidDel="00FE7FDF" w:rsidRDefault="00FE7FDF" w:rsidP="00FE7FDF">
      <w:pPr>
        <w:rPr>
          <w:del w:id="775" w:author="Giacomini-Varvarigos, Maria" w:date="2013-01-10T13:08:00Z"/>
          <w:lang w:val="en-CA"/>
        </w:rPr>
      </w:pPr>
      <w:del w:id="776" w:author="Giacomini-Varvarigos, Maria" w:date="2013-01-10T13:08:00Z">
        <w:r w:rsidRPr="007B685B" w:rsidDel="00FE7FDF">
          <w:rPr>
            <w:lang w:val="en-CA"/>
          </w:rPr>
          <w:delText xml:space="preserve">The CGI Customer Service Desk (CSD) is the single point of contact for Bell Canada employees. The CSD provides bilingual support through a toll free number and a local Montreal number. </w:delText>
        </w:r>
      </w:del>
    </w:p>
    <w:p w14:paraId="2E1B2284" w14:textId="77777777" w:rsidR="00FE7FDF" w:rsidRPr="00BB425B" w:rsidDel="00FE7FDF" w:rsidRDefault="00FE7FDF" w:rsidP="00FE7FDF">
      <w:pPr>
        <w:rPr>
          <w:del w:id="777" w:author="Giacomini-Varvarigos, Maria" w:date="2013-01-10T13:08:00Z"/>
          <w:lang w:val="en-CA"/>
        </w:rPr>
      </w:pPr>
      <w:del w:id="778" w:author="Giacomini-Varvarigos, Maria" w:date="2013-01-10T13:08:00Z">
        <w:r w:rsidRPr="00BB425B" w:rsidDel="00FE7FDF">
          <w:rPr>
            <w:lang w:val="en-CA"/>
          </w:rPr>
          <w:delText xml:space="preserve">CSD - Service Restoration Analysts (SRA) responsibilities are: </w:delText>
        </w:r>
      </w:del>
    </w:p>
    <w:p w14:paraId="2E1B2285" w14:textId="77777777" w:rsidR="00FE7FDF" w:rsidRPr="007B685B" w:rsidDel="00FE7FDF" w:rsidRDefault="00FE7FDF" w:rsidP="00FE7FDF">
      <w:pPr>
        <w:widowControl w:val="0"/>
        <w:numPr>
          <w:ilvl w:val="0"/>
          <w:numId w:val="15"/>
        </w:numPr>
        <w:adjustRightInd w:val="0"/>
        <w:spacing w:before="0" w:after="0"/>
        <w:jc w:val="left"/>
        <w:textAlignment w:val="baseline"/>
        <w:rPr>
          <w:del w:id="779" w:author="Giacomini-Varvarigos, Maria" w:date="2013-01-10T13:08:00Z"/>
          <w:lang w:val="en-CA"/>
        </w:rPr>
      </w:pPr>
      <w:del w:id="780" w:author="Giacomini-Varvarigos, Maria" w:date="2013-01-10T13:08:00Z">
        <w:r w:rsidRPr="007B685B" w:rsidDel="00FE7FDF">
          <w:rPr>
            <w:lang w:val="en-CA"/>
          </w:rPr>
          <w:delText>Answer calls based on predefined Service Level Agreement (SLA).</w:delText>
        </w:r>
      </w:del>
    </w:p>
    <w:p w14:paraId="2E1B2286" w14:textId="77777777" w:rsidR="00FE7FDF" w:rsidRPr="007B685B" w:rsidDel="00FE7FDF" w:rsidRDefault="00FE7FDF" w:rsidP="00FE7FDF">
      <w:pPr>
        <w:widowControl w:val="0"/>
        <w:numPr>
          <w:ilvl w:val="0"/>
          <w:numId w:val="15"/>
        </w:numPr>
        <w:adjustRightInd w:val="0"/>
        <w:spacing w:before="0" w:after="0"/>
        <w:jc w:val="left"/>
        <w:textAlignment w:val="baseline"/>
        <w:rPr>
          <w:del w:id="781" w:author="Giacomini-Varvarigos, Maria" w:date="2013-01-10T13:08:00Z"/>
          <w:lang w:val="en-CA"/>
        </w:rPr>
      </w:pPr>
      <w:del w:id="782" w:author="Giacomini-Varvarigos, Maria" w:date="2013-01-10T13:08:00Z">
        <w:r w:rsidRPr="007B685B" w:rsidDel="00FE7FDF">
          <w:rPr>
            <w:lang w:val="en-CA"/>
          </w:rPr>
          <w:delText>Open a Remedy HD case for every new incident reported.</w:delText>
        </w:r>
      </w:del>
    </w:p>
    <w:p w14:paraId="2E1B2287" w14:textId="77777777" w:rsidR="00FE7FDF" w:rsidRPr="007B685B" w:rsidDel="00FE7FDF" w:rsidRDefault="00FE7FDF" w:rsidP="00FE7FDF">
      <w:pPr>
        <w:widowControl w:val="0"/>
        <w:numPr>
          <w:ilvl w:val="0"/>
          <w:numId w:val="15"/>
        </w:numPr>
        <w:adjustRightInd w:val="0"/>
        <w:spacing w:before="0" w:after="0"/>
        <w:jc w:val="left"/>
        <w:textAlignment w:val="baseline"/>
        <w:rPr>
          <w:del w:id="783" w:author="Giacomini-Varvarigos, Maria" w:date="2013-01-10T13:08:00Z"/>
          <w:lang w:val="en-CA"/>
        </w:rPr>
      </w:pPr>
      <w:del w:id="784" w:author="Giacomini-Varvarigos, Maria" w:date="2013-01-10T13:08:00Z">
        <w:r w:rsidRPr="007B685B" w:rsidDel="00FE7FDF">
          <w:rPr>
            <w:lang w:val="en-CA"/>
          </w:rPr>
          <w:delText>Assess, troubleshoot and document the incident.</w:delText>
        </w:r>
      </w:del>
    </w:p>
    <w:p w14:paraId="2E1B2288" w14:textId="77777777" w:rsidR="00FE7FDF" w:rsidRPr="007B685B" w:rsidDel="00FE7FDF" w:rsidRDefault="00FE7FDF" w:rsidP="00FE7FDF">
      <w:pPr>
        <w:widowControl w:val="0"/>
        <w:numPr>
          <w:ilvl w:val="0"/>
          <w:numId w:val="15"/>
        </w:numPr>
        <w:adjustRightInd w:val="0"/>
        <w:spacing w:before="0" w:after="0"/>
        <w:jc w:val="left"/>
        <w:textAlignment w:val="baseline"/>
        <w:rPr>
          <w:del w:id="785" w:author="Giacomini-Varvarigos, Maria" w:date="2013-01-10T13:08:00Z"/>
          <w:lang w:val="en-CA"/>
        </w:rPr>
      </w:pPr>
      <w:del w:id="786" w:author="Giacomini-Varvarigos, Maria" w:date="2013-01-10T13:08:00Z">
        <w:r w:rsidRPr="007B685B" w:rsidDel="00FE7FDF">
          <w:rPr>
            <w:lang w:val="en-CA"/>
          </w:rPr>
          <w:delText>Assign a severity level based on contractual agreement with Bell Canada.</w:delText>
        </w:r>
      </w:del>
    </w:p>
    <w:p w14:paraId="2E1B2289"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787" w:author="Giacomini-Varvarigos, Maria" w:date="2013-01-10T13:08:00Z"/>
          <w:lang w:val="en-CA"/>
        </w:rPr>
      </w:pPr>
      <w:del w:id="788" w:author="Giacomini-Varvarigos, Maria" w:date="2013-01-10T13:08:00Z">
        <w:r w:rsidRPr="007B685B" w:rsidDel="00FE7FDF">
          <w:rPr>
            <w:lang w:val="en-CA"/>
          </w:rPr>
          <w:delText>If unable to resolve, the incident will be assigned to the appropriate support team (internal or external).</w:delText>
        </w:r>
      </w:del>
    </w:p>
    <w:p w14:paraId="2E1B228A"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789" w:author="Giacomini-Varvarigos, Maria" w:date="2013-01-10T13:08:00Z"/>
          <w:lang w:val="en-CA"/>
        </w:rPr>
      </w:pPr>
      <w:del w:id="790" w:author="Giacomini-Varvarigos, Maria" w:date="2013-01-10T13:08:00Z">
        <w:r w:rsidRPr="007B685B" w:rsidDel="00FE7FDF">
          <w:rPr>
            <w:lang w:val="en-CA"/>
          </w:rPr>
          <w:delText>Follow up, update and close the Remedy HD case based on client’s confirmation.</w:delText>
        </w:r>
      </w:del>
    </w:p>
    <w:p w14:paraId="2E1B228B" w14:textId="77777777" w:rsidR="00FE7FDF" w:rsidDel="00FE7FDF" w:rsidRDefault="00FE7FDF" w:rsidP="00FE7FDF">
      <w:pPr>
        <w:widowControl w:val="0"/>
        <w:numPr>
          <w:ilvl w:val="0"/>
          <w:numId w:val="15"/>
        </w:numPr>
        <w:adjustRightInd w:val="0"/>
        <w:spacing w:before="0" w:after="0"/>
        <w:ind w:left="714" w:hanging="357"/>
        <w:jc w:val="left"/>
        <w:textAlignment w:val="baseline"/>
        <w:rPr>
          <w:del w:id="791" w:author="Giacomini-Varvarigos, Maria" w:date="2013-01-10T13:08:00Z"/>
          <w:lang w:val="en-CA"/>
        </w:rPr>
      </w:pPr>
      <w:del w:id="792" w:author="Giacomini-Varvarigos, Maria" w:date="2013-01-10T13:08:00Z">
        <w:r w:rsidRPr="00EF6285" w:rsidDel="00FE7FDF">
          <w:rPr>
            <w:lang w:val="en-CA"/>
          </w:rPr>
          <w:delText>Involve Service Recovery Specialists (SRS)</w:delText>
        </w:r>
        <w:r w:rsidRPr="007B685B" w:rsidDel="00FE7FDF">
          <w:rPr>
            <w:lang w:val="en-CA"/>
          </w:rPr>
          <w:delText xml:space="preserve"> for severity 1</w:delText>
        </w:r>
        <w:r w:rsidDel="00FE7FDF">
          <w:rPr>
            <w:lang w:val="en-CA"/>
          </w:rPr>
          <w:delText xml:space="preserve"> &amp;</w:delText>
        </w:r>
        <w:r w:rsidRPr="007B685B" w:rsidDel="00FE7FDF">
          <w:rPr>
            <w:lang w:val="en-CA"/>
          </w:rPr>
          <w:delText xml:space="preserve"> 2 </w:delText>
        </w:r>
      </w:del>
    </w:p>
    <w:p w14:paraId="2E1B228C" w14:textId="77777777" w:rsidR="00FE7FDF" w:rsidDel="00FE7FDF" w:rsidRDefault="00FE7FDF" w:rsidP="00FE7FDF">
      <w:pPr>
        <w:spacing w:before="0" w:after="0"/>
        <w:ind w:left="357"/>
        <w:jc w:val="left"/>
        <w:rPr>
          <w:del w:id="793" w:author="Giacomini-Varvarigos, Maria" w:date="2013-01-10T13:08:00Z"/>
          <w:lang w:val="en-CA"/>
        </w:rPr>
      </w:pPr>
    </w:p>
    <w:tbl>
      <w:tblPr>
        <w:tblW w:w="963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993"/>
        <w:gridCol w:w="1275"/>
        <w:gridCol w:w="1985"/>
        <w:gridCol w:w="1843"/>
        <w:gridCol w:w="2126"/>
        <w:gridCol w:w="1417"/>
      </w:tblGrid>
      <w:tr w:rsidR="00FE7FDF" w:rsidRPr="007B685B" w:rsidDel="00FE7FDF" w14:paraId="2E1B2293" w14:textId="77777777" w:rsidTr="0080583A">
        <w:trPr>
          <w:del w:id="794" w:author="Giacomini-Varvarigos, Maria" w:date="2013-01-10T13:08:00Z"/>
        </w:trPr>
        <w:tc>
          <w:tcPr>
            <w:tcW w:w="993" w:type="dxa"/>
            <w:tcBorders>
              <w:top w:val="double" w:sz="4" w:space="0" w:color="auto"/>
              <w:bottom w:val="single" w:sz="6" w:space="0" w:color="auto"/>
            </w:tcBorders>
            <w:shd w:val="clear" w:color="auto" w:fill="D9D9D9"/>
          </w:tcPr>
          <w:p w14:paraId="2E1B228D" w14:textId="77777777" w:rsidR="00FE7FDF" w:rsidRPr="00B140B1" w:rsidDel="00FE7FDF" w:rsidRDefault="00FE7FDF" w:rsidP="0080583A">
            <w:pPr>
              <w:pStyle w:val="TableHeading"/>
              <w:rPr>
                <w:del w:id="795" w:author="Giacomini-Varvarigos, Maria" w:date="2013-01-10T13:08:00Z"/>
                <w:szCs w:val="16"/>
                <w:lang w:val="en-CA"/>
              </w:rPr>
            </w:pPr>
            <w:del w:id="796" w:author="Giacomini-Varvarigos, Maria" w:date="2013-01-10T13:08:00Z">
              <w:r w:rsidRPr="00B140B1" w:rsidDel="00FE7FDF">
                <w:rPr>
                  <w:szCs w:val="16"/>
                  <w:lang w:val="en-CA"/>
                </w:rPr>
                <w:delText>Role</w:delText>
              </w:r>
            </w:del>
          </w:p>
        </w:tc>
        <w:tc>
          <w:tcPr>
            <w:tcW w:w="1275" w:type="dxa"/>
            <w:tcBorders>
              <w:top w:val="double" w:sz="4" w:space="0" w:color="auto"/>
              <w:bottom w:val="single" w:sz="6" w:space="0" w:color="auto"/>
            </w:tcBorders>
            <w:shd w:val="clear" w:color="auto" w:fill="D9D9D9"/>
          </w:tcPr>
          <w:p w14:paraId="2E1B228E" w14:textId="77777777" w:rsidR="00FE7FDF" w:rsidRPr="00B140B1" w:rsidDel="00FE7FDF" w:rsidRDefault="00FE7FDF" w:rsidP="0080583A">
            <w:pPr>
              <w:pStyle w:val="TableHeading"/>
              <w:rPr>
                <w:del w:id="797" w:author="Giacomini-Varvarigos, Maria" w:date="2013-01-10T13:08:00Z"/>
                <w:szCs w:val="16"/>
                <w:lang w:val="en-CA"/>
              </w:rPr>
            </w:pPr>
            <w:del w:id="798" w:author="Giacomini-Varvarigos, Maria" w:date="2013-01-10T13:08:00Z">
              <w:r w:rsidDel="00FE7FDF">
                <w:rPr>
                  <w:szCs w:val="16"/>
                  <w:lang w:val="en-CA"/>
                </w:rPr>
                <w:delText>Name</w:delText>
              </w:r>
            </w:del>
          </w:p>
        </w:tc>
        <w:tc>
          <w:tcPr>
            <w:tcW w:w="1985" w:type="dxa"/>
            <w:tcBorders>
              <w:top w:val="double" w:sz="4" w:space="0" w:color="auto"/>
              <w:bottom w:val="single" w:sz="6" w:space="0" w:color="auto"/>
            </w:tcBorders>
            <w:shd w:val="clear" w:color="auto" w:fill="D9D9D9"/>
          </w:tcPr>
          <w:p w14:paraId="2E1B228F" w14:textId="77777777" w:rsidR="00FE7FDF" w:rsidRPr="00B140B1" w:rsidDel="00FE7FDF" w:rsidRDefault="00FE7FDF" w:rsidP="0080583A">
            <w:pPr>
              <w:pStyle w:val="TableHeading"/>
              <w:rPr>
                <w:del w:id="799" w:author="Giacomini-Varvarigos, Maria" w:date="2013-01-10T13:08:00Z"/>
                <w:szCs w:val="16"/>
                <w:lang w:val="en-CA"/>
              </w:rPr>
            </w:pPr>
            <w:del w:id="800" w:author="Giacomini-Varvarigos, Maria" w:date="2013-01-10T13:08:00Z">
              <w:r w:rsidRPr="00B140B1" w:rsidDel="00FE7FDF">
                <w:rPr>
                  <w:szCs w:val="16"/>
                  <w:lang w:val="en-CA"/>
                </w:rPr>
                <w:delText>Remedy Queue</w:delText>
              </w:r>
            </w:del>
          </w:p>
        </w:tc>
        <w:tc>
          <w:tcPr>
            <w:tcW w:w="1843" w:type="dxa"/>
            <w:tcBorders>
              <w:top w:val="double" w:sz="4" w:space="0" w:color="auto"/>
              <w:bottom w:val="single" w:sz="6" w:space="0" w:color="auto"/>
            </w:tcBorders>
            <w:shd w:val="clear" w:color="auto" w:fill="D9D9D9"/>
          </w:tcPr>
          <w:p w14:paraId="2E1B2290" w14:textId="77777777" w:rsidR="00FE7FDF" w:rsidRPr="00B140B1" w:rsidDel="00FE7FDF" w:rsidRDefault="00FE7FDF" w:rsidP="0080583A">
            <w:pPr>
              <w:pStyle w:val="TableHeading"/>
              <w:rPr>
                <w:del w:id="801" w:author="Giacomini-Varvarigos, Maria" w:date="2013-01-10T13:08:00Z"/>
                <w:szCs w:val="16"/>
                <w:lang w:val="en-CA"/>
              </w:rPr>
            </w:pPr>
            <w:del w:id="802" w:author="Giacomini-Varvarigos, Maria" w:date="2013-01-10T13:08:00Z">
              <w:r w:rsidRPr="00B140B1" w:rsidDel="00FE7FDF">
                <w:rPr>
                  <w:szCs w:val="16"/>
                  <w:lang w:val="en-CA"/>
                </w:rPr>
                <w:delText>Hours of Operation</w:delText>
              </w:r>
            </w:del>
          </w:p>
        </w:tc>
        <w:tc>
          <w:tcPr>
            <w:tcW w:w="2126" w:type="dxa"/>
            <w:tcBorders>
              <w:top w:val="double" w:sz="4" w:space="0" w:color="auto"/>
              <w:bottom w:val="single" w:sz="6" w:space="0" w:color="auto"/>
            </w:tcBorders>
            <w:shd w:val="clear" w:color="auto" w:fill="D9D9D9"/>
          </w:tcPr>
          <w:p w14:paraId="2E1B2291" w14:textId="77777777" w:rsidR="00FE7FDF" w:rsidRPr="00B140B1" w:rsidDel="00FE7FDF" w:rsidRDefault="00FE7FDF" w:rsidP="0080583A">
            <w:pPr>
              <w:pStyle w:val="TableHeading"/>
              <w:rPr>
                <w:del w:id="803" w:author="Giacomini-Varvarigos, Maria" w:date="2013-01-10T13:08:00Z"/>
                <w:szCs w:val="16"/>
                <w:lang w:val="en-CA"/>
              </w:rPr>
            </w:pPr>
            <w:del w:id="804" w:author="Giacomini-Varvarigos, Maria" w:date="2013-01-10T13:08:00Z">
              <w:r w:rsidRPr="00B140B1" w:rsidDel="00FE7FDF">
                <w:rPr>
                  <w:szCs w:val="16"/>
                  <w:lang w:val="en-CA"/>
                </w:rPr>
                <w:delText xml:space="preserve">Phone </w:delText>
              </w:r>
            </w:del>
          </w:p>
        </w:tc>
        <w:tc>
          <w:tcPr>
            <w:tcW w:w="1417" w:type="dxa"/>
            <w:tcBorders>
              <w:top w:val="double" w:sz="4" w:space="0" w:color="auto"/>
              <w:bottom w:val="single" w:sz="6" w:space="0" w:color="auto"/>
            </w:tcBorders>
            <w:shd w:val="clear" w:color="auto" w:fill="D9D9D9"/>
          </w:tcPr>
          <w:p w14:paraId="2E1B2292" w14:textId="77777777" w:rsidR="00FE7FDF" w:rsidRPr="00B140B1" w:rsidDel="00FE7FDF" w:rsidRDefault="00FE7FDF" w:rsidP="0080583A">
            <w:pPr>
              <w:pStyle w:val="TableHeading"/>
              <w:rPr>
                <w:del w:id="805" w:author="Giacomini-Varvarigos, Maria" w:date="2013-01-10T13:08:00Z"/>
                <w:szCs w:val="16"/>
                <w:lang w:val="en-CA"/>
              </w:rPr>
            </w:pPr>
            <w:del w:id="806" w:author="Giacomini-Varvarigos, Maria" w:date="2013-01-10T13:08:00Z">
              <w:r w:rsidRPr="00B140B1" w:rsidDel="00FE7FDF">
                <w:rPr>
                  <w:szCs w:val="16"/>
                  <w:lang w:val="en-CA"/>
                </w:rPr>
                <w:delText>Pager</w:delText>
              </w:r>
            </w:del>
          </w:p>
        </w:tc>
      </w:tr>
      <w:tr w:rsidR="00FE7FDF" w:rsidRPr="007B685B" w:rsidDel="00FE7FDF" w14:paraId="2E1B229C" w14:textId="77777777" w:rsidTr="0080583A">
        <w:trPr>
          <w:cantSplit/>
          <w:trHeight w:val="1049"/>
          <w:del w:id="807" w:author="Giacomini-Varvarigos, Maria" w:date="2013-01-10T13:08:00Z"/>
        </w:trPr>
        <w:tc>
          <w:tcPr>
            <w:tcW w:w="993" w:type="dxa"/>
            <w:tcBorders>
              <w:top w:val="single" w:sz="6" w:space="0" w:color="auto"/>
            </w:tcBorders>
            <w:vAlign w:val="center"/>
          </w:tcPr>
          <w:p w14:paraId="2E1B2294" w14:textId="77777777" w:rsidR="00FE7FDF" w:rsidRPr="001C65D2" w:rsidDel="00FE7FDF" w:rsidRDefault="00FE7FDF" w:rsidP="0080583A">
            <w:pPr>
              <w:pStyle w:val="TableText"/>
              <w:rPr>
                <w:del w:id="808" w:author="Giacomini-Varvarigos, Maria" w:date="2013-01-10T13:08:00Z"/>
                <w:rFonts w:cs="MS Sans Serif"/>
                <w:szCs w:val="16"/>
                <w:lang w:val="en-CA"/>
              </w:rPr>
            </w:pPr>
            <w:del w:id="809" w:author="Giacomini-Varvarigos, Maria" w:date="2013-01-10T13:08:00Z">
              <w:r w:rsidRPr="001C65D2" w:rsidDel="00FE7FDF">
                <w:rPr>
                  <w:rFonts w:cs="MS Sans Serif"/>
                  <w:szCs w:val="16"/>
                  <w:lang w:val="en-CA"/>
                </w:rPr>
                <w:delText>SRA</w:delText>
              </w:r>
            </w:del>
          </w:p>
        </w:tc>
        <w:tc>
          <w:tcPr>
            <w:tcW w:w="1275" w:type="dxa"/>
            <w:tcBorders>
              <w:top w:val="single" w:sz="6" w:space="0" w:color="auto"/>
            </w:tcBorders>
          </w:tcPr>
          <w:p w14:paraId="2E1B2295" w14:textId="77777777" w:rsidR="00FE7FDF" w:rsidDel="00FE7FDF" w:rsidRDefault="00FE7FDF" w:rsidP="0080583A">
            <w:pPr>
              <w:pStyle w:val="TableText"/>
              <w:rPr>
                <w:del w:id="810" w:author="Giacomini-Varvarigos, Maria" w:date="2013-01-10T13:08:00Z"/>
                <w:rFonts w:cs="MS Sans Serif"/>
                <w:szCs w:val="16"/>
                <w:lang w:val="en-CA"/>
              </w:rPr>
            </w:pPr>
          </w:p>
        </w:tc>
        <w:tc>
          <w:tcPr>
            <w:tcW w:w="1985" w:type="dxa"/>
            <w:tcBorders>
              <w:top w:val="single" w:sz="6" w:space="0" w:color="auto"/>
            </w:tcBorders>
            <w:vAlign w:val="center"/>
          </w:tcPr>
          <w:p w14:paraId="2E1B2296" w14:textId="77777777" w:rsidR="00FE7FDF" w:rsidRPr="001C65D2" w:rsidDel="00FE7FDF" w:rsidRDefault="00FE7FDF" w:rsidP="0080583A">
            <w:pPr>
              <w:pStyle w:val="TableText"/>
              <w:rPr>
                <w:del w:id="811" w:author="Giacomini-Varvarigos, Maria" w:date="2013-01-10T13:08:00Z"/>
                <w:rFonts w:cs="MS Sans Serif"/>
                <w:szCs w:val="16"/>
                <w:lang w:val="en-CA"/>
              </w:rPr>
            </w:pPr>
            <w:del w:id="812" w:author="Giacomini-Varvarigos, Maria" w:date="2013-01-10T13:08:00Z">
              <w:r w:rsidDel="00FE7FDF">
                <w:rPr>
                  <w:rFonts w:cs="MS Sans Serif"/>
                  <w:szCs w:val="16"/>
                  <w:lang w:val="en-CA"/>
                </w:rPr>
                <w:delText>CSD-BCCS-AGENTS</w:delText>
              </w:r>
            </w:del>
          </w:p>
        </w:tc>
        <w:tc>
          <w:tcPr>
            <w:tcW w:w="1843" w:type="dxa"/>
            <w:tcBorders>
              <w:top w:val="single" w:sz="6" w:space="0" w:color="auto"/>
            </w:tcBorders>
            <w:vAlign w:val="center"/>
          </w:tcPr>
          <w:p w14:paraId="2E1B2297" w14:textId="77777777" w:rsidR="00FE7FDF" w:rsidRPr="001C65D2" w:rsidDel="00FE7FDF" w:rsidRDefault="00FE7FDF" w:rsidP="0080583A">
            <w:pPr>
              <w:pStyle w:val="TableText"/>
              <w:rPr>
                <w:del w:id="813" w:author="Giacomini-Varvarigos, Maria" w:date="2013-01-10T13:08:00Z"/>
                <w:rFonts w:cs="MS Sans Serif"/>
                <w:szCs w:val="16"/>
                <w:lang w:val="en-CA"/>
              </w:rPr>
            </w:pPr>
            <w:del w:id="814" w:author="Giacomini-Varvarigos, Maria" w:date="2013-01-10T13:08:00Z">
              <w:r w:rsidRPr="001C65D2" w:rsidDel="00FE7FDF">
                <w:rPr>
                  <w:rFonts w:cs="MS Sans Serif"/>
                  <w:szCs w:val="16"/>
                  <w:lang w:val="en-CA"/>
                </w:rPr>
                <w:delText>Based on SLA</w:delText>
              </w:r>
            </w:del>
          </w:p>
        </w:tc>
        <w:tc>
          <w:tcPr>
            <w:tcW w:w="2126" w:type="dxa"/>
            <w:tcBorders>
              <w:top w:val="single" w:sz="6" w:space="0" w:color="auto"/>
            </w:tcBorders>
            <w:vAlign w:val="center"/>
          </w:tcPr>
          <w:p w14:paraId="2E1B2298" w14:textId="77777777" w:rsidR="00FE7FDF" w:rsidDel="00FE7FDF" w:rsidRDefault="00FE7FDF" w:rsidP="0080583A">
            <w:pPr>
              <w:pStyle w:val="TableText"/>
              <w:rPr>
                <w:del w:id="815" w:author="Giacomini-Varvarigos, Maria" w:date="2013-01-10T13:08:00Z"/>
                <w:rFonts w:cs="MS Sans Serif"/>
                <w:szCs w:val="16"/>
                <w:lang w:val="en-CA"/>
              </w:rPr>
            </w:pPr>
            <w:del w:id="816" w:author="Giacomini-Varvarigos, Maria" w:date="2013-01-10T13:08:00Z">
              <w:r w:rsidRPr="001C65D2" w:rsidDel="00FE7FDF">
                <w:rPr>
                  <w:rFonts w:cs="MS Sans Serif"/>
                  <w:szCs w:val="16"/>
                  <w:lang w:val="en-CA"/>
                </w:rPr>
                <w:delText xml:space="preserve">514-523-5523 </w:delText>
              </w:r>
              <w:r w:rsidDel="00FE7FDF">
                <w:rPr>
                  <w:rFonts w:cs="MS Sans Serif"/>
                  <w:szCs w:val="16"/>
                  <w:lang w:val="en-CA"/>
                </w:rPr>
                <w:delText xml:space="preserve"> or</w:delText>
              </w:r>
            </w:del>
          </w:p>
          <w:p w14:paraId="2E1B2299" w14:textId="77777777" w:rsidR="00FE7FDF" w:rsidRPr="001C65D2" w:rsidDel="00FE7FDF" w:rsidRDefault="00FE7FDF" w:rsidP="0080583A">
            <w:pPr>
              <w:pStyle w:val="TableText"/>
              <w:rPr>
                <w:del w:id="817" w:author="Giacomini-Varvarigos, Maria" w:date="2013-01-10T13:08:00Z"/>
                <w:rFonts w:cs="MS Sans Serif"/>
                <w:szCs w:val="16"/>
                <w:lang w:val="en-CA"/>
              </w:rPr>
            </w:pPr>
            <w:del w:id="818" w:author="Giacomini-Varvarigos, Maria" w:date="2013-01-10T13:08:00Z">
              <w:r w:rsidRPr="001C65D2" w:rsidDel="00FE7FDF">
                <w:rPr>
                  <w:rFonts w:cs="MS Sans Serif"/>
                  <w:szCs w:val="16"/>
                  <w:lang w:val="en-CA"/>
                </w:rPr>
                <w:delText xml:space="preserve">888-920-8888 </w:delText>
              </w:r>
            </w:del>
          </w:p>
          <w:p w14:paraId="2E1B229A" w14:textId="77777777" w:rsidR="00FE7FDF" w:rsidRPr="001C65D2" w:rsidDel="00FE7FDF" w:rsidRDefault="00FE7FDF" w:rsidP="0080583A">
            <w:pPr>
              <w:pStyle w:val="TableText"/>
              <w:rPr>
                <w:del w:id="819" w:author="Giacomini-Varvarigos, Maria" w:date="2013-01-10T13:08:00Z"/>
                <w:rFonts w:cs="MS Sans Serif"/>
                <w:szCs w:val="16"/>
                <w:lang w:val="en-CA"/>
              </w:rPr>
            </w:pPr>
            <w:del w:id="820" w:author="Giacomini-Varvarigos, Maria" w:date="2013-01-10T13:08:00Z">
              <w:r w:rsidRPr="001C65D2" w:rsidDel="00FE7FDF">
                <w:rPr>
                  <w:rFonts w:cs="MS Sans Serif"/>
                  <w:szCs w:val="16"/>
                  <w:lang w:val="en-CA"/>
                </w:rPr>
                <w:delText>Option 1 for Bell Canada</w:delText>
              </w:r>
            </w:del>
          </w:p>
        </w:tc>
        <w:tc>
          <w:tcPr>
            <w:tcW w:w="1417" w:type="dxa"/>
            <w:tcBorders>
              <w:top w:val="single" w:sz="6" w:space="0" w:color="auto"/>
            </w:tcBorders>
            <w:vAlign w:val="center"/>
          </w:tcPr>
          <w:p w14:paraId="2E1B229B" w14:textId="77777777" w:rsidR="00FE7FDF" w:rsidRPr="001C65D2" w:rsidDel="00FE7FDF" w:rsidRDefault="00FE7FDF" w:rsidP="0080583A">
            <w:pPr>
              <w:pStyle w:val="TableText"/>
              <w:rPr>
                <w:del w:id="821" w:author="Giacomini-Varvarigos, Maria" w:date="2013-01-10T13:08:00Z"/>
                <w:rFonts w:cs="MS Sans Serif"/>
                <w:szCs w:val="16"/>
                <w:lang w:val="en-CA"/>
              </w:rPr>
            </w:pPr>
            <w:del w:id="822" w:author="Giacomini-Varvarigos, Maria" w:date="2013-01-10T13:08:00Z">
              <w:r w:rsidRPr="001C65D2" w:rsidDel="00FE7FDF">
                <w:rPr>
                  <w:rFonts w:cs="MS Sans Serif"/>
                  <w:szCs w:val="16"/>
                  <w:lang w:val="en-CA"/>
                </w:rPr>
                <w:delText>N/A</w:delText>
              </w:r>
            </w:del>
          </w:p>
        </w:tc>
      </w:tr>
      <w:tr w:rsidR="00FE7FDF" w:rsidRPr="007B685B" w:rsidDel="00FE7FDF" w14:paraId="2E1B22A3" w14:textId="77777777" w:rsidTr="0080583A">
        <w:trPr>
          <w:cantSplit/>
          <w:del w:id="823" w:author="Giacomini-Varvarigos, Maria" w:date="2013-01-10T13:08:00Z"/>
        </w:trPr>
        <w:tc>
          <w:tcPr>
            <w:tcW w:w="993" w:type="dxa"/>
            <w:vAlign w:val="center"/>
          </w:tcPr>
          <w:p w14:paraId="2E1B229D" w14:textId="77777777" w:rsidR="00FE7FDF" w:rsidRPr="001C65D2" w:rsidDel="00FE7FDF" w:rsidRDefault="00FE7FDF" w:rsidP="0080583A">
            <w:pPr>
              <w:pStyle w:val="TableText"/>
              <w:rPr>
                <w:del w:id="824" w:author="Giacomini-Varvarigos, Maria" w:date="2013-01-10T13:08:00Z"/>
                <w:rFonts w:cs="MS Sans Serif"/>
                <w:szCs w:val="16"/>
                <w:lang w:val="en-CA"/>
              </w:rPr>
            </w:pPr>
            <w:del w:id="825" w:author="Giacomini-Varvarigos, Maria" w:date="2013-01-10T13:08:00Z">
              <w:r w:rsidRPr="001C65D2" w:rsidDel="00FE7FDF">
                <w:rPr>
                  <w:rFonts w:cs="MS Sans Serif"/>
                  <w:szCs w:val="16"/>
                  <w:lang w:val="en-CA"/>
                </w:rPr>
                <w:delText>Manager</w:delText>
              </w:r>
            </w:del>
          </w:p>
        </w:tc>
        <w:tc>
          <w:tcPr>
            <w:tcW w:w="1275" w:type="dxa"/>
          </w:tcPr>
          <w:p w14:paraId="2E1B229E" w14:textId="77777777" w:rsidR="00FE7FDF" w:rsidRPr="001C65D2" w:rsidDel="00FE7FDF" w:rsidRDefault="00FE7FDF" w:rsidP="0080583A">
            <w:pPr>
              <w:jc w:val="left"/>
              <w:rPr>
                <w:del w:id="826" w:author="Giacomini-Varvarigos, Maria" w:date="2013-01-10T13:08:00Z"/>
                <w:rFonts w:ascii="Arial" w:hAnsi="Arial" w:cs="MS Sans Serif"/>
                <w:sz w:val="16"/>
                <w:szCs w:val="16"/>
                <w:lang w:val="en-CA"/>
              </w:rPr>
            </w:pPr>
            <w:del w:id="827" w:author="Giacomini-Varvarigos, Maria" w:date="2013-01-10T13:08:00Z">
              <w:r w:rsidDel="00FE7FDF">
                <w:rPr>
                  <w:rFonts w:ascii="Arial" w:hAnsi="Arial" w:cs="MS Sans Serif"/>
                  <w:sz w:val="16"/>
                  <w:szCs w:val="16"/>
                  <w:lang w:val="en-CA"/>
                </w:rPr>
                <w:delText>Michel Filion</w:delText>
              </w:r>
            </w:del>
          </w:p>
        </w:tc>
        <w:tc>
          <w:tcPr>
            <w:tcW w:w="1985" w:type="dxa"/>
            <w:vAlign w:val="center"/>
          </w:tcPr>
          <w:p w14:paraId="2E1B229F" w14:textId="77777777" w:rsidR="00FE7FDF" w:rsidRPr="001C65D2" w:rsidDel="00FE7FDF" w:rsidRDefault="00FE7FDF" w:rsidP="0080583A">
            <w:pPr>
              <w:jc w:val="left"/>
              <w:rPr>
                <w:del w:id="828" w:author="Giacomini-Varvarigos, Maria" w:date="2013-01-10T13:08:00Z"/>
                <w:rFonts w:ascii="Arial" w:hAnsi="Arial" w:cs="MS Sans Serif"/>
                <w:sz w:val="16"/>
                <w:szCs w:val="16"/>
                <w:lang w:val="en-CA"/>
              </w:rPr>
            </w:pPr>
          </w:p>
        </w:tc>
        <w:tc>
          <w:tcPr>
            <w:tcW w:w="1843" w:type="dxa"/>
            <w:vAlign w:val="center"/>
          </w:tcPr>
          <w:p w14:paraId="2E1B22A0" w14:textId="77777777" w:rsidR="00FE7FDF" w:rsidRPr="001C65D2" w:rsidDel="00FE7FDF" w:rsidRDefault="00FE7FDF" w:rsidP="0080583A">
            <w:pPr>
              <w:pStyle w:val="TableText"/>
              <w:rPr>
                <w:del w:id="829" w:author="Giacomini-Varvarigos, Maria" w:date="2013-01-10T13:08:00Z"/>
                <w:rFonts w:cs="MS Sans Serif"/>
                <w:szCs w:val="16"/>
                <w:lang w:val="en-CA"/>
              </w:rPr>
            </w:pPr>
            <w:del w:id="830" w:author="Giacomini-Varvarigos, Maria" w:date="2013-01-10T13:08:00Z">
              <w:r w:rsidDel="00FE7FDF">
                <w:rPr>
                  <w:rFonts w:cs="MS Sans Serif"/>
                </w:rPr>
                <w:delText>8am</w:delText>
              </w:r>
              <w:r w:rsidRPr="001C65D2" w:rsidDel="00FE7FDF">
                <w:rPr>
                  <w:rFonts w:cs="MS Sans Serif"/>
                  <w:szCs w:val="16"/>
                  <w:lang w:val="en-CA"/>
                </w:rPr>
                <w:delText xml:space="preserve"> – </w:delText>
              </w:r>
              <w:r w:rsidDel="00FE7FDF">
                <w:rPr>
                  <w:rFonts w:cs="MS Sans Serif"/>
                </w:rPr>
                <w:delText>5pm</w:delText>
              </w:r>
              <w:r w:rsidRPr="001C65D2" w:rsidDel="00FE7FDF">
                <w:rPr>
                  <w:rFonts w:cs="MS Sans Serif"/>
                  <w:szCs w:val="16"/>
                  <w:lang w:val="en-CA"/>
                </w:rPr>
                <w:delText xml:space="preserve"> Mon-Fri</w:delText>
              </w:r>
            </w:del>
          </w:p>
        </w:tc>
        <w:tc>
          <w:tcPr>
            <w:tcW w:w="2126" w:type="dxa"/>
            <w:vAlign w:val="center"/>
          </w:tcPr>
          <w:p w14:paraId="2E1B22A1" w14:textId="77777777" w:rsidR="00FE7FDF" w:rsidRPr="001C65D2" w:rsidDel="00FE7FDF" w:rsidRDefault="00FE7FDF" w:rsidP="0080583A">
            <w:pPr>
              <w:pStyle w:val="TableText"/>
              <w:rPr>
                <w:del w:id="831" w:author="Giacomini-Varvarigos, Maria" w:date="2013-01-10T13:08:00Z"/>
                <w:rFonts w:cs="MS Sans Serif"/>
                <w:szCs w:val="16"/>
                <w:lang w:val="en-CA"/>
              </w:rPr>
            </w:pPr>
            <w:del w:id="832" w:author="Giacomini-Varvarigos, Maria" w:date="2013-01-10T13:08:00Z">
              <w:r w:rsidRPr="001C65D2" w:rsidDel="00FE7FDF">
                <w:rPr>
                  <w:rFonts w:cs="MS Sans Serif"/>
                  <w:szCs w:val="16"/>
                  <w:lang w:val="en-CA"/>
                </w:rPr>
                <w:delText>514-878-8424</w:delText>
              </w:r>
            </w:del>
          </w:p>
        </w:tc>
        <w:tc>
          <w:tcPr>
            <w:tcW w:w="1417" w:type="dxa"/>
            <w:vAlign w:val="center"/>
          </w:tcPr>
          <w:p w14:paraId="2E1B22A2" w14:textId="77777777" w:rsidR="00FE7FDF" w:rsidRPr="001C65D2" w:rsidDel="00FE7FDF" w:rsidRDefault="00FE7FDF" w:rsidP="0080583A">
            <w:pPr>
              <w:pStyle w:val="TableText"/>
              <w:rPr>
                <w:del w:id="833" w:author="Giacomini-Varvarigos, Maria" w:date="2013-01-10T13:08:00Z"/>
                <w:rFonts w:cs="MS Sans Serif"/>
                <w:szCs w:val="16"/>
                <w:lang w:val="en-CA"/>
              </w:rPr>
            </w:pPr>
            <w:del w:id="834" w:author="Giacomini-Varvarigos, Maria" w:date="2013-01-10T13:08:00Z">
              <w:r w:rsidRPr="001C65D2" w:rsidDel="00FE7FDF">
                <w:rPr>
                  <w:rFonts w:cs="MS Sans Serif"/>
                  <w:szCs w:val="16"/>
                  <w:lang w:val="en-CA"/>
                </w:rPr>
                <w:delText>514-231-8232</w:delText>
              </w:r>
            </w:del>
          </w:p>
        </w:tc>
      </w:tr>
    </w:tbl>
    <w:p w14:paraId="2E1B22A4" w14:textId="77777777" w:rsidR="00FE7FDF" w:rsidDel="00FE7FDF" w:rsidRDefault="00FE7FDF" w:rsidP="00FE7FDF">
      <w:pPr>
        <w:rPr>
          <w:del w:id="835" w:author="Giacomini-Varvarigos, Maria" w:date="2013-01-10T13:08:00Z"/>
          <w:lang w:val="en-CA"/>
        </w:rPr>
      </w:pPr>
    </w:p>
    <w:p w14:paraId="2E1B22A5" w14:textId="77777777" w:rsidR="00FE7FDF" w:rsidRPr="002F3F3B" w:rsidDel="00FE7FDF" w:rsidRDefault="00FE7FDF" w:rsidP="00FE7FDF">
      <w:pPr>
        <w:rPr>
          <w:del w:id="836" w:author="Giacomini-Varvarigos, Maria" w:date="2013-01-10T13:08:00Z"/>
        </w:rPr>
      </w:pPr>
    </w:p>
    <w:p w14:paraId="2E1B22A6" w14:textId="77777777" w:rsidR="00FE7FDF" w:rsidRPr="002F3F3B" w:rsidRDefault="00FE7FDF" w:rsidP="00FE7FDF"/>
    <w:p w14:paraId="2E1B22A7" w14:textId="77777777" w:rsidR="00FE7FDF" w:rsidRPr="002F3F3B" w:rsidDel="00FE7FDF" w:rsidRDefault="00FE7FDF" w:rsidP="00FE7FDF">
      <w:pPr>
        <w:rPr>
          <w:del w:id="837" w:author="Giacomini-Varvarigos, Maria" w:date="2013-01-10T13:10:00Z"/>
        </w:rPr>
      </w:pPr>
      <w:bookmarkStart w:id="838" w:name="_Toc345668718"/>
      <w:bookmarkStart w:id="839" w:name="_Toc348010251"/>
      <w:bookmarkStart w:id="840" w:name="_Toc352915436"/>
      <w:bookmarkEnd w:id="838"/>
      <w:bookmarkEnd w:id="839"/>
      <w:bookmarkEnd w:id="840"/>
    </w:p>
    <w:p w14:paraId="2E1B22A8" w14:textId="77777777" w:rsidR="00FE7FDF" w:rsidRPr="00CD4F46" w:rsidRDefault="00FE7FDF" w:rsidP="00FE7FDF">
      <w:pPr>
        <w:pStyle w:val="Heading3"/>
        <w:keepLines/>
        <w:numPr>
          <w:ilvl w:val="2"/>
          <w:numId w:val="1"/>
        </w:numPr>
        <w:rPr>
          <w:lang w:val="sv-SE"/>
        </w:rPr>
      </w:pPr>
      <w:bookmarkStart w:id="841" w:name="_Toc330385372"/>
      <w:bookmarkStart w:id="842" w:name="_Toc352915437"/>
      <w:r w:rsidRPr="00CD4F46">
        <w:rPr>
          <w:lang w:val="sv-SE"/>
        </w:rPr>
        <w:t>CGI 3B Helpdesk – Service Restoration Analyst (SRA)</w:t>
      </w:r>
      <w:bookmarkEnd w:id="841"/>
      <w:bookmarkEnd w:id="842"/>
    </w:p>
    <w:p w14:paraId="2E1B22A9" w14:textId="77777777" w:rsidR="00FE7FDF" w:rsidRPr="00703428" w:rsidRDefault="00FE7FDF" w:rsidP="00FE7FDF">
      <w:pPr>
        <w:rPr>
          <w:ins w:id="843" w:author="Giacomini-Varvarigos, Maria" w:date="2013-01-10T13:07:00Z"/>
        </w:rPr>
      </w:pPr>
      <w:ins w:id="844" w:author="Giacomini-Varvarigos, Maria" w:date="2013-01-10T13:07:00Z">
        <w:r w:rsidRPr="00703428">
          <w:t xml:space="preserve">The CGI </w:t>
        </w:r>
        <w:r>
          <w:t xml:space="preserve">3B </w:t>
        </w:r>
        <w:r w:rsidRPr="00703428">
          <w:t>Help Desk (</w:t>
        </w:r>
        <w:r w:rsidRPr="00175FAD">
          <w:t>BM / BDI / BELL TV</w:t>
        </w:r>
        <w:r w:rsidRPr="00703428">
          <w:t xml:space="preserve">) is the single point of contact for </w:t>
        </w:r>
        <w:r w:rsidRPr="00175FAD">
          <w:t>BM / BDI / BELL TV</w:t>
        </w:r>
        <w:r w:rsidRPr="00703428">
          <w:t xml:space="preserve"> employees. The Service Recovery Analyst (SRA) will be providing first line support for the </w:t>
        </w:r>
        <w:r w:rsidRPr="00175FAD">
          <w:t>BM / BDI / BELL TV</w:t>
        </w:r>
        <w:r w:rsidRPr="00703428">
          <w:t xml:space="preserve"> clients.</w:t>
        </w:r>
      </w:ins>
    </w:p>
    <w:p w14:paraId="2E1B22AA" w14:textId="77777777" w:rsidR="00FE7FDF" w:rsidRPr="00703428" w:rsidRDefault="00FE7FDF" w:rsidP="00FE7FDF">
      <w:pPr>
        <w:rPr>
          <w:ins w:id="845" w:author="Giacomini-Varvarigos, Maria" w:date="2013-01-10T13:07:00Z"/>
          <w:b/>
        </w:rPr>
      </w:pPr>
      <w:ins w:id="846" w:author="Giacomini-Varvarigos, Maria" w:date="2013-01-10T13:07:00Z">
        <w:r w:rsidRPr="00703428">
          <w:rPr>
            <w:b/>
          </w:rPr>
          <w:t xml:space="preserve">SRA responsibilities are: </w:t>
        </w:r>
      </w:ins>
    </w:p>
    <w:p w14:paraId="2E1B22AB" w14:textId="77777777" w:rsidR="00FE7FDF" w:rsidRPr="00703428" w:rsidRDefault="00FE7FDF" w:rsidP="00FE7FDF">
      <w:pPr>
        <w:numPr>
          <w:ilvl w:val="0"/>
          <w:numId w:val="23"/>
        </w:numPr>
        <w:spacing w:before="0" w:after="0"/>
        <w:jc w:val="left"/>
        <w:rPr>
          <w:ins w:id="847" w:author="Giacomini-Varvarigos, Maria" w:date="2013-01-10T13:07:00Z"/>
        </w:rPr>
      </w:pPr>
      <w:ins w:id="848" w:author="Giacomini-Varvarigos, Maria" w:date="2013-01-10T13:07:00Z">
        <w:r w:rsidRPr="00703428">
          <w:t xml:space="preserve">Provide bilingual support in French and English through a toll free number and a local </w:t>
        </w:r>
        <w:smartTag w:uri="urn:schemas-microsoft-com:office:smarttags" w:element="time">
          <w:smartTag w:uri="urn:schemas-microsoft-com:office:smarttags" w:element="City">
            <w:r w:rsidRPr="00703428">
              <w:t>Montreal</w:t>
            </w:r>
          </w:smartTag>
        </w:smartTag>
        <w:r w:rsidRPr="00703428">
          <w:t xml:space="preserve"> number.</w:t>
        </w:r>
      </w:ins>
    </w:p>
    <w:p w14:paraId="2E1B22AC" w14:textId="77777777" w:rsidR="00FE7FDF" w:rsidRPr="00703428" w:rsidRDefault="00FE7FDF" w:rsidP="00FE7FDF">
      <w:pPr>
        <w:numPr>
          <w:ilvl w:val="0"/>
          <w:numId w:val="23"/>
        </w:numPr>
        <w:spacing w:before="0" w:after="0"/>
        <w:jc w:val="left"/>
        <w:rPr>
          <w:ins w:id="849" w:author="Giacomini-Varvarigos, Maria" w:date="2013-01-10T13:07:00Z"/>
        </w:rPr>
      </w:pPr>
      <w:ins w:id="850" w:author="Giacomini-Varvarigos, Maria" w:date="2013-01-10T13:07:00Z">
        <w:r w:rsidRPr="00703428">
          <w:t>Answer calls based on predefined Service Level Agreement (SLA).</w:t>
        </w:r>
      </w:ins>
    </w:p>
    <w:p w14:paraId="2E1B22AD" w14:textId="77777777" w:rsidR="00FE7FDF" w:rsidRPr="00703428" w:rsidRDefault="00FE7FDF" w:rsidP="00FE7FDF">
      <w:pPr>
        <w:numPr>
          <w:ilvl w:val="0"/>
          <w:numId w:val="23"/>
        </w:numPr>
        <w:spacing w:before="0" w:after="0"/>
        <w:jc w:val="left"/>
        <w:rPr>
          <w:ins w:id="851" w:author="Giacomini-Varvarigos, Maria" w:date="2013-01-10T13:07:00Z"/>
        </w:rPr>
      </w:pPr>
      <w:ins w:id="852" w:author="Giacomini-Varvarigos, Maria" w:date="2013-01-10T13:07:00Z">
        <w:r w:rsidRPr="00703428">
          <w:t xml:space="preserve">Open a ticket in </w:t>
        </w:r>
        <w:r>
          <w:t>ITSM</w:t>
        </w:r>
        <w:r w:rsidRPr="00703428">
          <w:t xml:space="preserve"> for every new incident reported.</w:t>
        </w:r>
      </w:ins>
    </w:p>
    <w:p w14:paraId="2E1B22AE" w14:textId="77777777" w:rsidR="00FE7FDF" w:rsidRPr="00703428" w:rsidRDefault="00FE7FDF" w:rsidP="00FE7FDF">
      <w:pPr>
        <w:numPr>
          <w:ilvl w:val="0"/>
          <w:numId w:val="23"/>
        </w:numPr>
        <w:spacing w:before="0" w:after="0"/>
        <w:jc w:val="left"/>
        <w:rPr>
          <w:ins w:id="853" w:author="Giacomini-Varvarigos, Maria" w:date="2013-01-10T13:07:00Z"/>
        </w:rPr>
      </w:pPr>
      <w:ins w:id="854" w:author="Giacomini-Varvarigos, Maria" w:date="2013-01-10T13:07:00Z">
        <w:r w:rsidRPr="00703428">
          <w:t>Assess, troubleshoot and document the incident.</w:t>
        </w:r>
      </w:ins>
    </w:p>
    <w:p w14:paraId="2E1B22AF" w14:textId="77777777" w:rsidR="00FE7FDF" w:rsidRPr="00703428" w:rsidRDefault="00FE7FDF" w:rsidP="00FE7FDF">
      <w:pPr>
        <w:numPr>
          <w:ilvl w:val="0"/>
          <w:numId w:val="23"/>
        </w:numPr>
        <w:spacing w:before="0" w:after="0"/>
        <w:jc w:val="left"/>
        <w:rPr>
          <w:ins w:id="855" w:author="Giacomini-Varvarigos, Maria" w:date="2013-01-10T13:07:00Z"/>
        </w:rPr>
      </w:pPr>
      <w:ins w:id="856" w:author="Giacomini-Varvarigos, Maria" w:date="2013-01-10T13:07:00Z">
        <w:r w:rsidRPr="00703428">
          <w:t>Incidents that cannot be resolved directly by the Help Desk will be assigned to the appropriate Support Team (internal or external).</w:t>
        </w:r>
      </w:ins>
    </w:p>
    <w:p w14:paraId="2E1B22B0" w14:textId="77777777" w:rsidR="00FE7FDF" w:rsidRPr="00703428" w:rsidRDefault="00FE7FDF" w:rsidP="00FE7FDF">
      <w:pPr>
        <w:numPr>
          <w:ilvl w:val="0"/>
          <w:numId w:val="23"/>
        </w:numPr>
        <w:spacing w:before="0" w:after="0"/>
        <w:jc w:val="left"/>
        <w:rPr>
          <w:ins w:id="857" w:author="Giacomini-Varvarigos, Maria" w:date="2013-01-10T13:07:00Z"/>
        </w:rPr>
      </w:pPr>
      <w:ins w:id="858" w:author="Giacomini-Varvarigos, Maria" w:date="2013-01-10T13:07:00Z">
        <w:r w:rsidRPr="00703428">
          <w:t>Assign a priority level based on contractual agreement with Bell Mobility / BDI / BELL TV.</w:t>
        </w:r>
      </w:ins>
    </w:p>
    <w:p w14:paraId="2E1B22B1" w14:textId="77777777" w:rsidR="00FE7FDF" w:rsidRPr="00703428" w:rsidRDefault="00FE7FDF" w:rsidP="00FE7FDF">
      <w:pPr>
        <w:numPr>
          <w:ilvl w:val="0"/>
          <w:numId w:val="23"/>
        </w:numPr>
        <w:spacing w:before="0" w:after="0"/>
        <w:jc w:val="left"/>
        <w:rPr>
          <w:ins w:id="859" w:author="Giacomini-Varvarigos, Maria" w:date="2013-01-10T13:07:00Z"/>
        </w:rPr>
      </w:pPr>
      <w:ins w:id="860" w:author="Giacomini-Varvarigos, Maria" w:date="2013-01-10T13:07:00Z">
        <w:r w:rsidRPr="00703428">
          <w:t xml:space="preserve">Engage the Service Recovery Specialists (SRS) for </w:t>
        </w:r>
        <w:r>
          <w:t xml:space="preserve">Critical and High Priority ITSM </w:t>
        </w:r>
        <w:r w:rsidRPr="00703428">
          <w:t>tickets.</w:t>
        </w:r>
      </w:ins>
    </w:p>
    <w:p w14:paraId="2E1B22B2" w14:textId="77777777" w:rsidR="00FE7FDF" w:rsidRDefault="00FE7FDF" w:rsidP="00FE7FDF">
      <w:pPr>
        <w:rPr>
          <w:ins w:id="861" w:author="Giacomini-Varvarigos, Maria" w:date="2013-01-10T13:07:00Z"/>
          <w:rFonts w:ascii="Arial" w:hAnsi="Arial" w:cs="Arial"/>
          <w:color w:val="000080"/>
        </w:rPr>
      </w:pPr>
    </w:p>
    <w:p w14:paraId="2E1B22B3" w14:textId="77777777" w:rsidR="00FE7FDF" w:rsidRDefault="00FE7FDF" w:rsidP="00FE7FDF">
      <w:pPr>
        <w:rPr>
          <w:ins w:id="862" w:author="Giacomini-Varvarigos, Maria" w:date="2013-01-10T13:07:00Z"/>
          <w:b/>
        </w:rPr>
      </w:pPr>
      <w:ins w:id="863" w:author="Giacomini-Varvarigos, Maria" w:date="2013-01-10T13:07:00Z">
        <w:r w:rsidRPr="00F02A87">
          <w:rPr>
            <w:b/>
          </w:rPr>
          <w:t>ITSM</w:t>
        </w:r>
        <w:r>
          <w:rPr>
            <w:b/>
          </w:rPr>
          <w:t xml:space="preserve"> </w:t>
        </w:r>
        <w:r w:rsidRPr="00F02A87">
          <w:rPr>
            <w:b/>
          </w:rPr>
          <w:t>Support group assignment:</w:t>
        </w:r>
      </w:ins>
    </w:p>
    <w:p w14:paraId="2E1B22B4" w14:textId="77777777" w:rsidR="00FE7FDF" w:rsidRDefault="00FE7FDF" w:rsidP="00FE7FDF">
      <w:pPr>
        <w:rPr>
          <w:ins w:id="864" w:author="Giacomini-Varvarigos, Maria" w:date="2013-01-10T13:07:00Z"/>
          <w:rFonts w:ascii="Arial" w:hAnsi="Arial" w:cs="Arial"/>
          <w:color w:val="000080"/>
        </w:rPr>
      </w:pPr>
      <w:ins w:id="865" w:author="Giacomini-Varvarigos, Maria" w:date="2013-01-10T13:07:00Z">
        <w:r>
          <w:t>CGI Support to BM/BDI/BTV</w:t>
        </w:r>
        <w:r w:rsidRPr="00F02A87">
          <w:t xml:space="preserve"> </w:t>
        </w:r>
        <w:r>
          <w:t>-&gt;</w:t>
        </w:r>
        <w:r w:rsidRPr="00F02A87">
          <w:t xml:space="preserve"> </w:t>
        </w:r>
        <w:r w:rsidRPr="00880410">
          <w:rPr>
            <w:sz w:val="24"/>
            <w:szCs w:val="24"/>
          </w:rPr>
          <w:t xml:space="preserve">User Service Desk </w:t>
        </w:r>
        <w:r>
          <w:t>-&gt;</w:t>
        </w:r>
        <w:r w:rsidRPr="00F02A87">
          <w:t xml:space="preserve"> </w:t>
        </w:r>
        <w:r w:rsidRPr="00880410">
          <w:t>Service Restoration L1</w:t>
        </w:r>
      </w:ins>
    </w:p>
    <w:tbl>
      <w:tblPr>
        <w:tblW w:w="9073" w:type="dxa"/>
        <w:tblInd w:w="-34" w:type="dxa"/>
        <w:tblCellMar>
          <w:left w:w="0" w:type="dxa"/>
          <w:right w:w="0" w:type="dxa"/>
        </w:tblCellMar>
        <w:tblLook w:val="0000" w:firstRow="0" w:lastRow="0" w:firstColumn="0" w:lastColumn="0" w:noHBand="0" w:noVBand="0"/>
      </w:tblPr>
      <w:tblGrid>
        <w:gridCol w:w="1082"/>
        <w:gridCol w:w="1328"/>
        <w:gridCol w:w="1843"/>
        <w:gridCol w:w="2552"/>
        <w:gridCol w:w="2268"/>
      </w:tblGrid>
      <w:tr w:rsidR="00FE7FDF" w14:paraId="2E1B22BA" w14:textId="77777777" w:rsidTr="0080583A">
        <w:trPr>
          <w:ins w:id="866" w:author="Giacomini-Varvarigos, Maria" w:date="2013-01-10T13:07:00Z"/>
        </w:trPr>
        <w:tc>
          <w:tcPr>
            <w:tcW w:w="1082" w:type="dxa"/>
            <w:tcBorders>
              <w:top w:val="double" w:sz="4" w:space="0" w:color="auto"/>
              <w:left w:val="double" w:sz="4"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2E1B22B5" w14:textId="77777777" w:rsidR="00FE7FDF" w:rsidRDefault="00FE7FDF" w:rsidP="0080583A">
            <w:pPr>
              <w:pStyle w:val="tableheading00"/>
              <w:rPr>
                <w:ins w:id="867" w:author="Giacomini-Varvarigos, Maria" w:date="2013-01-10T13:07:00Z"/>
              </w:rPr>
            </w:pPr>
            <w:ins w:id="868" w:author="Giacomini-Varvarigos, Maria" w:date="2013-01-10T13:07:00Z">
              <w:r>
                <w:t>Role</w:t>
              </w:r>
            </w:ins>
          </w:p>
        </w:tc>
        <w:tc>
          <w:tcPr>
            <w:tcW w:w="1328"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B6" w14:textId="77777777" w:rsidR="00FE7FDF" w:rsidRDefault="00FE7FDF" w:rsidP="0080583A">
            <w:pPr>
              <w:pStyle w:val="tabletitle1"/>
              <w:rPr>
                <w:ins w:id="869" w:author="Giacomini-Varvarigos, Maria" w:date="2013-01-10T13:07:00Z"/>
              </w:rPr>
            </w:pPr>
            <w:ins w:id="870" w:author="Giacomini-Varvarigos, Maria" w:date="2013-01-10T13:07:00Z">
              <w:r>
                <w:t>Name</w:t>
              </w:r>
            </w:ins>
          </w:p>
        </w:tc>
        <w:tc>
          <w:tcPr>
            <w:tcW w:w="1843"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B7" w14:textId="77777777" w:rsidR="00FE7FDF" w:rsidRDefault="00FE7FDF" w:rsidP="0080583A">
            <w:pPr>
              <w:pStyle w:val="tableheading00"/>
              <w:rPr>
                <w:ins w:id="871" w:author="Giacomini-Varvarigos, Maria" w:date="2013-01-10T13:07:00Z"/>
              </w:rPr>
            </w:pPr>
            <w:ins w:id="872" w:author="Giacomini-Varvarigos, Maria" w:date="2013-01-10T13:07:00Z">
              <w:r>
                <w:t>Hours of Operation</w:t>
              </w:r>
            </w:ins>
          </w:p>
        </w:tc>
        <w:tc>
          <w:tcPr>
            <w:tcW w:w="2552"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B8" w14:textId="77777777" w:rsidR="00FE7FDF" w:rsidRDefault="00FE7FDF" w:rsidP="0080583A">
            <w:pPr>
              <w:pStyle w:val="tableheading00"/>
              <w:rPr>
                <w:ins w:id="873" w:author="Giacomini-Varvarigos, Maria" w:date="2013-01-10T13:07:00Z"/>
              </w:rPr>
            </w:pPr>
            <w:ins w:id="874" w:author="Giacomini-Varvarigos, Maria" w:date="2013-01-10T13:07:00Z">
              <w:r>
                <w:t xml:space="preserve">Phone </w:t>
              </w:r>
            </w:ins>
          </w:p>
        </w:tc>
        <w:tc>
          <w:tcPr>
            <w:tcW w:w="2268" w:type="dxa"/>
            <w:tcBorders>
              <w:top w:val="double" w:sz="4" w:space="0" w:color="auto"/>
              <w:left w:val="nil"/>
              <w:bottom w:val="single" w:sz="8" w:space="0" w:color="auto"/>
              <w:right w:val="double" w:sz="4" w:space="0" w:color="auto"/>
            </w:tcBorders>
            <w:shd w:val="clear" w:color="auto" w:fill="D9D9D9"/>
            <w:tcMar>
              <w:top w:w="0" w:type="dxa"/>
              <w:left w:w="108" w:type="dxa"/>
              <w:bottom w:w="0" w:type="dxa"/>
              <w:right w:w="108" w:type="dxa"/>
            </w:tcMar>
            <w:vAlign w:val="center"/>
          </w:tcPr>
          <w:p w14:paraId="2E1B22B9" w14:textId="77777777" w:rsidR="00FE7FDF" w:rsidRDefault="00FE7FDF" w:rsidP="0080583A">
            <w:pPr>
              <w:pStyle w:val="tableheading00"/>
              <w:rPr>
                <w:ins w:id="875" w:author="Giacomini-Varvarigos, Maria" w:date="2013-01-10T13:07:00Z"/>
              </w:rPr>
            </w:pPr>
            <w:ins w:id="876" w:author="Giacomini-Varvarigos, Maria" w:date="2013-01-10T13:07:00Z">
              <w:r>
                <w:t>Cellular</w:t>
              </w:r>
            </w:ins>
          </w:p>
        </w:tc>
      </w:tr>
      <w:tr w:rsidR="00FE7FDF" w14:paraId="2E1B22C1" w14:textId="77777777" w:rsidTr="0080583A">
        <w:trPr>
          <w:ins w:id="877" w:author="Giacomini-Varvarigos, Maria" w:date="2013-01-10T13:07:00Z"/>
        </w:trPr>
        <w:tc>
          <w:tcPr>
            <w:tcW w:w="1082"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2BB" w14:textId="77777777" w:rsidR="00FE7FDF" w:rsidRDefault="00FE7FDF" w:rsidP="0080583A">
            <w:pPr>
              <w:pStyle w:val="tabletext0"/>
              <w:rPr>
                <w:ins w:id="878" w:author="Giacomini-Varvarigos, Maria" w:date="2013-01-10T13:07:00Z"/>
              </w:rPr>
            </w:pPr>
            <w:ins w:id="879" w:author="Giacomini-Varvarigos, Maria" w:date="2013-01-10T13:07:00Z">
              <w:r>
                <w:t>SRA TEAM</w:t>
              </w:r>
            </w:ins>
          </w:p>
        </w:tc>
        <w:tc>
          <w:tcPr>
            <w:tcW w:w="1328"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BC" w14:textId="77777777" w:rsidR="00FE7FDF" w:rsidRDefault="00FE7FDF" w:rsidP="0080583A">
            <w:pPr>
              <w:rPr>
                <w:ins w:id="880" w:author="Giacomini-Varvarigos, Maria" w:date="2013-01-10T13:07:00Z"/>
                <w:rFonts w:ascii="Arial" w:hAnsi="Arial" w:cs="Arial"/>
                <w:sz w:val="16"/>
                <w:szCs w:val="16"/>
              </w:rPr>
            </w:pPr>
            <w:ins w:id="881" w:author="Giacomini-Varvarigos, Maria" w:date="2013-01-10T13:07:00Z">
              <w:r>
                <w:rPr>
                  <w:rFonts w:ascii="Arial" w:hAnsi="Arial" w:cs="Arial"/>
                  <w:sz w:val="16"/>
                  <w:szCs w:val="16"/>
                </w:rPr>
                <w:t>N/A</w:t>
              </w:r>
            </w:ins>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BD" w14:textId="77777777" w:rsidR="00FE7FDF" w:rsidRPr="00841A26" w:rsidRDefault="00FE7FDF" w:rsidP="0080583A">
            <w:pPr>
              <w:pStyle w:val="tabletext0"/>
              <w:rPr>
                <w:ins w:id="882" w:author="Giacomini-Varvarigos, Maria" w:date="2013-01-10T13:07:00Z"/>
              </w:rPr>
            </w:pPr>
            <w:ins w:id="883" w:author="Giacomini-Varvarigos, Maria" w:date="2013-01-10T13:07:00Z">
              <w:r w:rsidRPr="00841A26">
                <w:t xml:space="preserve">Based on </w:t>
              </w:r>
              <w:smartTag w:uri="urn:schemas-microsoft-com:office:smarttags" w:element="time">
                <w:r w:rsidRPr="00841A26">
                  <w:t>SLA</w:t>
                </w:r>
              </w:smartTag>
            </w:ins>
          </w:p>
        </w:tc>
        <w:tc>
          <w:tcPr>
            <w:tcW w:w="2552"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BE" w14:textId="77777777" w:rsidR="00FE7FDF" w:rsidRDefault="00FE7FDF" w:rsidP="0080583A">
            <w:pPr>
              <w:pStyle w:val="tabletext0"/>
              <w:rPr>
                <w:ins w:id="884" w:author="Giacomini-Varvarigos, Maria" w:date="2013-01-10T13:07:00Z"/>
              </w:rPr>
            </w:pPr>
            <w:ins w:id="885" w:author="Giacomini-Varvarigos, Maria" w:date="2013-01-10T13:07:00Z">
              <w:r>
                <w:t xml:space="preserve">514-523-5523 in </w:t>
              </w:r>
              <w:smartTag w:uri="urn:schemas-microsoft-com:office:smarttags" w:element="time">
                <w:smartTag w:uri="urn:schemas-microsoft-com:office:smarttags" w:element="City">
                  <w:smartTag w:uri="urn:schemas-microsoft-com:office:smarttags" w:element="date">
                    <w:r>
                      <w:t>Montreal</w:t>
                    </w:r>
                  </w:smartTag>
                </w:smartTag>
              </w:smartTag>
              <w:r>
                <w:t xml:space="preserve"> area</w:t>
              </w:r>
            </w:ins>
          </w:p>
          <w:p w14:paraId="2E1B22BF" w14:textId="77777777" w:rsidR="00FE7FDF" w:rsidRDefault="00FE7FDF" w:rsidP="0080583A">
            <w:pPr>
              <w:pStyle w:val="tabletext0"/>
              <w:rPr>
                <w:ins w:id="886" w:author="Giacomini-Varvarigos, Maria" w:date="2013-01-10T13:07:00Z"/>
              </w:rPr>
            </w:pPr>
            <w:ins w:id="887" w:author="Giacomini-Varvarigos, Maria" w:date="2013-01-10T13:07:00Z">
              <w:r>
                <w:t>888-920-8888 otherwise</w:t>
              </w:r>
            </w:ins>
          </w:p>
        </w:tc>
        <w:tc>
          <w:tcPr>
            <w:tcW w:w="2268"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2C0" w14:textId="77777777" w:rsidR="00FE7FDF" w:rsidRDefault="00FE7FDF" w:rsidP="0080583A">
            <w:pPr>
              <w:pStyle w:val="tabletext0"/>
              <w:rPr>
                <w:ins w:id="888" w:author="Giacomini-Varvarigos, Maria" w:date="2013-01-10T13:07:00Z"/>
              </w:rPr>
            </w:pPr>
            <w:ins w:id="889" w:author="Giacomini-Varvarigos, Maria" w:date="2013-01-10T13:07:00Z">
              <w:r>
                <w:t>N/A</w:t>
              </w:r>
            </w:ins>
          </w:p>
        </w:tc>
      </w:tr>
      <w:tr w:rsidR="00DD1EAC" w14:paraId="2E1B22C7" w14:textId="77777777" w:rsidTr="00DD1EAC">
        <w:trPr>
          <w:ins w:id="890" w:author="Giacomini-Varvarigos, Maria" w:date="2013-01-10T13:07:00Z"/>
        </w:trPr>
        <w:tc>
          <w:tcPr>
            <w:tcW w:w="1082"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2C2" w14:textId="77777777" w:rsidR="00DD1EAC" w:rsidRDefault="00DD1EAC" w:rsidP="00DD1EAC">
            <w:pPr>
              <w:pStyle w:val="tabletext0"/>
              <w:spacing w:before="60" w:after="60"/>
              <w:rPr>
                <w:ins w:id="891" w:author="Giacomini-Varvarigos, Maria" w:date="2013-01-10T13:07:00Z"/>
              </w:rPr>
            </w:pPr>
            <w:ins w:id="892" w:author="Giacomini-Varvarigos, Maria" w:date="2013-01-10T13:07:00Z">
              <w:r>
                <w:t>Manager</w:t>
              </w:r>
            </w:ins>
          </w:p>
        </w:tc>
        <w:tc>
          <w:tcPr>
            <w:tcW w:w="1328" w:type="dxa"/>
            <w:tcBorders>
              <w:top w:val="nil"/>
              <w:left w:val="nil"/>
              <w:bottom w:val="double" w:sz="4" w:space="0" w:color="auto"/>
              <w:right w:val="single" w:sz="8" w:space="0" w:color="auto"/>
            </w:tcBorders>
            <w:tcMar>
              <w:top w:w="0" w:type="dxa"/>
              <w:left w:w="108" w:type="dxa"/>
              <w:bottom w:w="0" w:type="dxa"/>
              <w:right w:w="108" w:type="dxa"/>
            </w:tcMar>
            <w:vAlign w:val="bottom"/>
          </w:tcPr>
          <w:p w14:paraId="2E1B22C3" w14:textId="77777777" w:rsidR="00DD1EAC" w:rsidRDefault="00DD1EAC" w:rsidP="00DD1EAC">
            <w:pPr>
              <w:jc w:val="left"/>
              <w:rPr>
                <w:ins w:id="893" w:author="Giacomini-Varvarigos, Maria" w:date="2013-01-10T13:07:00Z"/>
              </w:rPr>
            </w:pPr>
            <w:ins w:id="894" w:author="Giacomini-Varvarigos, Maria" w:date="2013-02-07T09:26:00Z">
              <w:r w:rsidRPr="00DD1EAC">
                <w:rPr>
                  <w:rFonts w:ascii="Arial" w:hAnsi="Arial" w:cs="Arial"/>
                  <w:sz w:val="16"/>
                  <w:szCs w:val="16"/>
                </w:rPr>
                <w:t xml:space="preserve">Erica </w:t>
              </w:r>
              <w:proofErr w:type="spellStart"/>
              <w:r w:rsidRPr="00DD1EAC">
                <w:rPr>
                  <w:rFonts w:ascii="Arial" w:hAnsi="Arial" w:cs="Arial"/>
                  <w:sz w:val="16"/>
                  <w:szCs w:val="16"/>
                </w:rPr>
                <w:t>Villani</w:t>
              </w:r>
              <w:proofErr w:type="spellEnd"/>
              <w:r w:rsidRPr="00DD1EAC">
                <w:rPr>
                  <w:rFonts w:ascii="Arial" w:hAnsi="Arial" w:cs="Arial"/>
                  <w:sz w:val="16"/>
                  <w:szCs w:val="16"/>
                </w:rPr>
                <w:t>      </w:t>
              </w:r>
            </w:ins>
          </w:p>
        </w:tc>
        <w:tc>
          <w:tcPr>
            <w:tcW w:w="1843"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C4" w14:textId="77777777" w:rsidR="00DD1EAC" w:rsidRDefault="00DD1EAC" w:rsidP="00DD1EAC">
            <w:pPr>
              <w:pStyle w:val="tabletext0"/>
              <w:spacing w:before="60" w:after="60"/>
              <w:rPr>
                <w:ins w:id="895" w:author="Giacomini-Varvarigos, Maria" w:date="2013-01-10T13:07:00Z"/>
              </w:rPr>
            </w:pPr>
            <w:ins w:id="896" w:author="Giacomini-Varvarigos, Maria" w:date="2013-02-07T09:26:00Z">
              <w:r>
                <w:t>8 AM - 5 PM Mon-Fri</w:t>
              </w:r>
            </w:ins>
          </w:p>
        </w:tc>
        <w:tc>
          <w:tcPr>
            <w:tcW w:w="2552"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C5" w14:textId="77777777" w:rsidR="00DD1EAC" w:rsidRDefault="00DD1EAC" w:rsidP="00DD1EAC">
            <w:pPr>
              <w:pStyle w:val="tabletext0"/>
              <w:spacing w:before="60" w:after="60"/>
              <w:rPr>
                <w:ins w:id="897" w:author="Giacomini-Varvarigos, Maria" w:date="2013-01-10T13:07:00Z"/>
                <w:color w:val="FF0000"/>
              </w:rPr>
            </w:pPr>
            <w:ins w:id="898" w:author="Giacomini-Varvarigos, Maria" w:date="2013-02-07T09:26:00Z">
              <w:r w:rsidRPr="00DD1EAC">
                <w:t>514.878.8451</w:t>
              </w:r>
            </w:ins>
          </w:p>
        </w:tc>
        <w:tc>
          <w:tcPr>
            <w:tcW w:w="2268"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2C6" w14:textId="77777777" w:rsidR="00DD1EAC" w:rsidRDefault="00DD1EAC" w:rsidP="00DD1EAC">
            <w:pPr>
              <w:pStyle w:val="tabletext0"/>
              <w:spacing w:before="60" w:after="60"/>
              <w:rPr>
                <w:ins w:id="899" w:author="Giacomini-Varvarigos, Maria" w:date="2013-01-10T13:07:00Z"/>
                <w:color w:val="FF0000"/>
              </w:rPr>
            </w:pPr>
            <w:ins w:id="900" w:author="Giacomini-Varvarigos, Maria" w:date="2013-02-07T09:26:00Z">
              <w:r w:rsidRPr="00DD1EAC">
                <w:t>514.604.8689</w:t>
              </w:r>
            </w:ins>
          </w:p>
        </w:tc>
      </w:tr>
    </w:tbl>
    <w:p w14:paraId="2E1B22C8" w14:textId="77777777" w:rsidR="00FE7FDF" w:rsidRDefault="00FE7FDF" w:rsidP="00FE7FDF">
      <w:pPr>
        <w:rPr>
          <w:ins w:id="901" w:author="Giacomini-Varvarigos, Maria" w:date="2013-01-10T13:07:00Z"/>
          <w:rFonts w:ascii="Arial" w:hAnsi="Arial" w:cs="Arial"/>
          <w:color w:val="000080"/>
        </w:rPr>
      </w:pPr>
    </w:p>
    <w:p w14:paraId="2E1B22C9" w14:textId="77777777" w:rsidR="00FE7FDF" w:rsidRPr="00703428" w:rsidDel="00FE7FDF" w:rsidRDefault="00FE7FDF" w:rsidP="00FE7FDF">
      <w:pPr>
        <w:rPr>
          <w:del w:id="902" w:author="Giacomini-Varvarigos, Maria" w:date="2013-01-10T13:07:00Z"/>
        </w:rPr>
      </w:pPr>
      <w:del w:id="903" w:author="Giacomini-Varvarigos, Maria" w:date="2013-01-10T13:07:00Z">
        <w:r w:rsidRPr="00703428" w:rsidDel="00FE7FDF">
          <w:delText xml:space="preserve">The CGI </w:delText>
        </w:r>
        <w:r w:rsidDel="00FE7FDF">
          <w:delText>3B Help Desk</w:delText>
        </w:r>
        <w:r w:rsidRPr="00703428" w:rsidDel="00FE7FDF">
          <w:delText xml:space="preserve"> is the single point of contact for </w:delText>
        </w:r>
        <w:r w:rsidRPr="00175FAD" w:rsidDel="00FE7FDF">
          <w:delText>BM / BDI / BELL TV</w:delText>
        </w:r>
        <w:r w:rsidRPr="00703428" w:rsidDel="00FE7FDF">
          <w:delText xml:space="preserve"> employees. The Service Recovery Analyst (SRA) will be providing first line support for the </w:delText>
        </w:r>
        <w:r w:rsidRPr="00175FAD" w:rsidDel="00FE7FDF">
          <w:delText>BM / BDI / BELL TV</w:delText>
        </w:r>
        <w:r w:rsidRPr="00703428" w:rsidDel="00FE7FDF">
          <w:delText xml:space="preserve"> clients.</w:delText>
        </w:r>
      </w:del>
    </w:p>
    <w:p w14:paraId="2E1B22CA" w14:textId="77777777" w:rsidR="00FE7FDF" w:rsidRPr="001C65D2" w:rsidDel="00FE7FDF" w:rsidRDefault="00FE7FDF" w:rsidP="00FE7FDF">
      <w:pPr>
        <w:rPr>
          <w:del w:id="904" w:author="Giacomini-Varvarigos, Maria" w:date="2013-01-10T13:07:00Z"/>
        </w:rPr>
      </w:pPr>
      <w:del w:id="905" w:author="Giacomini-Varvarigos, Maria" w:date="2013-01-10T13:07:00Z">
        <w:r w:rsidRPr="001C65D2" w:rsidDel="00FE7FDF">
          <w:delText xml:space="preserve">SRA responsibilities are: </w:delText>
        </w:r>
      </w:del>
    </w:p>
    <w:p w14:paraId="2E1B22CB" w14:textId="77777777" w:rsidR="00FE7FDF" w:rsidRPr="00703428" w:rsidDel="00FE7FDF" w:rsidRDefault="00FE7FDF" w:rsidP="00FE7FDF">
      <w:pPr>
        <w:numPr>
          <w:ilvl w:val="0"/>
          <w:numId w:val="23"/>
        </w:numPr>
        <w:spacing w:before="0" w:after="0"/>
        <w:jc w:val="left"/>
        <w:rPr>
          <w:del w:id="906" w:author="Giacomini-Varvarigos, Maria" w:date="2013-01-10T13:07:00Z"/>
        </w:rPr>
      </w:pPr>
      <w:del w:id="907" w:author="Giacomini-Varvarigos, Maria" w:date="2013-01-10T13:07:00Z">
        <w:r w:rsidRPr="00703428" w:rsidDel="00FE7FDF">
          <w:delText>Provide bilingual support in French and English through a toll free number and a local Montreal number.</w:delText>
        </w:r>
      </w:del>
    </w:p>
    <w:p w14:paraId="2E1B22CC" w14:textId="77777777" w:rsidR="00FE7FDF" w:rsidRPr="00703428" w:rsidDel="00FE7FDF" w:rsidRDefault="00FE7FDF" w:rsidP="00FE7FDF">
      <w:pPr>
        <w:numPr>
          <w:ilvl w:val="0"/>
          <w:numId w:val="23"/>
        </w:numPr>
        <w:spacing w:before="0" w:after="0"/>
        <w:jc w:val="left"/>
        <w:rPr>
          <w:del w:id="908" w:author="Giacomini-Varvarigos, Maria" w:date="2013-01-10T13:07:00Z"/>
        </w:rPr>
      </w:pPr>
      <w:del w:id="909" w:author="Giacomini-Varvarigos, Maria" w:date="2013-01-10T13:07:00Z">
        <w:r w:rsidRPr="00703428" w:rsidDel="00FE7FDF">
          <w:delText>Answer calls based on predefined Service Level Agreement (SLA).</w:delText>
        </w:r>
      </w:del>
    </w:p>
    <w:p w14:paraId="2E1B22CD" w14:textId="77777777" w:rsidR="00FE7FDF" w:rsidRPr="00703428" w:rsidDel="00FE7FDF" w:rsidRDefault="00FE7FDF" w:rsidP="00FE7FDF">
      <w:pPr>
        <w:numPr>
          <w:ilvl w:val="0"/>
          <w:numId w:val="23"/>
        </w:numPr>
        <w:spacing w:before="0" w:after="0"/>
        <w:jc w:val="left"/>
        <w:rPr>
          <w:del w:id="910" w:author="Giacomini-Varvarigos, Maria" w:date="2013-01-10T13:07:00Z"/>
        </w:rPr>
      </w:pPr>
      <w:del w:id="911" w:author="Giacomini-Varvarigos, Maria" w:date="2013-01-10T13:07:00Z">
        <w:r w:rsidRPr="00703428" w:rsidDel="00FE7FDF">
          <w:delText>Open a ticket in HEAT for every new incident reported.</w:delText>
        </w:r>
      </w:del>
    </w:p>
    <w:p w14:paraId="2E1B22CE" w14:textId="77777777" w:rsidR="00FE7FDF" w:rsidRPr="00703428" w:rsidDel="00FE7FDF" w:rsidRDefault="00FE7FDF" w:rsidP="00FE7FDF">
      <w:pPr>
        <w:numPr>
          <w:ilvl w:val="0"/>
          <w:numId w:val="23"/>
        </w:numPr>
        <w:spacing w:before="0" w:after="0"/>
        <w:jc w:val="left"/>
        <w:rPr>
          <w:del w:id="912" w:author="Giacomini-Varvarigos, Maria" w:date="2013-01-10T13:07:00Z"/>
        </w:rPr>
      </w:pPr>
      <w:del w:id="913" w:author="Giacomini-Varvarigos, Maria" w:date="2013-01-10T13:07:00Z">
        <w:r w:rsidRPr="00703428" w:rsidDel="00FE7FDF">
          <w:delText>Assess, troubleshoot and document the incident.</w:delText>
        </w:r>
      </w:del>
    </w:p>
    <w:p w14:paraId="2E1B22CF" w14:textId="77777777" w:rsidR="00FE7FDF" w:rsidRPr="00703428" w:rsidDel="00FE7FDF" w:rsidRDefault="00FE7FDF" w:rsidP="00FE7FDF">
      <w:pPr>
        <w:numPr>
          <w:ilvl w:val="0"/>
          <w:numId w:val="23"/>
        </w:numPr>
        <w:spacing w:before="0" w:after="0"/>
        <w:jc w:val="left"/>
        <w:rPr>
          <w:del w:id="914" w:author="Giacomini-Varvarigos, Maria" w:date="2013-01-10T13:07:00Z"/>
        </w:rPr>
      </w:pPr>
      <w:del w:id="915" w:author="Giacomini-Varvarigos, Maria" w:date="2013-01-10T13:07:00Z">
        <w:r w:rsidRPr="00703428" w:rsidDel="00FE7FDF">
          <w:delText>Incidents that cannot be resolved directly by the Help Desk will be assigned to the appropriate Support Team (internal or external).</w:delText>
        </w:r>
      </w:del>
    </w:p>
    <w:p w14:paraId="2E1B22D0" w14:textId="77777777" w:rsidR="00FE7FDF" w:rsidRPr="00703428" w:rsidDel="00FE7FDF" w:rsidRDefault="00FE7FDF" w:rsidP="00FE7FDF">
      <w:pPr>
        <w:numPr>
          <w:ilvl w:val="0"/>
          <w:numId w:val="23"/>
        </w:numPr>
        <w:spacing w:before="0" w:after="0"/>
        <w:jc w:val="left"/>
        <w:rPr>
          <w:del w:id="916" w:author="Giacomini-Varvarigos, Maria" w:date="2013-01-10T13:07:00Z"/>
        </w:rPr>
      </w:pPr>
      <w:del w:id="917" w:author="Giacomini-Varvarigos, Maria" w:date="2013-01-10T13:07:00Z">
        <w:r w:rsidRPr="00703428" w:rsidDel="00FE7FDF">
          <w:delText>Assign a priority level based on contractual agreement with Bell Mobility / BDI / BELL TV.</w:delText>
        </w:r>
      </w:del>
    </w:p>
    <w:p w14:paraId="2E1B22D1" w14:textId="77777777" w:rsidR="00FE7FDF" w:rsidRPr="00703428" w:rsidDel="00FE7FDF" w:rsidRDefault="00FE7FDF" w:rsidP="00FE7FDF">
      <w:pPr>
        <w:numPr>
          <w:ilvl w:val="0"/>
          <w:numId w:val="23"/>
        </w:numPr>
        <w:spacing w:before="0" w:after="0"/>
        <w:jc w:val="left"/>
        <w:rPr>
          <w:del w:id="918" w:author="Giacomini-Varvarigos, Maria" w:date="2013-01-10T13:07:00Z"/>
        </w:rPr>
      </w:pPr>
      <w:del w:id="919" w:author="Giacomini-Varvarigos, Maria" w:date="2013-01-10T13:07:00Z">
        <w:r w:rsidRPr="00703428" w:rsidDel="00FE7FDF">
          <w:delText>Engage the Service Recovery Specialists (SRS) for priority 1 and 2 tickets.</w:delText>
        </w:r>
      </w:del>
    </w:p>
    <w:p w14:paraId="2E1B22D2" w14:textId="77777777" w:rsidR="00FE7FDF" w:rsidDel="00FE7FDF" w:rsidRDefault="00FE7FDF" w:rsidP="00FE7FDF">
      <w:pPr>
        <w:rPr>
          <w:del w:id="920" w:author="Giacomini-Varvarigos, Maria" w:date="2013-01-10T13:07:00Z"/>
          <w:rFonts w:ascii="Arial" w:hAnsi="Arial" w:cs="Arial"/>
          <w:color w:val="000080"/>
        </w:rPr>
      </w:pPr>
    </w:p>
    <w:p w14:paraId="2E1B22D3" w14:textId="77777777" w:rsidR="00FE7FDF" w:rsidDel="00FE7FDF" w:rsidRDefault="00FE7FDF" w:rsidP="00FE7FDF">
      <w:pPr>
        <w:rPr>
          <w:del w:id="921" w:author="Giacomini-Varvarigos, Maria" w:date="2013-01-10T13:07:00Z"/>
          <w:rFonts w:ascii="Arial" w:hAnsi="Arial" w:cs="Arial"/>
          <w:color w:val="000080"/>
        </w:rPr>
      </w:pPr>
    </w:p>
    <w:tbl>
      <w:tblPr>
        <w:tblW w:w="9640" w:type="dxa"/>
        <w:tblInd w:w="-34" w:type="dxa"/>
        <w:tblCellMar>
          <w:left w:w="0" w:type="dxa"/>
          <w:right w:w="0" w:type="dxa"/>
        </w:tblCellMar>
        <w:tblLook w:val="0000" w:firstRow="0" w:lastRow="0" w:firstColumn="0" w:lastColumn="0" w:noHBand="0" w:noVBand="0"/>
      </w:tblPr>
      <w:tblGrid>
        <w:gridCol w:w="1082"/>
        <w:gridCol w:w="1187"/>
        <w:gridCol w:w="1842"/>
        <w:gridCol w:w="1701"/>
        <w:gridCol w:w="2552"/>
        <w:gridCol w:w="1276"/>
      </w:tblGrid>
      <w:tr w:rsidR="00FE7FDF" w:rsidRPr="001C65D2" w:rsidDel="00FE7FDF" w14:paraId="2E1B22DA" w14:textId="77777777" w:rsidTr="0080583A">
        <w:trPr>
          <w:del w:id="922" w:author="Giacomini-Varvarigos, Maria" w:date="2013-01-10T13:07:00Z"/>
        </w:trPr>
        <w:tc>
          <w:tcPr>
            <w:tcW w:w="1082" w:type="dxa"/>
            <w:tcBorders>
              <w:top w:val="double" w:sz="4" w:space="0" w:color="auto"/>
              <w:left w:val="double" w:sz="4"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2E1B22D4" w14:textId="77777777" w:rsidR="00FE7FDF" w:rsidRPr="001C65D2" w:rsidDel="00FE7FDF" w:rsidRDefault="00FE7FDF" w:rsidP="0080583A">
            <w:pPr>
              <w:pStyle w:val="TableHeading"/>
              <w:rPr>
                <w:del w:id="923" w:author="Giacomini-Varvarigos, Maria" w:date="2013-01-10T13:07:00Z"/>
                <w:szCs w:val="16"/>
                <w:lang w:val="en-CA"/>
              </w:rPr>
            </w:pPr>
            <w:del w:id="924" w:author="Giacomini-Varvarigos, Maria" w:date="2013-01-10T13:07:00Z">
              <w:r w:rsidRPr="001C65D2" w:rsidDel="00FE7FDF">
                <w:rPr>
                  <w:szCs w:val="16"/>
                  <w:lang w:val="en-CA"/>
                </w:rPr>
                <w:delText>Role</w:delText>
              </w:r>
            </w:del>
          </w:p>
        </w:tc>
        <w:tc>
          <w:tcPr>
            <w:tcW w:w="1187"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D5" w14:textId="77777777" w:rsidR="00FE7FDF" w:rsidRPr="001C65D2" w:rsidDel="00FE7FDF" w:rsidRDefault="00FE7FDF" w:rsidP="0080583A">
            <w:pPr>
              <w:pStyle w:val="TableHeading"/>
              <w:rPr>
                <w:del w:id="925" w:author="Giacomini-Varvarigos, Maria" w:date="2013-01-10T13:07:00Z"/>
                <w:szCs w:val="16"/>
                <w:lang w:val="en-CA"/>
              </w:rPr>
            </w:pPr>
            <w:del w:id="926" w:author="Giacomini-Varvarigos, Maria" w:date="2013-01-10T13:07:00Z">
              <w:r w:rsidRPr="001C65D2" w:rsidDel="00FE7FDF">
                <w:rPr>
                  <w:szCs w:val="16"/>
                  <w:lang w:val="en-CA"/>
                </w:rPr>
                <w:delText>Name</w:delText>
              </w:r>
            </w:del>
          </w:p>
        </w:tc>
        <w:tc>
          <w:tcPr>
            <w:tcW w:w="1842"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D6" w14:textId="77777777" w:rsidR="00FE7FDF" w:rsidRPr="001C65D2" w:rsidDel="00FE7FDF" w:rsidRDefault="00FE7FDF" w:rsidP="0080583A">
            <w:pPr>
              <w:pStyle w:val="TableHeading"/>
              <w:rPr>
                <w:del w:id="927" w:author="Giacomini-Varvarigos, Maria" w:date="2013-01-10T13:07:00Z"/>
                <w:szCs w:val="16"/>
                <w:lang w:val="en-CA"/>
              </w:rPr>
            </w:pPr>
            <w:del w:id="928" w:author="Giacomini-Varvarigos, Maria" w:date="2013-01-10T13:07:00Z">
              <w:r w:rsidRPr="001C65D2" w:rsidDel="00FE7FDF">
                <w:rPr>
                  <w:szCs w:val="16"/>
                  <w:lang w:val="en-CA"/>
                </w:rPr>
                <w:delText>Heat</w:delText>
              </w:r>
            </w:del>
          </w:p>
        </w:tc>
        <w:tc>
          <w:tcPr>
            <w:tcW w:w="1701"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D7" w14:textId="77777777" w:rsidR="00FE7FDF" w:rsidRPr="001C65D2" w:rsidDel="00FE7FDF" w:rsidRDefault="00FE7FDF" w:rsidP="0080583A">
            <w:pPr>
              <w:pStyle w:val="TableHeading"/>
              <w:rPr>
                <w:del w:id="929" w:author="Giacomini-Varvarigos, Maria" w:date="2013-01-10T13:07:00Z"/>
                <w:szCs w:val="16"/>
                <w:lang w:val="en-CA"/>
              </w:rPr>
            </w:pPr>
            <w:del w:id="930" w:author="Giacomini-Varvarigos, Maria" w:date="2013-01-10T13:07:00Z">
              <w:r w:rsidRPr="001C65D2" w:rsidDel="00FE7FDF">
                <w:rPr>
                  <w:szCs w:val="16"/>
                  <w:lang w:val="en-CA"/>
                </w:rPr>
                <w:delText>Hours</w:delText>
              </w:r>
            </w:del>
          </w:p>
        </w:tc>
        <w:tc>
          <w:tcPr>
            <w:tcW w:w="2552" w:type="dxa"/>
            <w:tcBorders>
              <w:top w:val="double" w:sz="4"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2E1B22D8" w14:textId="77777777" w:rsidR="00FE7FDF" w:rsidRPr="001C65D2" w:rsidDel="00FE7FDF" w:rsidRDefault="00FE7FDF" w:rsidP="0080583A">
            <w:pPr>
              <w:pStyle w:val="TableHeading"/>
              <w:rPr>
                <w:del w:id="931" w:author="Giacomini-Varvarigos, Maria" w:date="2013-01-10T13:07:00Z"/>
                <w:szCs w:val="16"/>
                <w:lang w:val="en-CA"/>
              </w:rPr>
            </w:pPr>
            <w:del w:id="932" w:author="Giacomini-Varvarigos, Maria" w:date="2013-01-10T13:07:00Z">
              <w:r w:rsidRPr="001C65D2" w:rsidDel="00FE7FDF">
                <w:rPr>
                  <w:szCs w:val="16"/>
                  <w:lang w:val="en-CA"/>
                </w:rPr>
                <w:delText xml:space="preserve">Phone </w:delText>
              </w:r>
            </w:del>
          </w:p>
        </w:tc>
        <w:tc>
          <w:tcPr>
            <w:tcW w:w="1276" w:type="dxa"/>
            <w:tcBorders>
              <w:top w:val="double" w:sz="4" w:space="0" w:color="auto"/>
              <w:left w:val="nil"/>
              <w:bottom w:val="single" w:sz="8" w:space="0" w:color="auto"/>
              <w:right w:val="double" w:sz="4" w:space="0" w:color="auto"/>
            </w:tcBorders>
            <w:shd w:val="clear" w:color="auto" w:fill="D9D9D9"/>
            <w:tcMar>
              <w:top w:w="0" w:type="dxa"/>
              <w:left w:w="108" w:type="dxa"/>
              <w:bottom w:w="0" w:type="dxa"/>
              <w:right w:w="108" w:type="dxa"/>
            </w:tcMar>
            <w:vAlign w:val="center"/>
          </w:tcPr>
          <w:p w14:paraId="2E1B22D9" w14:textId="77777777" w:rsidR="00FE7FDF" w:rsidRPr="001C65D2" w:rsidDel="00FE7FDF" w:rsidRDefault="00FE7FDF" w:rsidP="0080583A">
            <w:pPr>
              <w:pStyle w:val="TableHeading"/>
              <w:rPr>
                <w:del w:id="933" w:author="Giacomini-Varvarigos, Maria" w:date="2013-01-10T13:07:00Z"/>
                <w:szCs w:val="16"/>
                <w:lang w:val="en-CA"/>
              </w:rPr>
            </w:pPr>
            <w:del w:id="934" w:author="Giacomini-Varvarigos, Maria" w:date="2013-01-10T13:07:00Z">
              <w:r w:rsidRPr="001C65D2" w:rsidDel="00FE7FDF">
                <w:rPr>
                  <w:szCs w:val="16"/>
                  <w:lang w:val="en-CA"/>
                </w:rPr>
                <w:delText>Cellular</w:delText>
              </w:r>
            </w:del>
          </w:p>
        </w:tc>
      </w:tr>
      <w:tr w:rsidR="00FE7FDF" w:rsidDel="00FE7FDF" w14:paraId="2E1B22E3" w14:textId="77777777" w:rsidTr="0080583A">
        <w:trPr>
          <w:del w:id="935" w:author="Giacomini-Varvarigos, Maria" w:date="2013-01-10T13:07:00Z"/>
        </w:trPr>
        <w:tc>
          <w:tcPr>
            <w:tcW w:w="1082"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2DB" w14:textId="77777777" w:rsidR="00FE7FDF" w:rsidRPr="001C65D2" w:rsidDel="00FE7FDF" w:rsidRDefault="00FE7FDF" w:rsidP="0080583A">
            <w:pPr>
              <w:pStyle w:val="tabletext0"/>
              <w:rPr>
                <w:del w:id="936" w:author="Giacomini-Varvarigos, Maria" w:date="2013-01-10T13:07:00Z"/>
                <w:rFonts w:cs="MS Sans Serif"/>
              </w:rPr>
            </w:pPr>
            <w:del w:id="937" w:author="Giacomini-Varvarigos, Maria" w:date="2013-01-10T13:07:00Z">
              <w:r w:rsidRPr="001C65D2" w:rsidDel="00FE7FDF">
                <w:rPr>
                  <w:rFonts w:cs="MS Sans Serif"/>
                </w:rPr>
                <w:delText>SRA TEAM</w:delText>
              </w:r>
            </w:del>
          </w:p>
        </w:tc>
        <w:tc>
          <w:tcPr>
            <w:tcW w:w="1187"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DC" w14:textId="77777777" w:rsidR="00FE7FDF" w:rsidRPr="001C65D2" w:rsidDel="00FE7FDF" w:rsidRDefault="00FE7FDF" w:rsidP="0080583A">
            <w:pPr>
              <w:jc w:val="left"/>
              <w:rPr>
                <w:del w:id="938" w:author="Giacomini-Varvarigos, Maria" w:date="2013-01-10T13:07:00Z"/>
                <w:rFonts w:ascii="Arial" w:hAnsi="Arial" w:cs="MS Sans Serif"/>
                <w:sz w:val="16"/>
                <w:szCs w:val="16"/>
                <w:lang w:val="en-CA"/>
              </w:rPr>
            </w:pPr>
            <w:del w:id="939" w:author="Giacomini-Varvarigos, Maria" w:date="2013-01-10T13:07:00Z">
              <w:r w:rsidRPr="001C65D2" w:rsidDel="00FE7FDF">
                <w:rPr>
                  <w:rFonts w:ascii="Arial" w:hAnsi="Arial" w:cs="MS Sans Serif"/>
                  <w:sz w:val="16"/>
                  <w:szCs w:val="16"/>
                  <w:lang w:val="en-CA"/>
                </w:rPr>
                <w:delText>N/A</w:delText>
              </w:r>
            </w:del>
          </w:p>
        </w:tc>
        <w:tc>
          <w:tcPr>
            <w:tcW w:w="1842"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DD" w14:textId="77777777" w:rsidR="00FE7FDF" w:rsidRPr="001C65D2" w:rsidDel="00FE7FDF" w:rsidRDefault="00FE7FDF" w:rsidP="0080583A">
            <w:pPr>
              <w:pStyle w:val="tabletext0"/>
              <w:rPr>
                <w:del w:id="940" w:author="Giacomini-Varvarigos, Maria" w:date="2013-01-10T13:07:00Z"/>
                <w:rFonts w:cs="MS Sans Serif"/>
              </w:rPr>
            </w:pPr>
            <w:del w:id="941" w:author="Giacomini-Varvarigos, Maria" w:date="2013-01-10T13:07:00Z">
              <w:r w:rsidRPr="001C65D2" w:rsidDel="00FE7FDF">
                <w:rPr>
                  <w:rFonts w:cs="MS Sans Serif"/>
                  <w:u w:val="single"/>
                </w:rPr>
                <w:delText>Group:</w:delText>
              </w:r>
              <w:r w:rsidRPr="001C65D2" w:rsidDel="00FE7FDF">
                <w:rPr>
                  <w:rFonts w:cs="MS Sans Serif"/>
                </w:rPr>
                <w:delText xml:space="preserve"> Help Desk</w:delText>
              </w:r>
            </w:del>
          </w:p>
          <w:p w14:paraId="2E1B22DE" w14:textId="77777777" w:rsidR="00FE7FDF" w:rsidRPr="001C65D2" w:rsidDel="00FE7FDF" w:rsidRDefault="00FE7FDF" w:rsidP="0080583A">
            <w:pPr>
              <w:pStyle w:val="tabletext0"/>
              <w:rPr>
                <w:del w:id="942" w:author="Giacomini-Varvarigos, Maria" w:date="2013-01-10T13:07:00Z"/>
                <w:rFonts w:cs="MS Sans Serif"/>
              </w:rPr>
            </w:pPr>
            <w:del w:id="943" w:author="Giacomini-Varvarigos, Maria" w:date="2013-01-10T13:07:00Z">
              <w:r w:rsidRPr="001C65D2" w:rsidDel="00FE7FDF">
                <w:rPr>
                  <w:rFonts w:cs="MS Sans Serif"/>
                  <w:u w:val="single"/>
                </w:rPr>
                <w:delText>Technician:</w:delText>
              </w:r>
              <w:r w:rsidRPr="001C65D2" w:rsidDel="00FE7FDF">
                <w:rPr>
                  <w:rFonts w:cs="MS Sans Serif"/>
                </w:rPr>
                <w:delText xml:space="preserve"> Help Desk</w:delText>
              </w:r>
            </w:del>
          </w:p>
        </w:tc>
        <w:tc>
          <w:tcPr>
            <w:tcW w:w="1701"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DF" w14:textId="77777777" w:rsidR="00FE7FDF" w:rsidRPr="001C65D2" w:rsidDel="00FE7FDF" w:rsidRDefault="00FE7FDF" w:rsidP="0080583A">
            <w:pPr>
              <w:pStyle w:val="tabletext0"/>
              <w:rPr>
                <w:del w:id="944" w:author="Giacomini-Varvarigos, Maria" w:date="2013-01-10T13:07:00Z"/>
                <w:rFonts w:cs="MS Sans Serif"/>
              </w:rPr>
            </w:pPr>
            <w:del w:id="945" w:author="Giacomini-Varvarigos, Maria" w:date="2013-01-10T13:07:00Z">
              <w:r w:rsidRPr="001C65D2" w:rsidDel="00FE7FDF">
                <w:rPr>
                  <w:rFonts w:cs="MS Sans Serif"/>
                </w:rPr>
                <w:delText>based on SLA</w:delText>
              </w:r>
            </w:del>
          </w:p>
        </w:tc>
        <w:tc>
          <w:tcPr>
            <w:tcW w:w="2552"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2E0" w14:textId="77777777" w:rsidR="00FE7FDF" w:rsidRPr="001C65D2" w:rsidDel="00FE7FDF" w:rsidRDefault="00FE7FDF" w:rsidP="0080583A">
            <w:pPr>
              <w:pStyle w:val="tabletext0"/>
              <w:rPr>
                <w:del w:id="946" w:author="Giacomini-Varvarigos, Maria" w:date="2013-01-10T13:07:00Z"/>
                <w:rFonts w:cs="MS Sans Serif"/>
              </w:rPr>
            </w:pPr>
            <w:del w:id="947" w:author="Giacomini-Varvarigos, Maria" w:date="2013-01-10T13:07:00Z">
              <w:r w:rsidRPr="001C65D2" w:rsidDel="00FE7FDF">
                <w:rPr>
                  <w:rFonts w:cs="MS Sans Serif"/>
                </w:rPr>
                <w:delText>514-523-5523 in Montreal area</w:delText>
              </w:r>
            </w:del>
          </w:p>
          <w:p w14:paraId="2E1B22E1" w14:textId="77777777" w:rsidR="00FE7FDF" w:rsidRPr="001C65D2" w:rsidDel="00FE7FDF" w:rsidRDefault="00FE7FDF" w:rsidP="0080583A">
            <w:pPr>
              <w:pStyle w:val="tabletext0"/>
              <w:rPr>
                <w:del w:id="948" w:author="Giacomini-Varvarigos, Maria" w:date="2013-01-10T13:07:00Z"/>
                <w:rFonts w:cs="MS Sans Serif"/>
              </w:rPr>
            </w:pPr>
            <w:del w:id="949" w:author="Giacomini-Varvarigos, Maria" w:date="2013-01-10T13:07:00Z">
              <w:r w:rsidRPr="001C65D2" w:rsidDel="00FE7FDF">
                <w:rPr>
                  <w:rFonts w:cs="MS Sans Serif"/>
                </w:rPr>
                <w:delText>888-920-8888 otherwise</w:delText>
              </w:r>
            </w:del>
          </w:p>
        </w:tc>
        <w:tc>
          <w:tcPr>
            <w:tcW w:w="1276"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2E2" w14:textId="77777777" w:rsidR="00FE7FDF" w:rsidRPr="001C65D2" w:rsidDel="00FE7FDF" w:rsidRDefault="00FE7FDF" w:rsidP="0080583A">
            <w:pPr>
              <w:pStyle w:val="tabletext0"/>
              <w:rPr>
                <w:del w:id="950" w:author="Giacomini-Varvarigos, Maria" w:date="2013-01-10T13:07:00Z"/>
                <w:rFonts w:cs="MS Sans Serif"/>
              </w:rPr>
            </w:pPr>
            <w:del w:id="951" w:author="Giacomini-Varvarigos, Maria" w:date="2013-01-10T13:07:00Z">
              <w:r w:rsidRPr="001C65D2" w:rsidDel="00FE7FDF">
                <w:rPr>
                  <w:rFonts w:cs="MS Sans Serif"/>
                </w:rPr>
                <w:delText>N/A</w:delText>
              </w:r>
            </w:del>
          </w:p>
        </w:tc>
      </w:tr>
      <w:tr w:rsidR="00FE7FDF" w:rsidDel="00FE7FDF" w14:paraId="2E1B22EA" w14:textId="77777777" w:rsidTr="0080583A">
        <w:trPr>
          <w:del w:id="952" w:author="Giacomini-Varvarigos, Maria" w:date="2013-01-10T13:07:00Z"/>
        </w:trPr>
        <w:tc>
          <w:tcPr>
            <w:tcW w:w="1082"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2E4" w14:textId="77777777" w:rsidR="00FE7FDF" w:rsidRPr="001C65D2" w:rsidDel="00FE7FDF" w:rsidRDefault="00FE7FDF" w:rsidP="0080583A">
            <w:pPr>
              <w:pStyle w:val="tabletext0"/>
              <w:rPr>
                <w:del w:id="953" w:author="Giacomini-Varvarigos, Maria" w:date="2013-01-10T13:07:00Z"/>
                <w:rFonts w:cs="MS Sans Serif"/>
              </w:rPr>
            </w:pPr>
            <w:del w:id="954" w:author="Giacomini-Varvarigos, Maria" w:date="2013-01-10T13:07:00Z">
              <w:r w:rsidRPr="001C65D2" w:rsidDel="00FE7FDF">
                <w:rPr>
                  <w:rFonts w:cs="MS Sans Serif"/>
                </w:rPr>
                <w:delText>Manager</w:delText>
              </w:r>
            </w:del>
          </w:p>
        </w:tc>
        <w:tc>
          <w:tcPr>
            <w:tcW w:w="1187"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E5" w14:textId="77777777" w:rsidR="00FE7FDF" w:rsidRPr="001C65D2" w:rsidDel="00FE7FDF" w:rsidRDefault="00FE7FDF" w:rsidP="0080583A">
            <w:pPr>
              <w:jc w:val="left"/>
              <w:rPr>
                <w:del w:id="955" w:author="Giacomini-Varvarigos, Maria" w:date="2013-01-10T13:07:00Z"/>
                <w:rFonts w:ascii="Arial" w:hAnsi="Arial" w:cs="MS Sans Serif"/>
                <w:sz w:val="16"/>
                <w:szCs w:val="16"/>
                <w:lang w:val="en-CA"/>
              </w:rPr>
            </w:pPr>
            <w:del w:id="956" w:author="Giacomini-Varvarigos, Maria" w:date="2013-01-10T13:07:00Z">
              <w:r w:rsidDel="00FE7FDF">
                <w:rPr>
                  <w:rFonts w:ascii="Arial" w:hAnsi="Arial" w:cs="MS Sans Serif"/>
                  <w:sz w:val="16"/>
                  <w:szCs w:val="16"/>
                  <w:lang w:val="en-CA"/>
                </w:rPr>
                <w:delText>Michel Filion</w:delText>
              </w:r>
            </w:del>
          </w:p>
        </w:tc>
        <w:tc>
          <w:tcPr>
            <w:tcW w:w="1842"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E6" w14:textId="77777777" w:rsidR="00FE7FDF" w:rsidRPr="001C65D2" w:rsidDel="00FE7FDF" w:rsidRDefault="00FE7FDF" w:rsidP="0080583A">
            <w:pPr>
              <w:pStyle w:val="tabletext0"/>
              <w:rPr>
                <w:del w:id="957" w:author="Giacomini-Varvarigos, Maria" w:date="2013-01-10T13:07:00Z"/>
                <w:rFonts w:cs="MS Sans Serif"/>
              </w:rPr>
            </w:pPr>
            <w:del w:id="958" w:author="Giacomini-Varvarigos, Maria" w:date="2013-01-10T13:07:00Z">
              <w:r w:rsidRPr="001C65D2" w:rsidDel="00FE7FDF">
                <w:rPr>
                  <w:rFonts w:cs="MS Sans Serif"/>
                </w:rPr>
                <w:delText>N/A</w:delText>
              </w:r>
            </w:del>
          </w:p>
        </w:tc>
        <w:tc>
          <w:tcPr>
            <w:tcW w:w="1701"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E7" w14:textId="77777777" w:rsidR="00FE7FDF" w:rsidRPr="001C65D2" w:rsidDel="00FE7FDF" w:rsidRDefault="00FE7FDF" w:rsidP="0080583A">
            <w:pPr>
              <w:pStyle w:val="tabletext0"/>
              <w:rPr>
                <w:del w:id="959" w:author="Giacomini-Varvarigos, Maria" w:date="2013-01-10T13:07:00Z"/>
                <w:rFonts w:cs="MS Sans Serif"/>
              </w:rPr>
            </w:pPr>
            <w:del w:id="960" w:author="Giacomini-Varvarigos, Maria" w:date="2013-01-10T13:07:00Z">
              <w:r w:rsidDel="00FE7FDF">
                <w:rPr>
                  <w:rFonts w:cs="MS Sans Serif"/>
                </w:rPr>
                <w:delText>8am</w:delText>
              </w:r>
              <w:r w:rsidRPr="001C65D2" w:rsidDel="00FE7FDF">
                <w:rPr>
                  <w:rFonts w:cs="MS Sans Serif"/>
                </w:rPr>
                <w:delText xml:space="preserve"> – </w:delText>
              </w:r>
              <w:r w:rsidDel="00FE7FDF">
                <w:rPr>
                  <w:rFonts w:cs="MS Sans Serif"/>
                </w:rPr>
                <w:delText>5pm</w:delText>
              </w:r>
              <w:r w:rsidRPr="001C65D2" w:rsidDel="00FE7FDF">
                <w:rPr>
                  <w:rFonts w:cs="MS Sans Serif"/>
                </w:rPr>
                <w:delText xml:space="preserve"> Mon-Fri</w:delText>
              </w:r>
            </w:del>
          </w:p>
        </w:tc>
        <w:tc>
          <w:tcPr>
            <w:tcW w:w="2552" w:type="dxa"/>
            <w:tcBorders>
              <w:top w:val="nil"/>
              <w:left w:val="nil"/>
              <w:bottom w:val="double" w:sz="4" w:space="0" w:color="auto"/>
              <w:right w:val="single" w:sz="8" w:space="0" w:color="auto"/>
            </w:tcBorders>
            <w:tcMar>
              <w:top w:w="0" w:type="dxa"/>
              <w:left w:w="108" w:type="dxa"/>
              <w:bottom w:w="0" w:type="dxa"/>
              <w:right w:w="108" w:type="dxa"/>
            </w:tcMar>
            <w:vAlign w:val="center"/>
          </w:tcPr>
          <w:p w14:paraId="2E1B22E8" w14:textId="77777777" w:rsidR="00FE7FDF" w:rsidRPr="001C65D2" w:rsidDel="00FE7FDF" w:rsidRDefault="00FE7FDF" w:rsidP="0080583A">
            <w:pPr>
              <w:pStyle w:val="tabletext0"/>
              <w:rPr>
                <w:del w:id="961" w:author="Giacomini-Varvarigos, Maria" w:date="2013-01-10T13:07:00Z"/>
                <w:rFonts w:cs="MS Sans Serif"/>
              </w:rPr>
            </w:pPr>
            <w:del w:id="962" w:author="Giacomini-Varvarigos, Maria" w:date="2013-01-10T13:07:00Z">
              <w:r w:rsidDel="00FE7FDF">
                <w:rPr>
                  <w:rFonts w:cs="MS Sans Serif"/>
                </w:rPr>
                <w:delText>514-878-8424</w:delText>
              </w:r>
            </w:del>
          </w:p>
        </w:tc>
        <w:tc>
          <w:tcPr>
            <w:tcW w:w="1276"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2E9" w14:textId="77777777" w:rsidR="00FE7FDF" w:rsidRPr="001C65D2" w:rsidDel="00FE7FDF" w:rsidRDefault="00FE7FDF" w:rsidP="0080583A">
            <w:pPr>
              <w:pStyle w:val="tabletext0"/>
              <w:rPr>
                <w:del w:id="963" w:author="Giacomini-Varvarigos, Maria" w:date="2013-01-10T13:07:00Z"/>
                <w:rFonts w:cs="MS Sans Serif"/>
              </w:rPr>
            </w:pPr>
            <w:del w:id="964" w:author="Giacomini-Varvarigos, Maria" w:date="2013-01-10T13:07:00Z">
              <w:r w:rsidDel="00FE7FDF">
                <w:rPr>
                  <w:rFonts w:cs="MS Sans Serif"/>
                </w:rPr>
                <w:delText>514-231-8232</w:delText>
              </w:r>
            </w:del>
          </w:p>
        </w:tc>
      </w:tr>
    </w:tbl>
    <w:p w14:paraId="2E1B22EB" w14:textId="77777777" w:rsidR="00FE7FDF" w:rsidDel="00FE7FDF" w:rsidRDefault="00FE7FDF" w:rsidP="00FE7FDF">
      <w:pPr>
        <w:rPr>
          <w:del w:id="965" w:author="Giacomini-Varvarigos, Maria" w:date="2013-01-10T13:07:00Z"/>
          <w:rFonts w:ascii="Arial" w:hAnsi="Arial" w:cs="Arial"/>
          <w:color w:val="000080"/>
        </w:rPr>
      </w:pPr>
    </w:p>
    <w:p w14:paraId="2E1B22EC" w14:textId="77777777" w:rsidR="00FE7FDF" w:rsidRDefault="00FE7FDF" w:rsidP="00FE7FDF">
      <w:pPr>
        <w:rPr>
          <w:rFonts w:ascii="Arial" w:hAnsi="Arial" w:cs="Arial"/>
          <w:color w:val="000080"/>
        </w:rPr>
      </w:pPr>
    </w:p>
    <w:p w14:paraId="2E1B22ED" w14:textId="77777777" w:rsidR="00FE7FDF" w:rsidRDefault="00FE7FDF" w:rsidP="00FE7FDF">
      <w:pPr>
        <w:pStyle w:val="Heading3"/>
        <w:keepLines/>
        <w:numPr>
          <w:ilvl w:val="2"/>
          <w:numId w:val="1"/>
        </w:numPr>
      </w:pPr>
      <w:bookmarkStart w:id="966" w:name="_Toc330385373"/>
      <w:bookmarkStart w:id="967" w:name="_Toc352915438"/>
      <w:r>
        <w:t>CGI IMC (</w:t>
      </w:r>
      <w:ins w:id="968" w:author="Giacomini-Varvarigos, Maria" w:date="2013-01-11T11:45:00Z">
        <w:r w:rsidR="0080583A" w:rsidRPr="0080583A">
          <w:t>BC / BM / BDI / BTV</w:t>
        </w:r>
      </w:ins>
      <w:del w:id="969" w:author="Giacomini-Varvarigos, Maria" w:date="2013-01-11T11:45:00Z">
        <w:r w:rsidDel="0080583A">
          <w:delText>Bell Canada</w:delText>
        </w:r>
      </w:del>
      <w:r>
        <w:t>) – Service Recovery Specialist (SRS)</w:t>
      </w:r>
      <w:bookmarkEnd w:id="966"/>
      <w:bookmarkEnd w:id="967"/>
    </w:p>
    <w:p w14:paraId="2E1B22EE" w14:textId="77777777" w:rsidR="00FE7FDF" w:rsidRDefault="00FE7FDF" w:rsidP="00FE7FDF">
      <w:pPr>
        <w:rPr>
          <w:ins w:id="970" w:author="Giacomini-Varvarigos, Maria" w:date="2013-01-10T13:09:00Z"/>
        </w:rPr>
      </w:pPr>
      <w:ins w:id="971" w:author="Giacomini-Varvarigos, Maria" w:date="2013-01-10T13:09:00Z">
        <w:r w:rsidRPr="00CF11DB">
          <w:t xml:space="preserve">CGI’s </w:t>
        </w:r>
        <w:r>
          <w:t>Service Recovery Specialists</w:t>
        </w:r>
        <w:r w:rsidRPr="00CF11DB">
          <w:t xml:space="preserve"> (</w:t>
        </w:r>
        <w:r>
          <w:t>SRS</w:t>
        </w:r>
        <w:r w:rsidRPr="00CF11DB">
          <w:t>) is responsible for monitoring and coordinating the resolution of all</w:t>
        </w:r>
        <w:r>
          <w:t xml:space="preserve"> Critical and High Priority</w:t>
        </w:r>
        <w:r w:rsidRPr="009106FD">
          <w:t xml:space="preserve"> </w:t>
        </w:r>
        <w:r>
          <w:t>ITSM tickets</w:t>
        </w:r>
        <w:r w:rsidRPr="00CF11DB">
          <w:t>.</w:t>
        </w:r>
      </w:ins>
    </w:p>
    <w:p w14:paraId="2E1B22EF" w14:textId="77777777" w:rsidR="00FE7FDF" w:rsidRDefault="00FE7FDF" w:rsidP="00FE7FDF">
      <w:pPr>
        <w:rPr>
          <w:ins w:id="972" w:author="Giacomini-Varvarigos, Maria" w:date="2013-01-10T13:09:00Z"/>
        </w:rPr>
      </w:pPr>
    </w:p>
    <w:p w14:paraId="2E1B22F0" w14:textId="77777777" w:rsidR="00FE7FDF" w:rsidRPr="00FD62CC" w:rsidRDefault="00FE7FDF" w:rsidP="00FE7FDF">
      <w:pPr>
        <w:rPr>
          <w:ins w:id="973" w:author="Giacomini-Varvarigos, Maria" w:date="2013-01-10T13:09:00Z"/>
          <w:b/>
        </w:rPr>
      </w:pPr>
      <w:ins w:id="974" w:author="Giacomini-Varvarigos, Maria" w:date="2013-01-10T13:09:00Z">
        <w:r w:rsidRPr="00FD62CC">
          <w:rPr>
            <w:b/>
          </w:rPr>
          <w:t>SRS responsibilities are:</w:t>
        </w:r>
      </w:ins>
    </w:p>
    <w:p w14:paraId="2E1B22F1" w14:textId="77777777" w:rsidR="00FE7FDF" w:rsidRPr="009106FD" w:rsidRDefault="00FE7FDF" w:rsidP="00FE7FDF">
      <w:pPr>
        <w:numPr>
          <w:ilvl w:val="0"/>
          <w:numId w:val="15"/>
        </w:numPr>
        <w:tabs>
          <w:tab w:val="clear" w:pos="720"/>
          <w:tab w:val="num" w:pos="360"/>
        </w:tabs>
        <w:spacing w:before="0" w:after="0"/>
        <w:ind w:left="360"/>
        <w:jc w:val="left"/>
        <w:rPr>
          <w:ins w:id="975" w:author="Giacomini-Varvarigos, Maria" w:date="2013-01-10T13:09:00Z"/>
          <w:b/>
          <w:u w:val="single"/>
        </w:rPr>
      </w:pPr>
      <w:ins w:id="976" w:author="Giacomini-Varvarigos, Maria" w:date="2013-01-10T13:09:00Z">
        <w:r w:rsidRPr="009106FD">
          <w:t xml:space="preserve">Manage </w:t>
        </w:r>
        <w:r>
          <w:t>Critical and High Priority</w:t>
        </w:r>
        <w:r w:rsidRPr="009106FD">
          <w:t xml:space="preserve"> incidents to resolution for </w:t>
        </w:r>
        <w:r w:rsidRPr="009106FD">
          <w:rPr>
            <w:b/>
            <w:u w:val="single"/>
          </w:rPr>
          <w:t>not Minted incidents.</w:t>
        </w:r>
      </w:ins>
    </w:p>
    <w:p w14:paraId="2E1B22F2" w14:textId="77777777" w:rsidR="00FE7FDF" w:rsidRPr="009106FD" w:rsidRDefault="00FE7FDF" w:rsidP="00FE7FDF">
      <w:pPr>
        <w:numPr>
          <w:ilvl w:val="0"/>
          <w:numId w:val="15"/>
        </w:numPr>
        <w:tabs>
          <w:tab w:val="clear" w:pos="720"/>
          <w:tab w:val="num" w:pos="360"/>
        </w:tabs>
        <w:spacing w:before="0" w:after="0"/>
        <w:ind w:left="360"/>
        <w:jc w:val="left"/>
        <w:rPr>
          <w:ins w:id="977" w:author="Giacomini-Varvarigos, Maria" w:date="2013-01-10T13:09:00Z"/>
        </w:rPr>
      </w:pPr>
      <w:ins w:id="978" w:author="Giacomini-Varvarigos, Maria" w:date="2013-01-10T13:09:00Z">
        <w:r w:rsidRPr="009106FD">
          <w:t xml:space="preserve">Coordinate incidents that require multiple support teams (internal or external) within the scope of the Bell ICN and </w:t>
        </w:r>
        <w:r>
          <w:t xml:space="preserve">BC / </w:t>
        </w:r>
        <w:r w:rsidRPr="00E761C2">
          <w:t>BM / BDI / BELL TV</w:t>
        </w:r>
        <w:r>
          <w:t>’s</w:t>
        </w:r>
        <w:r w:rsidRPr="009106FD">
          <w:t xml:space="preserve"> respective support teams.</w:t>
        </w:r>
      </w:ins>
    </w:p>
    <w:p w14:paraId="2E1B22F3" w14:textId="77777777" w:rsidR="00FE7FDF" w:rsidRPr="009106FD" w:rsidRDefault="00FE7FDF" w:rsidP="00FE7FDF">
      <w:pPr>
        <w:numPr>
          <w:ilvl w:val="0"/>
          <w:numId w:val="15"/>
        </w:numPr>
        <w:tabs>
          <w:tab w:val="clear" w:pos="720"/>
          <w:tab w:val="num" w:pos="360"/>
        </w:tabs>
        <w:spacing w:before="0" w:after="0"/>
        <w:ind w:left="360"/>
        <w:jc w:val="left"/>
        <w:rPr>
          <w:ins w:id="979" w:author="Giacomini-Varvarigos, Maria" w:date="2013-01-10T13:09:00Z"/>
        </w:rPr>
      </w:pPr>
      <w:ins w:id="980" w:author="Giacomini-Varvarigos, Maria" w:date="2013-01-10T13:09:00Z">
        <w:r w:rsidRPr="009106FD">
          <w:t>Follow up with support teams and escalate if need be.</w:t>
        </w:r>
      </w:ins>
    </w:p>
    <w:p w14:paraId="2E1B22F4" w14:textId="77777777" w:rsidR="00FE7FDF" w:rsidRPr="009106FD" w:rsidRDefault="00FE7FDF" w:rsidP="00FE7FDF">
      <w:pPr>
        <w:numPr>
          <w:ilvl w:val="0"/>
          <w:numId w:val="15"/>
        </w:numPr>
        <w:tabs>
          <w:tab w:val="clear" w:pos="720"/>
          <w:tab w:val="num" w:pos="360"/>
        </w:tabs>
        <w:spacing w:before="0" w:after="0"/>
        <w:ind w:left="360"/>
        <w:jc w:val="left"/>
        <w:rPr>
          <w:ins w:id="981" w:author="Giacomini-Varvarigos, Maria" w:date="2013-01-10T13:09:00Z"/>
        </w:rPr>
      </w:pPr>
      <w:ins w:id="982" w:author="Giacomini-Varvarigos, Maria" w:date="2013-01-10T13:09:00Z">
        <w:r w:rsidRPr="009106FD">
          <w:t>Initiate Problem Management process for reoccurring incidents if needed.</w:t>
        </w:r>
      </w:ins>
    </w:p>
    <w:p w14:paraId="2E1B22F5" w14:textId="77777777" w:rsidR="00FE7FDF" w:rsidRPr="009106FD" w:rsidRDefault="00FE7FDF" w:rsidP="00FE7FDF">
      <w:pPr>
        <w:numPr>
          <w:ilvl w:val="0"/>
          <w:numId w:val="15"/>
        </w:numPr>
        <w:tabs>
          <w:tab w:val="clear" w:pos="720"/>
          <w:tab w:val="num" w:pos="360"/>
        </w:tabs>
        <w:spacing w:before="0" w:after="0"/>
        <w:ind w:left="360"/>
        <w:jc w:val="left"/>
        <w:rPr>
          <w:ins w:id="983" w:author="Giacomini-Varvarigos, Maria" w:date="2013-01-10T13:09:00Z"/>
        </w:rPr>
      </w:pPr>
      <w:ins w:id="984" w:author="Giacomini-Varvarigos, Maria" w:date="2013-01-10T13:09:00Z">
        <w:r w:rsidRPr="009106FD">
          <w:t xml:space="preserve">Escalate the tickets that are passed the agreed </w:t>
        </w:r>
        <w:smartTag w:uri="urn:schemas-microsoft-com:office:smarttags" w:element="time">
          <w:r w:rsidRPr="009106FD">
            <w:t>SLA</w:t>
          </w:r>
        </w:smartTag>
        <w:r w:rsidRPr="009106FD">
          <w:t>.</w:t>
        </w:r>
      </w:ins>
    </w:p>
    <w:p w14:paraId="2E1B22F6" w14:textId="77777777" w:rsidR="00FE7FDF" w:rsidRPr="009106FD" w:rsidRDefault="00FE7FDF" w:rsidP="00FE7FDF">
      <w:pPr>
        <w:numPr>
          <w:ilvl w:val="0"/>
          <w:numId w:val="15"/>
        </w:numPr>
        <w:tabs>
          <w:tab w:val="clear" w:pos="720"/>
          <w:tab w:val="num" w:pos="360"/>
        </w:tabs>
        <w:spacing w:before="0" w:after="0"/>
        <w:ind w:left="360"/>
        <w:jc w:val="left"/>
        <w:rPr>
          <w:ins w:id="985" w:author="Giacomini-Varvarigos, Maria" w:date="2013-01-10T13:09:00Z"/>
        </w:rPr>
      </w:pPr>
      <w:ins w:id="986" w:author="Giacomini-Varvarigos, Maria" w:date="2013-01-10T13:09:00Z">
        <w:r w:rsidRPr="009106FD">
          <w:t xml:space="preserve">Owner of all </w:t>
        </w:r>
        <w:r>
          <w:t>Critical and High Priority</w:t>
        </w:r>
        <w:r w:rsidRPr="009106FD">
          <w:t xml:space="preserve"> incidents </w:t>
        </w:r>
        <w:r w:rsidRPr="009106FD">
          <w:rPr>
            <w:b/>
            <w:u w:val="single"/>
          </w:rPr>
          <w:t>not Minted</w:t>
        </w:r>
        <w:r w:rsidRPr="009106FD">
          <w:t>.</w:t>
        </w:r>
      </w:ins>
    </w:p>
    <w:p w14:paraId="2E1B22F7" w14:textId="77777777" w:rsidR="00FE7FDF" w:rsidRDefault="00FE7FDF" w:rsidP="00FE7FDF">
      <w:pPr>
        <w:numPr>
          <w:ilvl w:val="0"/>
          <w:numId w:val="15"/>
        </w:numPr>
        <w:tabs>
          <w:tab w:val="clear" w:pos="720"/>
          <w:tab w:val="num" w:pos="360"/>
        </w:tabs>
        <w:spacing w:before="0" w:after="0"/>
        <w:ind w:left="360"/>
        <w:jc w:val="left"/>
        <w:rPr>
          <w:ins w:id="987" w:author="Giacomini-Varvarigos, Maria" w:date="2013-01-10T13:09:00Z"/>
        </w:rPr>
      </w:pPr>
      <w:ins w:id="988" w:author="Giacomini-Varvarigos, Maria" w:date="2013-01-10T13:09:00Z">
        <w:r w:rsidRPr="009106FD">
          <w:t xml:space="preserve">Initiate Major Incident Manager Process in case of </w:t>
        </w:r>
        <w:r>
          <w:t>Critical and High Priority</w:t>
        </w:r>
        <w:r w:rsidRPr="009106FD">
          <w:t xml:space="preserve"> incidents for </w:t>
        </w:r>
        <w:r w:rsidRPr="009106FD">
          <w:rPr>
            <w:b/>
            <w:u w:val="single"/>
          </w:rPr>
          <w:t>Minted applications</w:t>
        </w:r>
        <w:r w:rsidRPr="009106FD">
          <w:t xml:space="preserve"> (Refer to </w:t>
        </w:r>
        <w:r>
          <w:t xml:space="preserve">Service Management </w:t>
        </w:r>
        <w:r w:rsidRPr="009106FD">
          <w:t xml:space="preserve">website for </w:t>
        </w:r>
        <w:r>
          <w:t>Platinum list</w:t>
        </w:r>
        <w:r w:rsidRPr="009106FD">
          <w:t>).</w:t>
        </w:r>
      </w:ins>
    </w:p>
    <w:p w14:paraId="2E1B22F8" w14:textId="77777777" w:rsidR="00FE7FDF" w:rsidRDefault="00FE7FDF" w:rsidP="00FE7FDF">
      <w:pPr>
        <w:rPr>
          <w:ins w:id="989" w:author="Giacomini-Varvarigos, Maria" w:date="2013-01-10T13:09:00Z"/>
          <w:rFonts w:ascii="Arial" w:hAnsi="Arial" w:cs="Arial"/>
          <w:color w:val="000080"/>
        </w:rPr>
      </w:pPr>
    </w:p>
    <w:p w14:paraId="2E1B22F9" w14:textId="77777777" w:rsidR="00FE7FDF" w:rsidRDefault="00FE7FDF" w:rsidP="00FE7FDF">
      <w:pPr>
        <w:rPr>
          <w:ins w:id="990" w:author="Giacomini-Varvarigos, Maria" w:date="2013-01-10T13:09:00Z"/>
          <w:b/>
        </w:rPr>
      </w:pPr>
      <w:ins w:id="991" w:author="Giacomini-Varvarigos, Maria" w:date="2013-01-10T13:09:00Z">
        <w:r w:rsidRPr="00D41025">
          <w:rPr>
            <w:b/>
          </w:rPr>
          <w:t>ITSM</w:t>
        </w:r>
        <w:r>
          <w:rPr>
            <w:b/>
          </w:rPr>
          <w:t xml:space="preserve"> </w:t>
        </w:r>
        <w:r w:rsidRPr="00D41025">
          <w:rPr>
            <w:b/>
          </w:rPr>
          <w:t>Support group assignment:</w:t>
        </w:r>
      </w:ins>
    </w:p>
    <w:p w14:paraId="2E1B22FA" w14:textId="77777777" w:rsidR="00FE7FDF" w:rsidRDefault="00FE7FDF" w:rsidP="00FE7FDF">
      <w:pPr>
        <w:rPr>
          <w:ins w:id="992" w:author="Giacomini-Varvarigos, Maria" w:date="2013-01-10T13:09:00Z"/>
          <w:rFonts w:ascii="Arial" w:hAnsi="Arial" w:cs="Arial"/>
          <w:color w:val="000080"/>
        </w:rPr>
      </w:pPr>
      <w:ins w:id="993" w:author="Giacomini-Varvarigos, Maria" w:date="2013-01-10T13:09:00Z">
        <w:r w:rsidRPr="00D41025">
          <w:t xml:space="preserve">CGI Support to BM/BDI/BTV/BC </w:t>
        </w:r>
        <w:r>
          <w:t>-&gt;</w:t>
        </w:r>
        <w:r w:rsidRPr="00D41025">
          <w:t xml:space="preserve"> Incident Management </w:t>
        </w:r>
        <w:r>
          <w:t>-&gt;</w:t>
        </w:r>
        <w:r w:rsidRPr="00D41025">
          <w:t xml:space="preserve"> Service Restoration Coordination</w:t>
        </w:r>
      </w:ins>
    </w:p>
    <w:tbl>
      <w:tblPr>
        <w:tblW w:w="9923" w:type="dxa"/>
        <w:tblInd w:w="-34" w:type="dxa"/>
        <w:tblLayout w:type="fixed"/>
        <w:tblCellMar>
          <w:left w:w="0" w:type="dxa"/>
          <w:right w:w="0" w:type="dxa"/>
        </w:tblCellMar>
        <w:tblLook w:val="0000" w:firstRow="0" w:lastRow="0" w:firstColumn="0" w:lastColumn="0" w:noHBand="0" w:noVBand="0"/>
      </w:tblPr>
      <w:tblGrid>
        <w:gridCol w:w="1135"/>
        <w:gridCol w:w="1275"/>
        <w:gridCol w:w="1985"/>
        <w:gridCol w:w="2268"/>
        <w:gridCol w:w="3260"/>
      </w:tblGrid>
      <w:tr w:rsidR="00FE7FDF" w14:paraId="2E1B2300" w14:textId="77777777" w:rsidTr="00FE7FDF">
        <w:trPr>
          <w:ins w:id="994" w:author="Giacomini-Varvarigos, Maria" w:date="2013-01-10T13:09:00Z"/>
        </w:trPr>
        <w:tc>
          <w:tcPr>
            <w:tcW w:w="1135" w:type="dxa"/>
            <w:tcBorders>
              <w:top w:val="double" w:sz="4" w:space="0" w:color="auto"/>
              <w:left w:val="double" w:sz="4"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2E1B22FB" w14:textId="77777777" w:rsidR="00FE7FDF" w:rsidRDefault="00FE7FDF" w:rsidP="0080583A">
            <w:pPr>
              <w:pStyle w:val="tabletitle1"/>
              <w:rPr>
                <w:ins w:id="995" w:author="Giacomini-Varvarigos, Maria" w:date="2013-01-10T13:09:00Z"/>
              </w:rPr>
            </w:pPr>
            <w:ins w:id="996" w:author="Giacomini-Varvarigos, Maria" w:date="2013-01-10T13:09:00Z">
              <w:r>
                <w:t>Role</w:t>
              </w:r>
            </w:ins>
          </w:p>
        </w:tc>
        <w:tc>
          <w:tcPr>
            <w:tcW w:w="1275" w:type="dxa"/>
            <w:tcBorders>
              <w:top w:val="double" w:sz="4" w:space="0" w:color="auto"/>
              <w:left w:val="nil"/>
              <w:bottom w:val="single" w:sz="8" w:space="0" w:color="auto"/>
              <w:right w:val="double" w:sz="4" w:space="0" w:color="auto"/>
            </w:tcBorders>
            <w:shd w:val="clear" w:color="auto" w:fill="D9D9D9"/>
            <w:tcMar>
              <w:top w:w="0" w:type="dxa"/>
              <w:left w:w="108" w:type="dxa"/>
              <w:bottom w:w="0" w:type="dxa"/>
              <w:right w:w="108" w:type="dxa"/>
            </w:tcMar>
            <w:vAlign w:val="center"/>
          </w:tcPr>
          <w:p w14:paraId="2E1B22FC" w14:textId="77777777" w:rsidR="00FE7FDF" w:rsidRDefault="00FE7FDF" w:rsidP="0080583A">
            <w:pPr>
              <w:pStyle w:val="tabletitle1"/>
              <w:rPr>
                <w:ins w:id="997" w:author="Giacomini-Varvarigos, Maria" w:date="2013-01-10T13:09:00Z"/>
              </w:rPr>
            </w:pPr>
            <w:ins w:id="998" w:author="Giacomini-Varvarigos, Maria" w:date="2013-01-10T13:09:00Z">
              <w:r>
                <w:t>Name</w:t>
              </w:r>
            </w:ins>
          </w:p>
        </w:tc>
        <w:tc>
          <w:tcPr>
            <w:tcW w:w="1985" w:type="dxa"/>
            <w:tcBorders>
              <w:top w:val="double" w:sz="4" w:space="0" w:color="auto"/>
              <w:left w:val="double" w:sz="4" w:space="0" w:color="auto"/>
              <w:bottom w:val="single" w:sz="6" w:space="0" w:color="auto"/>
              <w:right w:val="double" w:sz="4" w:space="0" w:color="auto"/>
            </w:tcBorders>
            <w:shd w:val="clear" w:color="auto" w:fill="D9D9D9"/>
          </w:tcPr>
          <w:p w14:paraId="2E1B22FD" w14:textId="77777777" w:rsidR="00FE7FDF" w:rsidRDefault="00FE7FDF" w:rsidP="0080583A">
            <w:pPr>
              <w:pStyle w:val="tabletitle1"/>
              <w:rPr>
                <w:ins w:id="999" w:author="Giacomini-Varvarigos, Maria" w:date="2013-01-10T13:09:00Z"/>
              </w:rPr>
            </w:pPr>
          </w:p>
        </w:tc>
        <w:tc>
          <w:tcPr>
            <w:tcW w:w="2268" w:type="dxa"/>
            <w:tcBorders>
              <w:top w:val="double" w:sz="4" w:space="0" w:color="auto"/>
              <w:left w:val="double" w:sz="4"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2E1B22FE" w14:textId="77777777" w:rsidR="00FE7FDF" w:rsidRDefault="00FE7FDF" w:rsidP="0080583A">
            <w:pPr>
              <w:pStyle w:val="tabletitle1"/>
              <w:rPr>
                <w:ins w:id="1000" w:author="Giacomini-Varvarigos, Maria" w:date="2013-01-10T13:09:00Z"/>
              </w:rPr>
            </w:pPr>
            <w:ins w:id="1001" w:author="Giacomini-Varvarigos, Maria" w:date="2013-01-10T13:09:00Z">
              <w:r>
                <w:t>Hours of Operation</w:t>
              </w:r>
            </w:ins>
          </w:p>
        </w:tc>
        <w:tc>
          <w:tcPr>
            <w:tcW w:w="3260" w:type="dxa"/>
            <w:tcBorders>
              <w:top w:val="double" w:sz="4" w:space="0" w:color="auto"/>
              <w:left w:val="nil"/>
              <w:bottom w:val="single" w:sz="8" w:space="0" w:color="auto"/>
              <w:right w:val="double" w:sz="4" w:space="0" w:color="auto"/>
            </w:tcBorders>
            <w:shd w:val="clear" w:color="auto" w:fill="D9D9D9"/>
            <w:tcMar>
              <w:top w:w="0" w:type="dxa"/>
              <w:left w:w="108" w:type="dxa"/>
              <w:bottom w:w="0" w:type="dxa"/>
              <w:right w:w="108" w:type="dxa"/>
            </w:tcMar>
            <w:vAlign w:val="center"/>
          </w:tcPr>
          <w:p w14:paraId="2E1B22FF" w14:textId="77777777" w:rsidR="00FE7FDF" w:rsidRDefault="00FE7FDF" w:rsidP="0080583A">
            <w:pPr>
              <w:pStyle w:val="tabletitle1"/>
              <w:rPr>
                <w:ins w:id="1002" w:author="Giacomini-Varvarigos, Maria" w:date="2013-01-10T13:09:00Z"/>
              </w:rPr>
            </w:pPr>
            <w:ins w:id="1003" w:author="Giacomini-Varvarigos, Maria" w:date="2013-01-10T13:09:00Z">
              <w:r>
                <w:t>Pager/Cellular</w:t>
              </w:r>
            </w:ins>
          </w:p>
        </w:tc>
      </w:tr>
      <w:tr w:rsidR="00FE7FDF" w:rsidRPr="008F471F" w14:paraId="2E1B2306" w14:textId="77777777" w:rsidTr="00FE7FDF">
        <w:trPr>
          <w:ins w:id="1004" w:author="Giacomini-Varvarigos, Maria" w:date="2013-01-10T13:09:00Z"/>
        </w:trPr>
        <w:tc>
          <w:tcPr>
            <w:tcW w:w="1135"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301" w14:textId="77777777" w:rsidR="00FE7FDF" w:rsidRDefault="00FE7FDF" w:rsidP="0080583A">
            <w:pPr>
              <w:pStyle w:val="tabletext0"/>
              <w:rPr>
                <w:ins w:id="1005" w:author="Giacomini-Varvarigos, Maria" w:date="2013-01-10T13:09:00Z"/>
              </w:rPr>
            </w:pPr>
            <w:ins w:id="1006" w:author="Giacomini-Varvarigos, Maria" w:date="2013-01-10T13:09:00Z">
              <w:r>
                <w:t>SRS</w:t>
              </w:r>
            </w:ins>
          </w:p>
        </w:tc>
        <w:tc>
          <w:tcPr>
            <w:tcW w:w="1275"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302" w14:textId="77777777" w:rsidR="00FE7FDF" w:rsidRDefault="00FE7FDF" w:rsidP="0080583A">
            <w:pPr>
              <w:pStyle w:val="tabletext0"/>
              <w:rPr>
                <w:ins w:id="1007" w:author="Giacomini-Varvarigos, Maria" w:date="2013-01-10T13:09:00Z"/>
              </w:rPr>
            </w:pPr>
            <w:ins w:id="1008" w:author="Giacomini-Varvarigos, Maria" w:date="2013-01-10T13:09:00Z">
              <w:r>
                <w:t>N/A</w:t>
              </w:r>
            </w:ins>
          </w:p>
        </w:tc>
        <w:tc>
          <w:tcPr>
            <w:tcW w:w="1985" w:type="dxa"/>
            <w:tcBorders>
              <w:top w:val="single" w:sz="6" w:space="0" w:color="auto"/>
              <w:left w:val="double" w:sz="4" w:space="0" w:color="auto"/>
              <w:bottom w:val="single" w:sz="6" w:space="0" w:color="auto"/>
              <w:right w:val="double" w:sz="4" w:space="0" w:color="auto"/>
            </w:tcBorders>
          </w:tcPr>
          <w:p w14:paraId="2E1B2303" w14:textId="77777777" w:rsidR="00FE7FDF" w:rsidRPr="008F6790" w:rsidRDefault="00FE7FDF" w:rsidP="00FE7FDF">
            <w:pPr>
              <w:jc w:val="left"/>
              <w:rPr>
                <w:ins w:id="1009" w:author="Giacomini-Varvarigos, Maria" w:date="2013-01-10T13:09:00Z"/>
                <w:rFonts w:ascii="Arial" w:hAnsi="Arial" w:cs="Arial"/>
                <w:sz w:val="16"/>
                <w:szCs w:val="16"/>
              </w:rPr>
            </w:pPr>
            <w:ins w:id="1010" w:author="Giacomini-Varvarigos, Maria" w:date="2013-01-10T13:09:00Z">
              <w:r w:rsidRPr="008F6790">
                <w:rPr>
                  <w:rFonts w:ascii="Arial" w:hAnsi="Arial" w:cs="Arial"/>
                  <w:sz w:val="16"/>
                  <w:szCs w:val="16"/>
                </w:rPr>
                <w:t>BCCS</w:t>
              </w:r>
              <w:r>
                <w:rPr>
                  <w:rFonts w:ascii="Arial" w:hAnsi="Arial" w:cs="Arial"/>
                  <w:sz w:val="16"/>
                  <w:szCs w:val="16"/>
                </w:rPr>
                <w:t xml:space="preserve"> (</w:t>
              </w:r>
              <w:r w:rsidRPr="00B95D0A">
                <w:rPr>
                  <w:rFonts w:ascii="Arial" w:hAnsi="Arial" w:cs="Arial"/>
                  <w:sz w:val="16"/>
                  <w:szCs w:val="16"/>
                </w:rPr>
                <w:t>BCCS/E-SERVICE/BIMS/BILLING</w:t>
              </w:r>
              <w:r>
                <w:rPr>
                  <w:rFonts w:ascii="Arial" w:hAnsi="Arial" w:cs="Arial"/>
                  <w:sz w:val="16"/>
                  <w:szCs w:val="16"/>
                </w:rPr>
                <w:t>)</w:t>
              </w:r>
            </w:ins>
          </w:p>
        </w:tc>
        <w:tc>
          <w:tcPr>
            <w:tcW w:w="226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304" w14:textId="77777777" w:rsidR="00FE7FDF" w:rsidRPr="009014A9" w:rsidRDefault="00FE7FDF" w:rsidP="0080583A">
            <w:pPr>
              <w:pStyle w:val="tabletext0"/>
              <w:rPr>
                <w:ins w:id="1011" w:author="Giacomini-Varvarigos, Maria" w:date="2013-01-10T13:09:00Z"/>
                <w:lang w:val="fr-CA"/>
              </w:rPr>
            </w:pPr>
            <w:ins w:id="1012" w:author="Giacomini-Varvarigos, Maria" w:date="2013-01-10T13:09:00Z">
              <w:r w:rsidRPr="009568A7">
                <w:rPr>
                  <w:lang w:val="fr-CA"/>
                </w:rPr>
                <w:t>8 AM - 5 PM EST Mon-</w:t>
              </w:r>
              <w:proofErr w:type="spellStart"/>
              <w:r w:rsidRPr="009568A7">
                <w:rPr>
                  <w:lang w:val="fr-CA"/>
                </w:rPr>
                <w:t>Fri</w:t>
              </w:r>
              <w:proofErr w:type="spellEnd"/>
              <w:r w:rsidRPr="009568A7">
                <w:rPr>
                  <w:lang w:val="fr-CA"/>
                </w:rPr>
                <w:t>*</w:t>
              </w:r>
            </w:ins>
          </w:p>
        </w:tc>
        <w:tc>
          <w:tcPr>
            <w:tcW w:w="3260"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305" w14:textId="77777777" w:rsidR="00FE7FDF" w:rsidRPr="008F6790" w:rsidRDefault="003553C1" w:rsidP="0080583A">
            <w:pPr>
              <w:rPr>
                <w:ins w:id="1013" w:author="Giacomini-Varvarigos, Maria" w:date="2013-01-10T13:09:00Z"/>
                <w:rFonts w:ascii="Arial" w:hAnsi="Arial" w:cs="Arial"/>
                <w:sz w:val="16"/>
                <w:szCs w:val="16"/>
                <w:lang w:val="fr-CA"/>
              </w:rPr>
            </w:pPr>
            <w:ins w:id="1014" w:author="Giacomini-Varvarigos, Maria" w:date="2013-01-10T13:09:00Z">
              <w:r>
                <w:fldChar w:fldCharType="begin"/>
              </w:r>
              <w:r w:rsidR="00FE7FDF" w:rsidRPr="00FE7FDF">
                <w:rPr>
                  <w:lang w:val="fr-CA"/>
                </w:rPr>
                <w:instrText>HYPERLINK "mailto:9620231899@nma.vodafone.in"</w:instrText>
              </w:r>
              <w:r>
                <w:fldChar w:fldCharType="separate"/>
              </w:r>
              <w:r w:rsidR="00FE7FDF" w:rsidRPr="00B256A6">
                <w:rPr>
                  <w:rFonts w:ascii="Arial" w:hAnsi="Arial" w:cs="Arial"/>
                  <w:sz w:val="16"/>
                  <w:szCs w:val="16"/>
                  <w:lang w:val="fr-CA"/>
                </w:rPr>
                <w:t>9620231899@nma.vodafone.in</w:t>
              </w:r>
              <w:r>
                <w:fldChar w:fldCharType="end"/>
              </w:r>
              <w:r w:rsidR="00FE7FDF" w:rsidRPr="00B256A6">
                <w:rPr>
                  <w:rFonts w:ascii="Arial" w:hAnsi="Arial" w:cs="Arial"/>
                  <w:sz w:val="16"/>
                  <w:szCs w:val="16"/>
                  <w:lang w:val="fr-CA"/>
                </w:rPr>
                <w:t xml:space="preserve"> </w:t>
              </w:r>
              <w:r>
                <w:fldChar w:fldCharType="begin"/>
              </w:r>
              <w:r w:rsidR="00FE7FDF" w:rsidRPr="00FE7FDF">
                <w:rPr>
                  <w:lang w:val="fr-CA"/>
                </w:rPr>
                <w:instrText>HYPERLINK "mailto:9620231899@mobileemail.vodafone.in"</w:instrText>
              </w:r>
              <w:r>
                <w:fldChar w:fldCharType="separate"/>
              </w:r>
              <w:r w:rsidR="00FE7FDF" w:rsidRPr="00B256A6">
                <w:rPr>
                  <w:rFonts w:ascii="Arial" w:hAnsi="Arial" w:cs="Arial"/>
                  <w:sz w:val="16"/>
                  <w:szCs w:val="16"/>
                  <w:lang w:val="fr-CA"/>
                </w:rPr>
                <w:t>9620231899@mobileemail.vodafone.in</w:t>
              </w:r>
              <w:r>
                <w:fldChar w:fldCharType="end"/>
              </w:r>
            </w:ins>
          </w:p>
        </w:tc>
      </w:tr>
      <w:tr w:rsidR="00FE7FDF" w:rsidRPr="00A50FFB" w14:paraId="2E1B230C" w14:textId="77777777" w:rsidTr="00FE7FDF">
        <w:trPr>
          <w:trHeight w:val="450"/>
          <w:ins w:id="1015" w:author="Giacomini-Varvarigos, Maria" w:date="2013-01-10T13:09:00Z"/>
        </w:trPr>
        <w:tc>
          <w:tcPr>
            <w:tcW w:w="1135"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307" w14:textId="77777777" w:rsidR="00FE7FDF" w:rsidRPr="00D41025" w:rsidRDefault="00FE7FDF" w:rsidP="0080583A">
            <w:pPr>
              <w:pStyle w:val="tabletext0"/>
              <w:rPr>
                <w:ins w:id="1016" w:author="Giacomini-Varvarigos, Maria" w:date="2013-01-10T13:09:00Z"/>
              </w:rPr>
            </w:pPr>
            <w:ins w:id="1017" w:author="Giacomini-Varvarigos, Maria" w:date="2013-01-10T13:09:00Z">
              <w:r w:rsidRPr="00D41025">
                <w:t xml:space="preserve">Escalation </w:t>
              </w:r>
            </w:ins>
          </w:p>
        </w:tc>
        <w:tc>
          <w:tcPr>
            <w:tcW w:w="1275"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308" w14:textId="77777777" w:rsidR="00FE7FDF" w:rsidRPr="00D41025" w:rsidRDefault="00FE7FDF" w:rsidP="0080583A">
            <w:pPr>
              <w:pStyle w:val="tabletext0"/>
              <w:rPr>
                <w:ins w:id="1018" w:author="Giacomini-Varvarigos, Maria" w:date="2013-01-10T13:09:00Z"/>
              </w:rPr>
            </w:pPr>
            <w:ins w:id="1019" w:author="Giacomini-Varvarigos, Maria" w:date="2013-01-10T13:09:00Z">
              <w:r w:rsidRPr="00D41025">
                <w:t>N/A</w:t>
              </w:r>
            </w:ins>
          </w:p>
        </w:tc>
        <w:tc>
          <w:tcPr>
            <w:tcW w:w="1985" w:type="dxa"/>
            <w:tcBorders>
              <w:top w:val="single" w:sz="6" w:space="0" w:color="auto"/>
              <w:left w:val="double" w:sz="4" w:space="0" w:color="auto"/>
              <w:bottom w:val="single" w:sz="6" w:space="0" w:color="auto"/>
              <w:right w:val="double" w:sz="4" w:space="0" w:color="auto"/>
            </w:tcBorders>
          </w:tcPr>
          <w:p w14:paraId="2E1B2309" w14:textId="77777777" w:rsidR="00FE7FDF" w:rsidRPr="00D41025" w:rsidRDefault="00FE7FDF" w:rsidP="0080583A">
            <w:pPr>
              <w:pStyle w:val="tabletext0"/>
              <w:rPr>
                <w:ins w:id="1020" w:author="Giacomini-Varvarigos, Maria" w:date="2013-01-10T13:09:00Z"/>
                <w:lang w:val="fr-CA"/>
              </w:rPr>
            </w:pPr>
          </w:p>
        </w:tc>
        <w:tc>
          <w:tcPr>
            <w:tcW w:w="226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30A" w14:textId="77777777" w:rsidR="00FE7FDF" w:rsidRPr="00D41025" w:rsidRDefault="00FE7FDF" w:rsidP="0080583A">
            <w:pPr>
              <w:pStyle w:val="tabletext0"/>
              <w:rPr>
                <w:ins w:id="1021" w:author="Giacomini-Varvarigos, Maria" w:date="2013-01-10T13:09:00Z"/>
                <w:lang w:val="fr-CA"/>
              </w:rPr>
            </w:pPr>
            <w:ins w:id="1022" w:author="Giacomini-Varvarigos, Maria" w:date="2013-01-10T13:09:00Z">
              <w:r w:rsidRPr="00D41025">
                <w:rPr>
                  <w:lang w:val="fr-CA"/>
                </w:rPr>
                <w:t>8 AM - 5 PM EST Mon-</w:t>
              </w:r>
              <w:proofErr w:type="spellStart"/>
              <w:r w:rsidRPr="00D41025">
                <w:rPr>
                  <w:lang w:val="fr-CA"/>
                </w:rPr>
                <w:t>Fri</w:t>
              </w:r>
              <w:proofErr w:type="spellEnd"/>
              <w:r w:rsidRPr="00D41025">
                <w:rPr>
                  <w:lang w:val="fr-CA"/>
                </w:rPr>
                <w:t>*</w:t>
              </w:r>
            </w:ins>
          </w:p>
        </w:tc>
        <w:tc>
          <w:tcPr>
            <w:tcW w:w="3260"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30B" w14:textId="77777777" w:rsidR="00FE7FDF" w:rsidRPr="00A50FFB" w:rsidRDefault="00FE7FDF" w:rsidP="0080583A">
            <w:pPr>
              <w:pStyle w:val="tabletext0"/>
              <w:rPr>
                <w:ins w:id="1023" w:author="Giacomini-Varvarigos, Maria" w:date="2013-01-10T13:09:00Z"/>
                <w:lang w:val="fr-CA"/>
              </w:rPr>
            </w:pPr>
            <w:ins w:id="1024" w:author="Giacomini-Varvarigos, Maria" w:date="2013-01-10T13:09:00Z">
              <w:r>
                <w:rPr>
                  <w:lang w:val="fr-CA"/>
                </w:rPr>
                <w:t>1-877-320-6958, x8014039</w:t>
              </w:r>
            </w:ins>
          </w:p>
        </w:tc>
      </w:tr>
      <w:tr w:rsidR="00FE7FDF" w14:paraId="2E1B2312" w14:textId="77777777" w:rsidTr="00FE7FDF">
        <w:trPr>
          <w:ins w:id="1025" w:author="Giacomini-Varvarigos, Maria" w:date="2013-01-10T13:09:00Z"/>
        </w:trPr>
        <w:tc>
          <w:tcPr>
            <w:tcW w:w="1135"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30D" w14:textId="77777777" w:rsidR="00FE7FDF" w:rsidRDefault="00FE7FDF" w:rsidP="0080583A">
            <w:pPr>
              <w:pStyle w:val="tabletext0"/>
              <w:rPr>
                <w:ins w:id="1026" w:author="Giacomini-Varvarigos, Maria" w:date="2013-01-10T13:09:00Z"/>
              </w:rPr>
            </w:pPr>
            <w:ins w:id="1027" w:author="Giacomini-Varvarigos, Maria" w:date="2013-01-10T13:09:00Z">
              <w:r>
                <w:lastRenderedPageBreak/>
                <w:t>Manager</w:t>
              </w:r>
            </w:ins>
          </w:p>
        </w:tc>
        <w:tc>
          <w:tcPr>
            <w:tcW w:w="1275"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30E" w14:textId="77777777" w:rsidR="00FE7FDF" w:rsidRDefault="00FE7FDF" w:rsidP="0080583A">
            <w:pPr>
              <w:pStyle w:val="tabletext0"/>
              <w:rPr>
                <w:ins w:id="1028" w:author="Giacomini-Varvarigos, Maria" w:date="2013-01-10T13:09:00Z"/>
                <w:color w:val="FF0000"/>
              </w:rPr>
            </w:pPr>
            <w:ins w:id="1029" w:author="Giacomini-Varvarigos, Maria" w:date="2013-01-10T13:09:00Z">
              <w:r w:rsidRPr="002D457E">
                <w:t xml:space="preserve">Bobby </w:t>
              </w:r>
              <w:proofErr w:type="spellStart"/>
              <w:r w:rsidRPr="002D457E">
                <w:t>Pais</w:t>
              </w:r>
              <w:proofErr w:type="spellEnd"/>
            </w:ins>
          </w:p>
        </w:tc>
        <w:tc>
          <w:tcPr>
            <w:tcW w:w="1985" w:type="dxa"/>
            <w:tcBorders>
              <w:top w:val="single" w:sz="6" w:space="0" w:color="auto"/>
              <w:left w:val="double" w:sz="4" w:space="0" w:color="auto"/>
              <w:bottom w:val="double" w:sz="4" w:space="0" w:color="auto"/>
              <w:right w:val="double" w:sz="4" w:space="0" w:color="auto"/>
            </w:tcBorders>
          </w:tcPr>
          <w:p w14:paraId="2E1B230F" w14:textId="77777777" w:rsidR="00FE7FDF" w:rsidRPr="00FA1DE9" w:rsidRDefault="00FE7FDF" w:rsidP="0080583A">
            <w:pPr>
              <w:pStyle w:val="tabletext0"/>
              <w:rPr>
                <w:ins w:id="1030" w:author="Giacomini-Varvarigos, Maria" w:date="2013-01-10T13:09:00Z"/>
                <w:lang w:val="fr-CA"/>
              </w:rPr>
            </w:pPr>
          </w:p>
        </w:tc>
        <w:tc>
          <w:tcPr>
            <w:tcW w:w="2268"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310" w14:textId="77777777" w:rsidR="00FE7FDF" w:rsidRPr="00A50FFB" w:rsidRDefault="00FE7FDF" w:rsidP="0080583A">
            <w:pPr>
              <w:pStyle w:val="tabletext0"/>
              <w:rPr>
                <w:ins w:id="1031" w:author="Giacomini-Varvarigos, Maria" w:date="2013-01-10T13:09:00Z"/>
                <w:lang w:val="fr-CA"/>
              </w:rPr>
            </w:pPr>
            <w:ins w:id="1032" w:author="Giacomini-Varvarigos, Maria" w:date="2013-01-10T13:09:00Z">
              <w:r w:rsidRPr="00FA1DE9">
                <w:rPr>
                  <w:lang w:val="fr-CA"/>
                </w:rPr>
                <w:t>8 AM - 5 PM EST Mon-</w:t>
              </w:r>
              <w:proofErr w:type="spellStart"/>
              <w:r w:rsidRPr="00FA1DE9">
                <w:rPr>
                  <w:lang w:val="fr-CA"/>
                </w:rPr>
                <w:t>Fri</w:t>
              </w:r>
              <w:proofErr w:type="spellEnd"/>
              <w:r w:rsidRPr="00FA1DE9">
                <w:rPr>
                  <w:lang w:val="fr-CA"/>
                </w:rPr>
                <w:t>*</w:t>
              </w:r>
            </w:ins>
          </w:p>
        </w:tc>
        <w:tc>
          <w:tcPr>
            <w:tcW w:w="3260"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311" w14:textId="77777777" w:rsidR="00FE7FDF" w:rsidRDefault="00FE7FDF" w:rsidP="0080583A">
            <w:pPr>
              <w:pStyle w:val="tabletext0"/>
              <w:rPr>
                <w:ins w:id="1033" w:author="Giacomini-Varvarigos, Maria" w:date="2013-01-10T13:09:00Z"/>
                <w:color w:val="FF0000"/>
              </w:rPr>
            </w:pPr>
            <w:ins w:id="1034" w:author="Giacomini-Varvarigos, Maria" w:date="2013-01-10T13:09:00Z">
              <w:r w:rsidRPr="002D457E">
                <w:rPr>
                  <w:rStyle w:val="labelsmall"/>
                  <w:color w:val="000000"/>
                  <w:lang w:val="en-US"/>
                </w:rPr>
                <w:t>011-91-9620231901</w:t>
              </w:r>
              <w:r w:rsidDel="00A50FFB">
                <w:rPr>
                  <w:rStyle w:val="labelsmall"/>
                  <w:color w:val="000000"/>
                  <w:lang w:val="en-US"/>
                </w:rPr>
                <w:t xml:space="preserve"> </w:t>
              </w:r>
            </w:ins>
          </w:p>
        </w:tc>
      </w:tr>
    </w:tbl>
    <w:p w14:paraId="2E1B2313" w14:textId="77777777" w:rsidR="00FE7FDF" w:rsidRDefault="00FE7FDF" w:rsidP="00FE7FDF">
      <w:pPr>
        <w:pStyle w:val="Header"/>
        <w:tabs>
          <w:tab w:val="clear" w:pos="4320"/>
          <w:tab w:val="clear" w:pos="8640"/>
        </w:tabs>
        <w:spacing w:before="0" w:after="0"/>
        <w:rPr>
          <w:ins w:id="1035" w:author="Giacomini-Varvarigos, Maria" w:date="2013-01-10T13:09:00Z"/>
          <w:lang w:val="en-CA"/>
        </w:rPr>
      </w:pPr>
      <w:ins w:id="1036" w:author="Giacomini-Varvarigos, Maria" w:date="2013-01-10T13:09:00Z">
        <w:r>
          <w:t xml:space="preserve">* </w:t>
        </w:r>
        <w:r w:rsidRPr="00B858CA">
          <w:rPr>
            <w:lang w:val="en-CA"/>
          </w:rPr>
          <w:t xml:space="preserve">CGI </w:t>
        </w:r>
        <w:r>
          <w:rPr>
            <w:lang w:val="en-CA"/>
          </w:rPr>
          <w:t>SRS</w:t>
        </w:r>
        <w:r w:rsidRPr="00B858CA">
          <w:rPr>
            <w:lang w:val="en-CA"/>
          </w:rPr>
          <w:t xml:space="preserve"> is available via pager outside of these hours.</w:t>
        </w:r>
      </w:ins>
    </w:p>
    <w:p w14:paraId="2E1B2314" w14:textId="77777777" w:rsidR="00FE7FDF" w:rsidRPr="00B256A6" w:rsidRDefault="00FE7FDF" w:rsidP="00FE7FDF">
      <w:pPr>
        <w:rPr>
          <w:ins w:id="1037" w:author="Giacomini-Varvarigos, Maria" w:date="2013-01-10T13:09:00Z"/>
          <w:lang w:val="en-CA"/>
        </w:rPr>
      </w:pPr>
    </w:p>
    <w:p w14:paraId="2E1B2315" w14:textId="77777777" w:rsidR="00FE7FDF" w:rsidRPr="007B685B" w:rsidDel="00FE7FDF" w:rsidRDefault="00FE7FDF" w:rsidP="00FE7FDF">
      <w:pPr>
        <w:rPr>
          <w:del w:id="1038" w:author="Giacomini-Varvarigos, Maria" w:date="2013-01-10T13:09:00Z"/>
          <w:lang w:val="en-CA"/>
        </w:rPr>
      </w:pPr>
      <w:del w:id="1039" w:author="Giacomini-Varvarigos, Maria" w:date="2013-01-10T13:09:00Z">
        <w:r w:rsidRPr="007B685B" w:rsidDel="00FE7FDF">
          <w:rPr>
            <w:lang w:val="en-CA"/>
          </w:rPr>
          <w:delText>CGI’s Service Recovery Specialists (SRS)</w:delText>
        </w:r>
        <w:r w:rsidDel="00FE7FDF">
          <w:rPr>
            <w:lang w:val="en-CA"/>
          </w:rPr>
          <w:delText xml:space="preserve"> team</w:delText>
        </w:r>
        <w:r w:rsidRPr="007B685B" w:rsidDel="00FE7FDF">
          <w:rPr>
            <w:lang w:val="en-CA"/>
          </w:rPr>
          <w:delText xml:space="preserve"> is responsible for monitoring and coordinating the resolution of all Severity 1 and 2</w:delText>
        </w:r>
        <w:r w:rsidDel="00FE7FDF">
          <w:rPr>
            <w:lang w:val="en-CA"/>
          </w:rPr>
          <w:delText xml:space="preserve"> incidents</w:delText>
        </w:r>
        <w:r w:rsidRPr="007B685B" w:rsidDel="00FE7FDF">
          <w:rPr>
            <w:lang w:val="en-CA"/>
          </w:rPr>
          <w:delText>.</w:delText>
        </w:r>
        <w:bookmarkStart w:id="1040" w:name="_Toc345668721"/>
        <w:bookmarkStart w:id="1041" w:name="_Toc348010254"/>
        <w:bookmarkStart w:id="1042" w:name="_Toc352915439"/>
        <w:bookmarkEnd w:id="1040"/>
        <w:bookmarkEnd w:id="1041"/>
        <w:bookmarkEnd w:id="1042"/>
      </w:del>
    </w:p>
    <w:p w14:paraId="2E1B2316" w14:textId="77777777" w:rsidR="00FE7FDF" w:rsidRPr="007B685B" w:rsidDel="00FE7FDF" w:rsidRDefault="00FE7FDF" w:rsidP="00FE7FDF">
      <w:pPr>
        <w:rPr>
          <w:del w:id="1043" w:author="Giacomini-Varvarigos, Maria" w:date="2013-01-10T13:09:00Z"/>
          <w:b/>
          <w:lang w:val="en-CA"/>
        </w:rPr>
      </w:pPr>
      <w:del w:id="1044" w:author="Giacomini-Varvarigos, Maria" w:date="2013-01-10T13:09:00Z">
        <w:r w:rsidDel="00FE7FDF">
          <w:rPr>
            <w:lang w:val="en-CA"/>
          </w:rPr>
          <w:delText xml:space="preserve">CGI </w:delText>
        </w:r>
        <w:r w:rsidRPr="007B685B" w:rsidDel="00FE7FDF">
          <w:rPr>
            <w:lang w:val="en-CA"/>
          </w:rPr>
          <w:delText>SRS responsibilities are</w:delText>
        </w:r>
        <w:r w:rsidRPr="007B685B" w:rsidDel="00FE7FDF">
          <w:rPr>
            <w:b/>
            <w:lang w:val="en-CA"/>
          </w:rPr>
          <w:delText>:</w:delText>
        </w:r>
        <w:bookmarkStart w:id="1045" w:name="_Toc345668722"/>
        <w:bookmarkStart w:id="1046" w:name="_Toc348010255"/>
        <w:bookmarkStart w:id="1047" w:name="_Toc352915440"/>
        <w:bookmarkEnd w:id="1045"/>
        <w:bookmarkEnd w:id="1046"/>
        <w:bookmarkEnd w:id="1047"/>
      </w:del>
    </w:p>
    <w:p w14:paraId="2E1B2317"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1048" w:author="Giacomini-Varvarigos, Maria" w:date="2013-01-10T13:09:00Z"/>
          <w:b/>
          <w:u w:val="single"/>
          <w:lang w:val="en-CA"/>
        </w:rPr>
      </w:pPr>
      <w:del w:id="1049" w:author="Giacomini-Varvarigos, Maria" w:date="2013-01-10T13:09:00Z">
        <w:r w:rsidRPr="007B685B" w:rsidDel="00FE7FDF">
          <w:rPr>
            <w:lang w:val="en-CA"/>
          </w:rPr>
          <w:delText xml:space="preserve">Manage Severity 1 and 2 incidents to resolution </w:delText>
        </w:r>
        <w:r w:rsidDel="00FE7FDF">
          <w:rPr>
            <w:lang w:val="en-CA"/>
          </w:rPr>
          <w:delText>for not MINT</w:delText>
        </w:r>
        <w:r w:rsidRPr="00CE3F07" w:rsidDel="00FE7FDF">
          <w:rPr>
            <w:lang w:val="en-CA"/>
          </w:rPr>
          <w:delText>ed incidents.</w:delText>
        </w:r>
        <w:bookmarkStart w:id="1050" w:name="_Toc345668723"/>
        <w:bookmarkStart w:id="1051" w:name="_Toc348010256"/>
        <w:bookmarkStart w:id="1052" w:name="_Toc352915441"/>
        <w:bookmarkEnd w:id="1050"/>
        <w:bookmarkEnd w:id="1051"/>
        <w:bookmarkEnd w:id="1052"/>
      </w:del>
    </w:p>
    <w:p w14:paraId="2E1B2318"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1053" w:author="Giacomini-Varvarigos, Maria" w:date="2013-01-10T13:09:00Z"/>
          <w:lang w:val="en-CA"/>
        </w:rPr>
      </w:pPr>
      <w:del w:id="1054" w:author="Giacomini-Varvarigos, Maria" w:date="2013-01-10T13:09:00Z">
        <w:r w:rsidRPr="007B685B" w:rsidDel="00FE7FDF">
          <w:delText>Coordinate incidents that require multiple support teams (internal or external) within the scope of the Bell ICN and Bell’s respective support teams.</w:delText>
        </w:r>
        <w:bookmarkStart w:id="1055" w:name="_Toc345668724"/>
        <w:bookmarkStart w:id="1056" w:name="_Toc348010257"/>
        <w:bookmarkStart w:id="1057" w:name="_Toc352915442"/>
        <w:bookmarkEnd w:id="1055"/>
        <w:bookmarkEnd w:id="1056"/>
        <w:bookmarkEnd w:id="1057"/>
      </w:del>
    </w:p>
    <w:p w14:paraId="2E1B2319"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1058" w:author="Giacomini-Varvarigos, Maria" w:date="2013-01-10T13:09:00Z"/>
          <w:lang w:val="en-CA"/>
        </w:rPr>
      </w:pPr>
      <w:del w:id="1059" w:author="Giacomini-Varvarigos, Maria" w:date="2013-01-10T13:09:00Z">
        <w:r w:rsidRPr="007B685B" w:rsidDel="00FE7FDF">
          <w:rPr>
            <w:lang w:val="en-CA"/>
          </w:rPr>
          <w:delText>Follow up with support teams and escalate if need be.</w:delText>
        </w:r>
        <w:bookmarkStart w:id="1060" w:name="_Toc345668725"/>
        <w:bookmarkStart w:id="1061" w:name="_Toc348010258"/>
        <w:bookmarkStart w:id="1062" w:name="_Toc352915443"/>
        <w:bookmarkEnd w:id="1060"/>
        <w:bookmarkEnd w:id="1061"/>
        <w:bookmarkEnd w:id="1062"/>
      </w:del>
    </w:p>
    <w:p w14:paraId="2E1B231A" w14:textId="77777777" w:rsidR="00FE7FDF" w:rsidRPr="007B685B" w:rsidDel="00FE7FDF" w:rsidRDefault="00FE7FDF" w:rsidP="00FE7FDF">
      <w:pPr>
        <w:widowControl w:val="0"/>
        <w:numPr>
          <w:ilvl w:val="0"/>
          <w:numId w:val="15"/>
        </w:numPr>
        <w:adjustRightInd w:val="0"/>
        <w:spacing w:before="0" w:after="0"/>
        <w:ind w:left="714" w:hanging="357"/>
        <w:jc w:val="left"/>
        <w:textAlignment w:val="baseline"/>
        <w:rPr>
          <w:del w:id="1063" w:author="Giacomini-Varvarigos, Maria" w:date="2013-01-10T13:09:00Z"/>
          <w:lang w:val="en-CA"/>
        </w:rPr>
      </w:pPr>
      <w:del w:id="1064" w:author="Giacomini-Varvarigos, Maria" w:date="2013-01-10T13:09:00Z">
        <w:r w:rsidRPr="007B685B" w:rsidDel="00FE7FDF">
          <w:rPr>
            <w:lang w:val="en-CA"/>
          </w:rPr>
          <w:delText>Initiate Problem Management process for reoccurring incidents if needed.</w:delText>
        </w:r>
        <w:bookmarkStart w:id="1065" w:name="_Toc345668726"/>
        <w:bookmarkStart w:id="1066" w:name="_Toc348010259"/>
        <w:bookmarkStart w:id="1067" w:name="_Toc352915444"/>
        <w:bookmarkEnd w:id="1065"/>
        <w:bookmarkEnd w:id="1066"/>
        <w:bookmarkEnd w:id="1067"/>
      </w:del>
    </w:p>
    <w:p w14:paraId="2E1B231B" w14:textId="77777777" w:rsidR="00FE7FDF" w:rsidRPr="007B685B" w:rsidDel="00FE7FDF" w:rsidRDefault="00FE7FDF" w:rsidP="00FE7FDF">
      <w:pPr>
        <w:widowControl w:val="0"/>
        <w:numPr>
          <w:ilvl w:val="0"/>
          <w:numId w:val="15"/>
        </w:numPr>
        <w:adjustRightInd w:val="0"/>
        <w:spacing w:before="0" w:after="0"/>
        <w:jc w:val="left"/>
        <w:textAlignment w:val="baseline"/>
        <w:rPr>
          <w:del w:id="1068" w:author="Giacomini-Varvarigos, Maria" w:date="2013-01-10T13:09:00Z"/>
          <w:lang w:val="en-CA"/>
        </w:rPr>
      </w:pPr>
      <w:del w:id="1069" w:author="Giacomini-Varvarigos, Maria" w:date="2013-01-10T13:09:00Z">
        <w:r w:rsidRPr="007B685B" w:rsidDel="00FE7FDF">
          <w:rPr>
            <w:lang w:val="en-CA"/>
          </w:rPr>
          <w:delText>Escalate the tickets that are passed the agreed SLA.</w:delText>
        </w:r>
        <w:bookmarkStart w:id="1070" w:name="_Toc345668727"/>
        <w:bookmarkStart w:id="1071" w:name="_Toc348010260"/>
        <w:bookmarkStart w:id="1072" w:name="_Toc352915445"/>
        <w:bookmarkEnd w:id="1070"/>
        <w:bookmarkEnd w:id="1071"/>
        <w:bookmarkEnd w:id="1072"/>
      </w:del>
    </w:p>
    <w:p w14:paraId="2E1B231C" w14:textId="77777777" w:rsidR="00FE7FDF" w:rsidDel="00FE7FDF" w:rsidRDefault="00FE7FDF" w:rsidP="00FE7FDF">
      <w:pPr>
        <w:widowControl w:val="0"/>
        <w:numPr>
          <w:ilvl w:val="0"/>
          <w:numId w:val="15"/>
        </w:numPr>
        <w:adjustRightInd w:val="0"/>
        <w:spacing w:before="0" w:after="0"/>
        <w:jc w:val="left"/>
        <w:textAlignment w:val="baseline"/>
        <w:rPr>
          <w:del w:id="1073" w:author="Giacomini-Varvarigos, Maria" w:date="2013-01-10T13:09:00Z"/>
          <w:lang w:val="en-CA"/>
        </w:rPr>
      </w:pPr>
      <w:del w:id="1074" w:author="Giacomini-Varvarigos, Maria" w:date="2013-01-10T13:09:00Z">
        <w:r w:rsidRPr="007B685B" w:rsidDel="00FE7FDF">
          <w:rPr>
            <w:lang w:val="en-CA"/>
          </w:rPr>
          <w:delText xml:space="preserve">Owner of all incidents S1 &amp; S2 </w:delText>
        </w:r>
        <w:r w:rsidDel="00FE7FDF">
          <w:rPr>
            <w:lang w:val="en-CA"/>
          </w:rPr>
          <w:delText>not MINT</w:delText>
        </w:r>
        <w:r w:rsidRPr="00CE3F07" w:rsidDel="00FE7FDF">
          <w:rPr>
            <w:lang w:val="en-CA"/>
          </w:rPr>
          <w:delText>ed.</w:delText>
        </w:r>
        <w:bookmarkStart w:id="1075" w:name="_Toc345668728"/>
        <w:bookmarkStart w:id="1076" w:name="_Toc348010261"/>
        <w:bookmarkStart w:id="1077" w:name="_Toc352915446"/>
        <w:bookmarkEnd w:id="1075"/>
        <w:bookmarkEnd w:id="1076"/>
        <w:bookmarkEnd w:id="1077"/>
      </w:del>
    </w:p>
    <w:p w14:paraId="2E1B231D" w14:textId="77777777" w:rsidR="00FE7FDF" w:rsidRPr="00590A47" w:rsidDel="00FE7FDF" w:rsidRDefault="00FE7FDF" w:rsidP="00FE7FDF">
      <w:pPr>
        <w:widowControl w:val="0"/>
        <w:numPr>
          <w:ilvl w:val="0"/>
          <w:numId w:val="15"/>
        </w:numPr>
        <w:adjustRightInd w:val="0"/>
        <w:spacing w:before="0" w:after="0"/>
        <w:ind w:left="714" w:hanging="357"/>
        <w:jc w:val="left"/>
        <w:textAlignment w:val="baseline"/>
        <w:rPr>
          <w:del w:id="1078" w:author="Giacomini-Varvarigos, Maria" w:date="2013-01-10T13:09:00Z"/>
          <w:lang w:val="en-CA"/>
        </w:rPr>
      </w:pPr>
      <w:del w:id="1079" w:author="Giacomini-Varvarigos, Maria" w:date="2013-01-10T13:09:00Z">
        <w:r w:rsidRPr="00590A47" w:rsidDel="00FE7FDF">
          <w:rPr>
            <w:lang w:val="en-CA"/>
          </w:rPr>
          <w:delText xml:space="preserve">Initiate Major Incident Manager Process in case of Severity 1 and 2 incidents for </w:delText>
        </w:r>
        <w:r w:rsidDel="00FE7FDF">
          <w:rPr>
            <w:lang w:val="en-CA"/>
          </w:rPr>
          <w:delText>MINT</w:delText>
        </w:r>
        <w:r w:rsidRPr="00590A47" w:rsidDel="00FE7FDF">
          <w:rPr>
            <w:lang w:val="en-CA"/>
          </w:rPr>
          <w:delText xml:space="preserve">ed applications (Refer to </w:delText>
        </w:r>
        <w:r w:rsidDel="00FE7FDF">
          <w:rPr>
            <w:lang w:val="en-CA"/>
          </w:rPr>
          <w:delText xml:space="preserve">the </w:delText>
        </w:r>
        <w:r w:rsidRPr="00590A47" w:rsidDel="00FE7FDF">
          <w:rPr>
            <w:lang w:val="en-CA"/>
          </w:rPr>
          <w:delText>Service Management website for Platinum list).</w:delText>
        </w:r>
        <w:bookmarkStart w:id="1080" w:name="_Toc345668729"/>
        <w:bookmarkStart w:id="1081" w:name="_Toc348010262"/>
        <w:bookmarkStart w:id="1082" w:name="_Toc352915447"/>
        <w:bookmarkEnd w:id="1080"/>
        <w:bookmarkEnd w:id="1081"/>
        <w:bookmarkEnd w:id="1082"/>
      </w:del>
    </w:p>
    <w:p w14:paraId="2E1B231E" w14:textId="77777777" w:rsidR="00FE7FDF" w:rsidDel="00FE7FDF" w:rsidRDefault="00FE7FDF" w:rsidP="00FE7FDF">
      <w:pPr>
        <w:spacing w:before="0" w:after="0"/>
        <w:jc w:val="left"/>
        <w:rPr>
          <w:del w:id="1083" w:author="Giacomini-Varvarigos, Maria" w:date="2013-01-10T13:09:00Z"/>
          <w:lang w:val="en-CA"/>
        </w:rPr>
      </w:pPr>
      <w:bookmarkStart w:id="1084" w:name="_Toc345668730"/>
      <w:bookmarkStart w:id="1085" w:name="_Toc348010263"/>
      <w:bookmarkStart w:id="1086" w:name="_Toc352915448"/>
      <w:bookmarkEnd w:id="1084"/>
      <w:bookmarkEnd w:id="1085"/>
      <w:bookmarkEnd w:id="1086"/>
    </w:p>
    <w:tbl>
      <w:tblPr>
        <w:tblW w:w="9066" w:type="dxa"/>
        <w:tblInd w:w="1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413"/>
        <w:gridCol w:w="1417"/>
        <w:gridCol w:w="1418"/>
        <w:gridCol w:w="1843"/>
        <w:gridCol w:w="1275"/>
        <w:gridCol w:w="1700"/>
      </w:tblGrid>
      <w:tr w:rsidR="00FE7FDF" w:rsidRPr="007B685B" w:rsidDel="00FE7FDF" w14:paraId="2E1B2325" w14:textId="77777777" w:rsidTr="0080583A">
        <w:trPr>
          <w:del w:id="1087" w:author="Giacomini-Varvarigos, Maria" w:date="2013-01-10T13:09:00Z"/>
        </w:trPr>
        <w:tc>
          <w:tcPr>
            <w:tcW w:w="1413" w:type="dxa"/>
            <w:tcBorders>
              <w:top w:val="double" w:sz="4" w:space="0" w:color="auto"/>
              <w:left w:val="double" w:sz="4" w:space="0" w:color="auto"/>
              <w:bottom w:val="single" w:sz="6" w:space="0" w:color="auto"/>
              <w:right w:val="single" w:sz="6" w:space="0" w:color="auto"/>
            </w:tcBorders>
            <w:shd w:val="clear" w:color="auto" w:fill="D9D9D9"/>
          </w:tcPr>
          <w:p w14:paraId="2E1B231F" w14:textId="77777777" w:rsidR="00FE7FDF" w:rsidRPr="00B140B1" w:rsidDel="00FE7FDF" w:rsidRDefault="00FE7FDF" w:rsidP="0080583A">
            <w:pPr>
              <w:pStyle w:val="TableTitle"/>
              <w:spacing w:line="240" w:lineRule="auto"/>
              <w:rPr>
                <w:del w:id="1088" w:author="Giacomini-Varvarigos, Maria" w:date="2013-01-10T13:09:00Z"/>
                <w:szCs w:val="16"/>
                <w:lang w:val="en-CA"/>
              </w:rPr>
            </w:pPr>
            <w:del w:id="1089" w:author="Giacomini-Varvarigos, Maria" w:date="2013-01-10T13:09:00Z">
              <w:r w:rsidRPr="00B140B1" w:rsidDel="00FE7FDF">
                <w:rPr>
                  <w:szCs w:val="16"/>
                  <w:lang w:val="en-CA"/>
                </w:rPr>
                <w:delText>Role</w:delText>
              </w:r>
              <w:bookmarkStart w:id="1090" w:name="_Toc345668731"/>
              <w:bookmarkStart w:id="1091" w:name="_Toc348010264"/>
              <w:bookmarkStart w:id="1092" w:name="_Toc352915449"/>
              <w:bookmarkEnd w:id="1090"/>
              <w:bookmarkEnd w:id="1091"/>
              <w:bookmarkEnd w:id="1092"/>
            </w:del>
          </w:p>
        </w:tc>
        <w:tc>
          <w:tcPr>
            <w:tcW w:w="1417" w:type="dxa"/>
            <w:tcBorders>
              <w:top w:val="double" w:sz="4" w:space="0" w:color="auto"/>
              <w:left w:val="single" w:sz="6" w:space="0" w:color="auto"/>
              <w:bottom w:val="single" w:sz="6" w:space="0" w:color="auto"/>
              <w:right w:val="single" w:sz="6" w:space="0" w:color="auto"/>
            </w:tcBorders>
            <w:shd w:val="clear" w:color="auto" w:fill="D9D9D9"/>
          </w:tcPr>
          <w:p w14:paraId="2E1B2320" w14:textId="77777777" w:rsidR="00FE7FDF" w:rsidRPr="00B140B1" w:rsidDel="00FE7FDF" w:rsidRDefault="00FE7FDF" w:rsidP="0080583A">
            <w:pPr>
              <w:pStyle w:val="TableTitle"/>
              <w:spacing w:line="240" w:lineRule="auto"/>
              <w:rPr>
                <w:del w:id="1093" w:author="Giacomini-Varvarigos, Maria" w:date="2013-01-10T13:09:00Z"/>
                <w:szCs w:val="16"/>
                <w:lang w:val="en-CA"/>
              </w:rPr>
            </w:pPr>
            <w:del w:id="1094" w:author="Giacomini-Varvarigos, Maria" w:date="2013-01-10T13:09:00Z">
              <w:r w:rsidRPr="00B140B1" w:rsidDel="00FE7FDF">
                <w:rPr>
                  <w:szCs w:val="16"/>
                  <w:lang w:val="en-CA"/>
                </w:rPr>
                <w:delText>Name</w:delText>
              </w:r>
              <w:bookmarkStart w:id="1095" w:name="_Toc345668732"/>
              <w:bookmarkStart w:id="1096" w:name="_Toc348010265"/>
              <w:bookmarkStart w:id="1097" w:name="_Toc352915450"/>
              <w:bookmarkEnd w:id="1095"/>
              <w:bookmarkEnd w:id="1096"/>
              <w:bookmarkEnd w:id="1097"/>
            </w:del>
          </w:p>
        </w:tc>
        <w:tc>
          <w:tcPr>
            <w:tcW w:w="1418" w:type="dxa"/>
            <w:tcBorders>
              <w:top w:val="double" w:sz="4" w:space="0" w:color="auto"/>
              <w:left w:val="single" w:sz="6" w:space="0" w:color="auto"/>
              <w:bottom w:val="single" w:sz="6" w:space="0" w:color="auto"/>
              <w:right w:val="single" w:sz="6" w:space="0" w:color="auto"/>
            </w:tcBorders>
            <w:shd w:val="clear" w:color="auto" w:fill="D9D9D9"/>
          </w:tcPr>
          <w:p w14:paraId="2E1B2321" w14:textId="77777777" w:rsidR="00FE7FDF" w:rsidRPr="00B140B1" w:rsidDel="00FE7FDF" w:rsidRDefault="00FE7FDF" w:rsidP="0080583A">
            <w:pPr>
              <w:pStyle w:val="TableTitle"/>
              <w:spacing w:line="240" w:lineRule="auto"/>
              <w:rPr>
                <w:del w:id="1098" w:author="Giacomini-Varvarigos, Maria" w:date="2013-01-10T13:09:00Z"/>
                <w:szCs w:val="16"/>
                <w:lang w:val="en-CA"/>
              </w:rPr>
            </w:pPr>
            <w:del w:id="1099" w:author="Giacomini-Varvarigos, Maria" w:date="2013-01-10T13:09:00Z">
              <w:r w:rsidRPr="00B140B1" w:rsidDel="00FE7FDF">
                <w:rPr>
                  <w:szCs w:val="16"/>
                  <w:lang w:val="en-CA"/>
                </w:rPr>
                <w:delText>Remedy Queue</w:delText>
              </w:r>
              <w:bookmarkStart w:id="1100" w:name="_Toc345668733"/>
              <w:bookmarkStart w:id="1101" w:name="_Toc348010266"/>
              <w:bookmarkStart w:id="1102" w:name="_Toc352915451"/>
              <w:bookmarkEnd w:id="1100"/>
              <w:bookmarkEnd w:id="1101"/>
              <w:bookmarkEnd w:id="1102"/>
            </w:del>
          </w:p>
        </w:tc>
        <w:tc>
          <w:tcPr>
            <w:tcW w:w="1843" w:type="dxa"/>
            <w:tcBorders>
              <w:top w:val="double" w:sz="4" w:space="0" w:color="auto"/>
              <w:left w:val="single" w:sz="6" w:space="0" w:color="auto"/>
              <w:bottom w:val="single" w:sz="6" w:space="0" w:color="auto"/>
              <w:right w:val="single" w:sz="6" w:space="0" w:color="auto"/>
            </w:tcBorders>
            <w:shd w:val="clear" w:color="auto" w:fill="D9D9D9"/>
          </w:tcPr>
          <w:p w14:paraId="2E1B2322" w14:textId="77777777" w:rsidR="00FE7FDF" w:rsidRPr="00B140B1" w:rsidDel="00FE7FDF" w:rsidRDefault="00FE7FDF" w:rsidP="0080583A">
            <w:pPr>
              <w:pStyle w:val="TableTitle"/>
              <w:spacing w:line="240" w:lineRule="auto"/>
              <w:rPr>
                <w:del w:id="1103" w:author="Giacomini-Varvarigos, Maria" w:date="2013-01-10T13:09:00Z"/>
                <w:szCs w:val="16"/>
                <w:lang w:val="en-CA"/>
              </w:rPr>
            </w:pPr>
            <w:del w:id="1104" w:author="Giacomini-Varvarigos, Maria" w:date="2013-01-10T13:09:00Z">
              <w:r w:rsidRPr="00B140B1" w:rsidDel="00FE7FDF">
                <w:rPr>
                  <w:szCs w:val="16"/>
                  <w:lang w:val="en-CA"/>
                </w:rPr>
                <w:delText>Hours of Operation</w:delText>
              </w:r>
              <w:r w:rsidDel="00FE7FDF">
                <w:rPr>
                  <w:szCs w:val="16"/>
                  <w:lang w:val="en-CA"/>
                </w:rPr>
                <w:delText>*</w:delText>
              </w:r>
              <w:bookmarkStart w:id="1105" w:name="_Toc345668734"/>
              <w:bookmarkStart w:id="1106" w:name="_Toc348010267"/>
              <w:bookmarkStart w:id="1107" w:name="_Toc352915452"/>
              <w:bookmarkEnd w:id="1105"/>
              <w:bookmarkEnd w:id="1106"/>
              <w:bookmarkEnd w:id="1107"/>
            </w:del>
          </w:p>
        </w:tc>
        <w:tc>
          <w:tcPr>
            <w:tcW w:w="1275" w:type="dxa"/>
            <w:tcBorders>
              <w:top w:val="double" w:sz="4" w:space="0" w:color="auto"/>
              <w:left w:val="single" w:sz="6" w:space="0" w:color="auto"/>
              <w:bottom w:val="single" w:sz="6" w:space="0" w:color="auto"/>
              <w:right w:val="single" w:sz="6" w:space="0" w:color="auto"/>
            </w:tcBorders>
            <w:shd w:val="clear" w:color="auto" w:fill="D9D9D9"/>
          </w:tcPr>
          <w:p w14:paraId="2E1B2323" w14:textId="77777777" w:rsidR="00FE7FDF" w:rsidRPr="00B140B1" w:rsidDel="00FE7FDF" w:rsidRDefault="00FE7FDF" w:rsidP="0080583A">
            <w:pPr>
              <w:pStyle w:val="TableTitle"/>
              <w:spacing w:line="240" w:lineRule="auto"/>
              <w:rPr>
                <w:del w:id="1108" w:author="Giacomini-Varvarigos, Maria" w:date="2013-01-10T13:09:00Z"/>
                <w:szCs w:val="16"/>
                <w:lang w:val="en-CA"/>
              </w:rPr>
            </w:pPr>
            <w:del w:id="1109" w:author="Giacomini-Varvarigos, Maria" w:date="2013-01-10T13:09:00Z">
              <w:r w:rsidRPr="00B140B1" w:rsidDel="00FE7FDF">
                <w:rPr>
                  <w:szCs w:val="16"/>
                  <w:lang w:val="en-CA"/>
                </w:rPr>
                <w:delText xml:space="preserve">Phone </w:delText>
              </w:r>
              <w:bookmarkStart w:id="1110" w:name="_Toc345668735"/>
              <w:bookmarkStart w:id="1111" w:name="_Toc348010268"/>
              <w:bookmarkStart w:id="1112" w:name="_Toc352915453"/>
              <w:bookmarkEnd w:id="1110"/>
              <w:bookmarkEnd w:id="1111"/>
              <w:bookmarkEnd w:id="1112"/>
            </w:del>
          </w:p>
        </w:tc>
        <w:tc>
          <w:tcPr>
            <w:tcW w:w="1700" w:type="dxa"/>
            <w:tcBorders>
              <w:top w:val="double" w:sz="4" w:space="0" w:color="auto"/>
              <w:left w:val="single" w:sz="6" w:space="0" w:color="auto"/>
              <w:bottom w:val="single" w:sz="6" w:space="0" w:color="auto"/>
              <w:right w:val="double" w:sz="4" w:space="0" w:color="auto"/>
            </w:tcBorders>
            <w:shd w:val="clear" w:color="auto" w:fill="D9D9D9"/>
          </w:tcPr>
          <w:p w14:paraId="2E1B2324" w14:textId="77777777" w:rsidR="00FE7FDF" w:rsidRPr="00B140B1" w:rsidDel="00FE7FDF" w:rsidRDefault="00FE7FDF" w:rsidP="0080583A">
            <w:pPr>
              <w:pStyle w:val="TableTitle"/>
              <w:spacing w:line="240" w:lineRule="auto"/>
              <w:rPr>
                <w:del w:id="1113" w:author="Giacomini-Varvarigos, Maria" w:date="2013-01-10T13:09:00Z"/>
                <w:szCs w:val="16"/>
                <w:lang w:val="en-CA"/>
              </w:rPr>
            </w:pPr>
            <w:del w:id="1114" w:author="Giacomini-Varvarigos, Maria" w:date="2013-01-10T13:09:00Z">
              <w:r w:rsidRPr="00B140B1" w:rsidDel="00FE7FDF">
                <w:rPr>
                  <w:szCs w:val="16"/>
                  <w:lang w:val="en-CA"/>
                </w:rPr>
                <w:delText>Pager</w:delText>
              </w:r>
              <w:bookmarkStart w:id="1115" w:name="_Toc345668736"/>
              <w:bookmarkStart w:id="1116" w:name="_Toc348010269"/>
              <w:bookmarkStart w:id="1117" w:name="_Toc352915454"/>
              <w:bookmarkEnd w:id="1115"/>
              <w:bookmarkEnd w:id="1116"/>
              <w:bookmarkEnd w:id="1117"/>
            </w:del>
          </w:p>
        </w:tc>
        <w:bookmarkStart w:id="1118" w:name="_Toc345668737"/>
        <w:bookmarkStart w:id="1119" w:name="_Toc348010270"/>
        <w:bookmarkStart w:id="1120" w:name="_Toc352915455"/>
        <w:bookmarkEnd w:id="1118"/>
        <w:bookmarkEnd w:id="1119"/>
        <w:bookmarkEnd w:id="1120"/>
      </w:tr>
      <w:tr w:rsidR="00FE7FDF" w:rsidRPr="007B685B" w:rsidDel="00FE7FDF" w14:paraId="2E1B232C" w14:textId="77777777" w:rsidTr="0080583A">
        <w:trPr>
          <w:del w:id="1121" w:author="Giacomini-Varvarigos, Maria" w:date="2013-01-10T13:09:00Z"/>
        </w:trPr>
        <w:tc>
          <w:tcPr>
            <w:tcW w:w="1413" w:type="dxa"/>
            <w:tcBorders>
              <w:top w:val="single" w:sz="6" w:space="0" w:color="auto"/>
              <w:left w:val="double" w:sz="4" w:space="0" w:color="auto"/>
              <w:bottom w:val="single" w:sz="6" w:space="0" w:color="auto"/>
              <w:right w:val="single" w:sz="6" w:space="0" w:color="auto"/>
            </w:tcBorders>
            <w:vAlign w:val="center"/>
          </w:tcPr>
          <w:p w14:paraId="2E1B2326" w14:textId="77777777" w:rsidR="00FE7FDF" w:rsidRPr="00B140B1" w:rsidDel="00FE7FDF" w:rsidRDefault="00FE7FDF" w:rsidP="0080583A">
            <w:pPr>
              <w:pStyle w:val="TableText"/>
              <w:rPr>
                <w:del w:id="1122" w:author="Giacomini-Varvarigos, Maria" w:date="2013-01-10T13:09:00Z"/>
                <w:szCs w:val="16"/>
                <w:lang w:val="en-CA"/>
              </w:rPr>
            </w:pPr>
            <w:del w:id="1123" w:author="Giacomini-Varvarigos, Maria" w:date="2013-01-10T13:09:00Z">
              <w:r w:rsidRPr="00B140B1" w:rsidDel="00FE7FDF">
                <w:rPr>
                  <w:szCs w:val="16"/>
                  <w:lang w:val="en-CA"/>
                </w:rPr>
                <w:delText>SRS Team</w:delText>
              </w:r>
              <w:bookmarkStart w:id="1124" w:name="_Toc345668738"/>
              <w:bookmarkStart w:id="1125" w:name="_Toc348010271"/>
              <w:bookmarkStart w:id="1126" w:name="_Toc352915456"/>
              <w:bookmarkEnd w:id="1124"/>
              <w:bookmarkEnd w:id="1125"/>
              <w:bookmarkEnd w:id="1126"/>
            </w:del>
          </w:p>
        </w:tc>
        <w:tc>
          <w:tcPr>
            <w:tcW w:w="1417" w:type="dxa"/>
            <w:tcBorders>
              <w:top w:val="single" w:sz="6" w:space="0" w:color="auto"/>
              <w:left w:val="single" w:sz="6" w:space="0" w:color="auto"/>
              <w:bottom w:val="single" w:sz="6" w:space="0" w:color="auto"/>
              <w:right w:val="single" w:sz="6" w:space="0" w:color="auto"/>
            </w:tcBorders>
            <w:vAlign w:val="center"/>
          </w:tcPr>
          <w:p w14:paraId="2E1B2327" w14:textId="77777777" w:rsidR="00FE7FDF" w:rsidRPr="00B140B1" w:rsidDel="00FE7FDF" w:rsidRDefault="00FE7FDF" w:rsidP="0080583A">
            <w:pPr>
              <w:pStyle w:val="TableText"/>
              <w:rPr>
                <w:del w:id="1127" w:author="Giacomini-Varvarigos, Maria" w:date="2013-01-10T13:09:00Z"/>
                <w:szCs w:val="16"/>
                <w:lang w:val="en-CA"/>
              </w:rPr>
            </w:pPr>
            <w:del w:id="1128" w:author="Giacomini-Varvarigos, Maria" w:date="2013-01-10T13:09:00Z">
              <w:r w:rsidRPr="00B140B1" w:rsidDel="00FE7FDF">
                <w:rPr>
                  <w:szCs w:val="16"/>
                  <w:lang w:val="en-CA"/>
                </w:rPr>
                <w:delText>N/A</w:delText>
              </w:r>
              <w:bookmarkStart w:id="1129" w:name="_Toc345668739"/>
              <w:bookmarkStart w:id="1130" w:name="_Toc348010272"/>
              <w:bookmarkStart w:id="1131" w:name="_Toc352915457"/>
              <w:bookmarkEnd w:id="1129"/>
              <w:bookmarkEnd w:id="1130"/>
              <w:bookmarkEnd w:id="1131"/>
            </w:del>
          </w:p>
        </w:tc>
        <w:tc>
          <w:tcPr>
            <w:tcW w:w="1418" w:type="dxa"/>
            <w:tcBorders>
              <w:top w:val="single" w:sz="6" w:space="0" w:color="auto"/>
              <w:left w:val="single" w:sz="6" w:space="0" w:color="auto"/>
              <w:bottom w:val="single" w:sz="6" w:space="0" w:color="auto"/>
              <w:right w:val="single" w:sz="6" w:space="0" w:color="auto"/>
            </w:tcBorders>
            <w:vAlign w:val="center"/>
          </w:tcPr>
          <w:p w14:paraId="2E1B2328" w14:textId="77777777" w:rsidR="00FE7FDF" w:rsidRPr="00B140B1" w:rsidDel="00FE7FDF" w:rsidRDefault="00FE7FDF" w:rsidP="0080583A">
            <w:pPr>
              <w:pStyle w:val="TableText"/>
              <w:rPr>
                <w:del w:id="1132" w:author="Giacomini-Varvarigos, Maria" w:date="2013-01-10T13:09:00Z"/>
                <w:szCs w:val="16"/>
                <w:lang w:val="en-CA"/>
              </w:rPr>
            </w:pPr>
            <w:del w:id="1133" w:author="Giacomini-Varvarigos, Maria" w:date="2013-01-10T13:09:00Z">
              <w:r w:rsidRPr="00576DEF" w:rsidDel="00FE7FDF">
                <w:rPr>
                  <w:rFonts w:cs="Arial"/>
                  <w:szCs w:val="16"/>
                  <w:lang w:val="en-CA"/>
                </w:rPr>
                <w:delText>IMC-BCCS</w:delText>
              </w:r>
              <w:bookmarkStart w:id="1134" w:name="_Toc345668740"/>
              <w:bookmarkStart w:id="1135" w:name="_Toc348010273"/>
              <w:bookmarkStart w:id="1136" w:name="_Toc352915458"/>
              <w:bookmarkEnd w:id="1134"/>
              <w:bookmarkEnd w:id="1135"/>
              <w:bookmarkEnd w:id="1136"/>
            </w:del>
          </w:p>
        </w:tc>
        <w:tc>
          <w:tcPr>
            <w:tcW w:w="1843" w:type="dxa"/>
            <w:tcBorders>
              <w:top w:val="single" w:sz="6" w:space="0" w:color="auto"/>
              <w:left w:val="single" w:sz="6" w:space="0" w:color="auto"/>
              <w:bottom w:val="single" w:sz="6" w:space="0" w:color="auto"/>
              <w:right w:val="single" w:sz="6" w:space="0" w:color="auto"/>
            </w:tcBorders>
            <w:vAlign w:val="center"/>
          </w:tcPr>
          <w:p w14:paraId="2E1B2329" w14:textId="77777777" w:rsidR="00FE7FDF" w:rsidRPr="00B140B1" w:rsidDel="00FE7FDF" w:rsidRDefault="00FE7FDF" w:rsidP="0080583A">
            <w:pPr>
              <w:pStyle w:val="TableText"/>
              <w:rPr>
                <w:del w:id="1137" w:author="Giacomini-Varvarigos, Maria" w:date="2013-01-10T13:09:00Z"/>
                <w:szCs w:val="16"/>
                <w:lang w:val="en-CA"/>
              </w:rPr>
            </w:pPr>
            <w:del w:id="1138" w:author="Giacomini-Varvarigos, Maria" w:date="2013-01-10T13:09:00Z">
              <w:r w:rsidRPr="00B140B1" w:rsidDel="00FE7FDF">
                <w:rPr>
                  <w:rFonts w:cs="Arial"/>
                  <w:szCs w:val="16"/>
                </w:rPr>
                <w:delText>8:00 – 17:00 Mon-Fri</w:delText>
              </w:r>
              <w:bookmarkStart w:id="1139" w:name="_Toc345668741"/>
              <w:bookmarkStart w:id="1140" w:name="_Toc348010274"/>
              <w:bookmarkStart w:id="1141" w:name="_Toc352915459"/>
              <w:bookmarkEnd w:id="1139"/>
              <w:bookmarkEnd w:id="1140"/>
              <w:bookmarkEnd w:id="1141"/>
            </w:del>
          </w:p>
        </w:tc>
        <w:tc>
          <w:tcPr>
            <w:tcW w:w="1275" w:type="dxa"/>
            <w:tcBorders>
              <w:top w:val="single" w:sz="6" w:space="0" w:color="auto"/>
              <w:left w:val="single" w:sz="6" w:space="0" w:color="auto"/>
              <w:bottom w:val="single" w:sz="6" w:space="0" w:color="auto"/>
              <w:right w:val="single" w:sz="6" w:space="0" w:color="auto"/>
            </w:tcBorders>
            <w:vAlign w:val="center"/>
          </w:tcPr>
          <w:p w14:paraId="2E1B232A" w14:textId="77777777" w:rsidR="00FE7FDF" w:rsidRPr="00B140B1" w:rsidDel="00FE7FDF" w:rsidRDefault="00FE7FDF" w:rsidP="0080583A">
            <w:pPr>
              <w:pStyle w:val="TableText"/>
              <w:jc w:val="center"/>
              <w:rPr>
                <w:del w:id="1142" w:author="Giacomini-Varvarigos, Maria" w:date="2013-01-10T13:09:00Z"/>
                <w:szCs w:val="16"/>
                <w:lang w:val="en-CA"/>
              </w:rPr>
            </w:pPr>
            <w:del w:id="1143" w:author="Giacomini-Varvarigos, Maria" w:date="2013-01-10T13:09:00Z">
              <w:r w:rsidRPr="00B140B1" w:rsidDel="00FE7FDF">
                <w:rPr>
                  <w:szCs w:val="16"/>
                  <w:lang w:val="en-CA"/>
                </w:rPr>
                <w:delText>N/A</w:delText>
              </w:r>
              <w:bookmarkStart w:id="1144" w:name="_Toc345668742"/>
              <w:bookmarkStart w:id="1145" w:name="_Toc348010275"/>
              <w:bookmarkStart w:id="1146" w:name="_Toc352915460"/>
              <w:bookmarkEnd w:id="1144"/>
              <w:bookmarkEnd w:id="1145"/>
              <w:bookmarkEnd w:id="1146"/>
            </w:del>
          </w:p>
        </w:tc>
        <w:tc>
          <w:tcPr>
            <w:tcW w:w="1700" w:type="dxa"/>
            <w:tcBorders>
              <w:top w:val="single" w:sz="6" w:space="0" w:color="auto"/>
              <w:left w:val="single" w:sz="6" w:space="0" w:color="auto"/>
              <w:bottom w:val="single" w:sz="6" w:space="0" w:color="auto"/>
              <w:right w:val="double" w:sz="4" w:space="0" w:color="auto"/>
            </w:tcBorders>
            <w:vAlign w:val="center"/>
          </w:tcPr>
          <w:p w14:paraId="2E1B232B" w14:textId="77777777" w:rsidR="00FE7FDF" w:rsidRPr="00201952" w:rsidDel="00FE7FDF" w:rsidRDefault="003553C1" w:rsidP="0080583A">
            <w:pPr>
              <w:pStyle w:val="TableText"/>
              <w:rPr>
                <w:del w:id="1147" w:author="Giacomini-Varvarigos, Maria" w:date="2013-01-10T13:09:00Z"/>
                <w:szCs w:val="16"/>
                <w:lang w:val="en-CA"/>
              </w:rPr>
            </w:pPr>
            <w:del w:id="1148" w:author="Giacomini-Varvarigos, Maria" w:date="2013-01-10T13:09:00Z">
              <w:r w:rsidDel="00FE7FDF">
                <w:fldChar w:fldCharType="begin"/>
              </w:r>
              <w:r w:rsidR="00FE7FDF" w:rsidDel="00FE7FDF">
                <w:delInstrText>HYPERLINK "mailto:9620231899@nma.vodafone.in"</w:delInstrText>
              </w:r>
              <w:r w:rsidDel="00FE7FDF">
                <w:fldChar w:fldCharType="separate"/>
              </w:r>
              <w:r w:rsidR="00FE7FDF" w:rsidRPr="000C55D5" w:rsidDel="00FE7FDF">
                <w:rPr>
                  <w:rStyle w:val="Hyperlink"/>
                </w:rPr>
                <w:delText>9620231899@nma.vodafone.in</w:delText>
              </w:r>
              <w:r w:rsidDel="00FE7FDF">
                <w:fldChar w:fldCharType="end"/>
              </w:r>
              <w:r w:rsidR="00FE7FDF" w:rsidDel="00FE7FDF">
                <w:delText xml:space="preserve"> </w:delText>
              </w:r>
              <w:r w:rsidR="00FE7FDF" w:rsidDel="00FE7FDF">
                <w:rPr>
                  <w:rFonts w:cs="Arial"/>
                  <w:bCs/>
                  <w:color w:val="000000"/>
                </w:rPr>
                <w:delText xml:space="preserve"> </w:delText>
              </w:r>
              <w:bookmarkStart w:id="1149" w:name="_Toc345668743"/>
              <w:bookmarkStart w:id="1150" w:name="_Toc348010276"/>
              <w:bookmarkStart w:id="1151" w:name="_Toc352915461"/>
              <w:bookmarkEnd w:id="1149"/>
              <w:bookmarkEnd w:id="1150"/>
              <w:bookmarkEnd w:id="1151"/>
            </w:del>
          </w:p>
        </w:tc>
        <w:bookmarkStart w:id="1152" w:name="_Toc345668744"/>
        <w:bookmarkStart w:id="1153" w:name="_Toc348010277"/>
        <w:bookmarkStart w:id="1154" w:name="_Toc352915462"/>
        <w:bookmarkEnd w:id="1152"/>
        <w:bookmarkEnd w:id="1153"/>
        <w:bookmarkEnd w:id="1154"/>
      </w:tr>
      <w:tr w:rsidR="00FE7FDF" w:rsidRPr="007B685B" w:rsidDel="00FE7FDF" w14:paraId="2E1B2334" w14:textId="77777777" w:rsidTr="0080583A">
        <w:trPr>
          <w:trHeight w:val="484"/>
          <w:del w:id="1155" w:author="Giacomini-Varvarigos, Maria" w:date="2013-01-10T13:09:00Z"/>
        </w:trPr>
        <w:tc>
          <w:tcPr>
            <w:tcW w:w="1413" w:type="dxa"/>
            <w:tcBorders>
              <w:top w:val="single" w:sz="6" w:space="0" w:color="auto"/>
              <w:left w:val="double" w:sz="4" w:space="0" w:color="auto"/>
              <w:bottom w:val="single" w:sz="6" w:space="0" w:color="auto"/>
              <w:right w:val="single" w:sz="6" w:space="0" w:color="auto"/>
            </w:tcBorders>
          </w:tcPr>
          <w:p w14:paraId="2E1B232D" w14:textId="77777777" w:rsidR="00FE7FDF" w:rsidRPr="00B140B1" w:rsidDel="00FE7FDF" w:rsidRDefault="00FE7FDF" w:rsidP="0080583A">
            <w:pPr>
              <w:pStyle w:val="TableText"/>
              <w:rPr>
                <w:del w:id="1156" w:author="Giacomini-Varvarigos, Maria" w:date="2013-01-10T13:09:00Z"/>
                <w:szCs w:val="16"/>
                <w:lang w:val="en-CA"/>
              </w:rPr>
            </w:pPr>
            <w:del w:id="1157" w:author="Giacomini-Varvarigos, Maria" w:date="2013-01-10T13:09:00Z">
              <w:r w:rsidRPr="00B140B1" w:rsidDel="00FE7FDF">
                <w:rPr>
                  <w:szCs w:val="16"/>
                  <w:lang w:val="en-CA"/>
                </w:rPr>
                <w:delText>Escalation Pager</w:delText>
              </w:r>
              <w:bookmarkStart w:id="1158" w:name="_Toc345668745"/>
              <w:bookmarkStart w:id="1159" w:name="_Toc348010278"/>
              <w:bookmarkStart w:id="1160" w:name="_Toc352915463"/>
              <w:bookmarkEnd w:id="1158"/>
              <w:bookmarkEnd w:id="1159"/>
              <w:bookmarkEnd w:id="1160"/>
            </w:del>
          </w:p>
        </w:tc>
        <w:tc>
          <w:tcPr>
            <w:tcW w:w="1417" w:type="dxa"/>
            <w:tcBorders>
              <w:top w:val="single" w:sz="6" w:space="0" w:color="auto"/>
              <w:left w:val="single" w:sz="6" w:space="0" w:color="auto"/>
              <w:bottom w:val="single" w:sz="6" w:space="0" w:color="auto"/>
              <w:right w:val="single" w:sz="6" w:space="0" w:color="auto"/>
            </w:tcBorders>
          </w:tcPr>
          <w:p w14:paraId="2E1B232E" w14:textId="77777777" w:rsidR="00FE7FDF" w:rsidRPr="00B140B1" w:rsidDel="00FE7FDF" w:rsidRDefault="00FE7FDF" w:rsidP="0080583A">
            <w:pPr>
              <w:pStyle w:val="TableText"/>
              <w:rPr>
                <w:del w:id="1161" w:author="Giacomini-Varvarigos, Maria" w:date="2013-01-10T13:09:00Z"/>
                <w:szCs w:val="16"/>
                <w:lang w:val="en-CA"/>
              </w:rPr>
            </w:pPr>
            <w:bookmarkStart w:id="1162" w:name="_Toc345668746"/>
            <w:bookmarkStart w:id="1163" w:name="_Toc348010279"/>
            <w:bookmarkStart w:id="1164" w:name="_Toc352915464"/>
            <w:bookmarkEnd w:id="1162"/>
            <w:bookmarkEnd w:id="1163"/>
            <w:bookmarkEnd w:id="1164"/>
          </w:p>
        </w:tc>
        <w:tc>
          <w:tcPr>
            <w:tcW w:w="1418" w:type="dxa"/>
            <w:tcBorders>
              <w:top w:val="single" w:sz="6" w:space="0" w:color="auto"/>
              <w:left w:val="single" w:sz="6" w:space="0" w:color="auto"/>
              <w:bottom w:val="single" w:sz="6" w:space="0" w:color="auto"/>
              <w:right w:val="single" w:sz="6" w:space="0" w:color="auto"/>
            </w:tcBorders>
          </w:tcPr>
          <w:p w14:paraId="2E1B232F" w14:textId="77777777" w:rsidR="00FE7FDF" w:rsidRPr="00B140B1" w:rsidDel="00FE7FDF" w:rsidRDefault="00FE7FDF" w:rsidP="0080583A">
            <w:pPr>
              <w:pStyle w:val="TableText"/>
              <w:rPr>
                <w:del w:id="1165" w:author="Giacomini-Varvarigos, Maria" w:date="2013-01-10T13:09:00Z"/>
                <w:szCs w:val="16"/>
                <w:lang w:val="en-CA"/>
              </w:rPr>
            </w:pPr>
            <w:bookmarkStart w:id="1166" w:name="_Toc345668747"/>
            <w:bookmarkStart w:id="1167" w:name="_Toc348010280"/>
            <w:bookmarkStart w:id="1168" w:name="_Toc352915465"/>
            <w:bookmarkEnd w:id="1166"/>
            <w:bookmarkEnd w:id="1167"/>
            <w:bookmarkEnd w:id="1168"/>
          </w:p>
          <w:p w14:paraId="2E1B2330" w14:textId="77777777" w:rsidR="00FE7FDF" w:rsidRPr="00B140B1" w:rsidDel="00FE7FDF" w:rsidRDefault="00FE7FDF" w:rsidP="0080583A">
            <w:pPr>
              <w:pStyle w:val="TableText"/>
              <w:jc w:val="center"/>
              <w:rPr>
                <w:del w:id="1169" w:author="Giacomini-Varvarigos, Maria" w:date="2013-01-10T13:09:00Z"/>
                <w:szCs w:val="16"/>
                <w:lang w:val="en-CA"/>
              </w:rPr>
            </w:pPr>
            <w:del w:id="1170" w:author="Giacomini-Varvarigos, Maria" w:date="2013-01-10T13:09:00Z">
              <w:r w:rsidRPr="00B140B1" w:rsidDel="00FE7FDF">
                <w:rPr>
                  <w:szCs w:val="16"/>
                  <w:lang w:val="en-CA"/>
                </w:rPr>
                <w:delText>N/A</w:delText>
              </w:r>
              <w:bookmarkStart w:id="1171" w:name="_Toc345668748"/>
              <w:bookmarkStart w:id="1172" w:name="_Toc348010281"/>
              <w:bookmarkStart w:id="1173" w:name="_Toc352915466"/>
              <w:bookmarkEnd w:id="1171"/>
              <w:bookmarkEnd w:id="1172"/>
              <w:bookmarkEnd w:id="1173"/>
            </w:del>
          </w:p>
        </w:tc>
        <w:tc>
          <w:tcPr>
            <w:tcW w:w="1843" w:type="dxa"/>
            <w:tcBorders>
              <w:top w:val="single" w:sz="6" w:space="0" w:color="auto"/>
              <w:left w:val="single" w:sz="6" w:space="0" w:color="auto"/>
              <w:bottom w:val="single" w:sz="6" w:space="0" w:color="auto"/>
              <w:right w:val="single" w:sz="6" w:space="0" w:color="auto"/>
            </w:tcBorders>
            <w:vAlign w:val="center"/>
          </w:tcPr>
          <w:p w14:paraId="2E1B2331" w14:textId="77777777" w:rsidR="00FE7FDF" w:rsidRPr="00B140B1" w:rsidDel="00FE7FDF" w:rsidRDefault="00FE7FDF" w:rsidP="0080583A">
            <w:pPr>
              <w:pStyle w:val="TableText"/>
              <w:rPr>
                <w:del w:id="1174" w:author="Giacomini-Varvarigos, Maria" w:date="2013-01-10T13:09:00Z"/>
                <w:szCs w:val="16"/>
                <w:lang w:val="en-CA"/>
              </w:rPr>
            </w:pPr>
            <w:del w:id="1175" w:author="Giacomini-Varvarigos, Maria" w:date="2013-01-10T13:09:00Z">
              <w:r w:rsidRPr="00B140B1" w:rsidDel="00FE7FDF">
                <w:rPr>
                  <w:rFonts w:cs="Arial"/>
                  <w:szCs w:val="16"/>
                </w:rPr>
                <w:delText>8:00 – 17:00 Mon-Fri</w:delText>
              </w:r>
              <w:bookmarkStart w:id="1176" w:name="_Toc345668749"/>
              <w:bookmarkStart w:id="1177" w:name="_Toc348010282"/>
              <w:bookmarkStart w:id="1178" w:name="_Toc352915467"/>
              <w:bookmarkEnd w:id="1176"/>
              <w:bookmarkEnd w:id="1177"/>
              <w:bookmarkEnd w:id="1178"/>
            </w:del>
          </w:p>
        </w:tc>
        <w:tc>
          <w:tcPr>
            <w:tcW w:w="1275" w:type="dxa"/>
            <w:tcBorders>
              <w:top w:val="single" w:sz="6" w:space="0" w:color="auto"/>
              <w:left w:val="single" w:sz="6" w:space="0" w:color="auto"/>
              <w:bottom w:val="single" w:sz="6" w:space="0" w:color="auto"/>
              <w:right w:val="single" w:sz="6" w:space="0" w:color="auto"/>
            </w:tcBorders>
            <w:vAlign w:val="center"/>
          </w:tcPr>
          <w:p w14:paraId="2E1B2332" w14:textId="77777777" w:rsidR="00FE7FDF" w:rsidRPr="00B140B1" w:rsidDel="00FE7FDF" w:rsidRDefault="00FE7FDF" w:rsidP="0080583A">
            <w:pPr>
              <w:pStyle w:val="TableText"/>
              <w:rPr>
                <w:del w:id="1179" w:author="Giacomini-Varvarigos, Maria" w:date="2013-01-10T13:09:00Z"/>
                <w:szCs w:val="16"/>
                <w:lang w:val="en-CA"/>
              </w:rPr>
            </w:pPr>
            <w:bookmarkStart w:id="1180" w:name="_Toc345668750"/>
            <w:bookmarkStart w:id="1181" w:name="_Toc348010283"/>
            <w:bookmarkStart w:id="1182" w:name="_Toc352915468"/>
            <w:bookmarkEnd w:id="1180"/>
            <w:bookmarkEnd w:id="1181"/>
            <w:bookmarkEnd w:id="1182"/>
          </w:p>
        </w:tc>
        <w:tc>
          <w:tcPr>
            <w:tcW w:w="1700" w:type="dxa"/>
            <w:tcBorders>
              <w:top w:val="single" w:sz="6" w:space="0" w:color="auto"/>
              <w:left w:val="single" w:sz="6" w:space="0" w:color="auto"/>
              <w:bottom w:val="single" w:sz="6" w:space="0" w:color="auto"/>
              <w:right w:val="double" w:sz="4" w:space="0" w:color="auto"/>
            </w:tcBorders>
            <w:vAlign w:val="center"/>
          </w:tcPr>
          <w:p w14:paraId="2E1B2333" w14:textId="77777777" w:rsidR="00FE7FDF" w:rsidRPr="00B140B1" w:rsidDel="00FE7FDF" w:rsidRDefault="00FE7FDF" w:rsidP="0080583A">
            <w:pPr>
              <w:pStyle w:val="TableText"/>
              <w:rPr>
                <w:del w:id="1183" w:author="Giacomini-Varvarigos, Maria" w:date="2013-01-10T13:09:00Z"/>
                <w:szCs w:val="16"/>
                <w:lang w:val="en-CA"/>
              </w:rPr>
            </w:pPr>
            <w:del w:id="1184" w:author="Giacomini-Varvarigos, Maria" w:date="2013-01-10T13:09:00Z">
              <w:r w:rsidRPr="00B140B1" w:rsidDel="00FE7FDF">
                <w:rPr>
                  <w:szCs w:val="16"/>
                  <w:lang w:val="en-CA"/>
                </w:rPr>
                <w:delText>514-304-5427</w:delText>
              </w:r>
              <w:bookmarkStart w:id="1185" w:name="_Toc345668751"/>
              <w:bookmarkStart w:id="1186" w:name="_Toc348010284"/>
              <w:bookmarkStart w:id="1187" w:name="_Toc352915469"/>
              <w:bookmarkEnd w:id="1185"/>
              <w:bookmarkEnd w:id="1186"/>
              <w:bookmarkEnd w:id="1187"/>
            </w:del>
          </w:p>
        </w:tc>
        <w:bookmarkStart w:id="1188" w:name="_Toc345668752"/>
        <w:bookmarkStart w:id="1189" w:name="_Toc348010285"/>
        <w:bookmarkStart w:id="1190" w:name="_Toc352915470"/>
        <w:bookmarkEnd w:id="1188"/>
        <w:bookmarkEnd w:id="1189"/>
        <w:bookmarkEnd w:id="1190"/>
      </w:tr>
      <w:tr w:rsidR="00FE7FDF" w:rsidRPr="007B685B" w:rsidDel="00FE7FDF" w14:paraId="2E1B233B" w14:textId="77777777" w:rsidTr="0080583A">
        <w:trPr>
          <w:del w:id="1191" w:author="Giacomini-Varvarigos, Maria" w:date="2013-01-10T13:09:00Z"/>
        </w:trPr>
        <w:tc>
          <w:tcPr>
            <w:tcW w:w="1413" w:type="dxa"/>
            <w:tcBorders>
              <w:top w:val="single" w:sz="6" w:space="0" w:color="auto"/>
              <w:left w:val="double" w:sz="4" w:space="0" w:color="auto"/>
              <w:bottom w:val="double" w:sz="4" w:space="0" w:color="auto"/>
              <w:right w:val="single" w:sz="6" w:space="0" w:color="auto"/>
            </w:tcBorders>
          </w:tcPr>
          <w:p w14:paraId="2E1B2335" w14:textId="77777777" w:rsidR="00FE7FDF" w:rsidRPr="00B140B1" w:rsidDel="00FE7FDF" w:rsidRDefault="00FE7FDF" w:rsidP="0080583A">
            <w:pPr>
              <w:pStyle w:val="TableText"/>
              <w:rPr>
                <w:del w:id="1192" w:author="Giacomini-Varvarigos, Maria" w:date="2013-01-10T13:09:00Z"/>
                <w:szCs w:val="16"/>
                <w:lang w:val="en-CA"/>
              </w:rPr>
            </w:pPr>
            <w:del w:id="1193" w:author="Giacomini-Varvarigos, Maria" w:date="2013-01-10T13:09:00Z">
              <w:r w:rsidDel="00FE7FDF">
                <w:rPr>
                  <w:szCs w:val="16"/>
                  <w:lang w:val="en-CA"/>
                </w:rPr>
                <w:delText xml:space="preserve">Manager </w:delText>
              </w:r>
              <w:bookmarkStart w:id="1194" w:name="_Toc345668753"/>
              <w:bookmarkStart w:id="1195" w:name="_Toc348010286"/>
              <w:bookmarkStart w:id="1196" w:name="_Toc352915471"/>
              <w:bookmarkEnd w:id="1194"/>
              <w:bookmarkEnd w:id="1195"/>
              <w:bookmarkEnd w:id="1196"/>
            </w:del>
          </w:p>
        </w:tc>
        <w:tc>
          <w:tcPr>
            <w:tcW w:w="1417" w:type="dxa"/>
            <w:tcBorders>
              <w:top w:val="single" w:sz="6" w:space="0" w:color="auto"/>
              <w:left w:val="single" w:sz="6" w:space="0" w:color="auto"/>
              <w:bottom w:val="double" w:sz="4" w:space="0" w:color="auto"/>
              <w:right w:val="single" w:sz="6" w:space="0" w:color="auto"/>
            </w:tcBorders>
          </w:tcPr>
          <w:p w14:paraId="2E1B2336" w14:textId="77777777" w:rsidR="00FE7FDF" w:rsidRPr="00B140B1" w:rsidDel="00FE7FDF" w:rsidRDefault="00FE7FDF" w:rsidP="0080583A">
            <w:pPr>
              <w:pStyle w:val="TableText"/>
              <w:rPr>
                <w:del w:id="1197" w:author="Giacomini-Varvarigos, Maria" w:date="2013-01-10T13:09:00Z"/>
                <w:szCs w:val="16"/>
                <w:lang w:val="en-CA"/>
              </w:rPr>
            </w:pPr>
            <w:del w:id="1198" w:author="Giacomini-Varvarigos, Maria" w:date="2013-01-10T13:09:00Z">
              <w:r w:rsidDel="00FE7FDF">
                <w:rPr>
                  <w:szCs w:val="16"/>
                  <w:lang w:val="en-CA"/>
                </w:rPr>
                <w:delText>Jeremie Harroch</w:delText>
              </w:r>
              <w:bookmarkStart w:id="1199" w:name="_Toc345668754"/>
              <w:bookmarkStart w:id="1200" w:name="_Toc348010287"/>
              <w:bookmarkStart w:id="1201" w:name="_Toc352915472"/>
              <w:bookmarkEnd w:id="1199"/>
              <w:bookmarkEnd w:id="1200"/>
              <w:bookmarkEnd w:id="1201"/>
            </w:del>
          </w:p>
        </w:tc>
        <w:tc>
          <w:tcPr>
            <w:tcW w:w="1418" w:type="dxa"/>
            <w:tcBorders>
              <w:top w:val="single" w:sz="6" w:space="0" w:color="auto"/>
              <w:left w:val="single" w:sz="6" w:space="0" w:color="auto"/>
              <w:bottom w:val="double" w:sz="4" w:space="0" w:color="auto"/>
              <w:right w:val="single" w:sz="6" w:space="0" w:color="auto"/>
            </w:tcBorders>
          </w:tcPr>
          <w:p w14:paraId="2E1B2337" w14:textId="77777777" w:rsidR="00FE7FDF" w:rsidRPr="00B140B1" w:rsidDel="00FE7FDF" w:rsidRDefault="00FE7FDF" w:rsidP="0080583A">
            <w:pPr>
              <w:pStyle w:val="TableText"/>
              <w:jc w:val="center"/>
              <w:rPr>
                <w:del w:id="1202" w:author="Giacomini-Varvarigos, Maria" w:date="2013-01-10T13:09:00Z"/>
                <w:szCs w:val="16"/>
                <w:lang w:val="en-CA"/>
              </w:rPr>
            </w:pPr>
            <w:del w:id="1203" w:author="Giacomini-Varvarigos, Maria" w:date="2013-01-10T13:09:00Z">
              <w:r w:rsidDel="00FE7FDF">
                <w:rPr>
                  <w:szCs w:val="16"/>
                  <w:lang w:val="en-CA"/>
                </w:rPr>
                <w:delText>N/A</w:delText>
              </w:r>
              <w:bookmarkStart w:id="1204" w:name="_Toc345668755"/>
              <w:bookmarkStart w:id="1205" w:name="_Toc348010288"/>
              <w:bookmarkStart w:id="1206" w:name="_Toc352915473"/>
              <w:bookmarkEnd w:id="1204"/>
              <w:bookmarkEnd w:id="1205"/>
              <w:bookmarkEnd w:id="1206"/>
            </w:del>
          </w:p>
        </w:tc>
        <w:tc>
          <w:tcPr>
            <w:tcW w:w="1843" w:type="dxa"/>
            <w:tcBorders>
              <w:top w:val="single" w:sz="6" w:space="0" w:color="auto"/>
              <w:left w:val="single" w:sz="6" w:space="0" w:color="auto"/>
              <w:bottom w:val="double" w:sz="4" w:space="0" w:color="auto"/>
              <w:right w:val="single" w:sz="6" w:space="0" w:color="auto"/>
            </w:tcBorders>
            <w:vAlign w:val="center"/>
          </w:tcPr>
          <w:p w14:paraId="2E1B2338" w14:textId="77777777" w:rsidR="00FE7FDF" w:rsidRPr="00B140B1" w:rsidDel="00FE7FDF" w:rsidRDefault="00FE7FDF" w:rsidP="0080583A">
            <w:pPr>
              <w:pStyle w:val="TableText"/>
              <w:rPr>
                <w:del w:id="1207" w:author="Giacomini-Varvarigos, Maria" w:date="2013-01-10T13:09:00Z"/>
                <w:szCs w:val="16"/>
                <w:lang w:val="en-CA"/>
              </w:rPr>
            </w:pPr>
            <w:del w:id="1208" w:author="Giacomini-Varvarigos, Maria" w:date="2013-01-10T13:09:00Z">
              <w:r w:rsidRPr="00B140B1" w:rsidDel="00FE7FDF">
                <w:rPr>
                  <w:rFonts w:cs="Arial"/>
                  <w:szCs w:val="16"/>
                </w:rPr>
                <w:delText>8:00 – 17:00 Mon-Fri</w:delText>
              </w:r>
              <w:bookmarkStart w:id="1209" w:name="_Toc345668756"/>
              <w:bookmarkStart w:id="1210" w:name="_Toc348010289"/>
              <w:bookmarkStart w:id="1211" w:name="_Toc352915474"/>
              <w:bookmarkEnd w:id="1209"/>
              <w:bookmarkEnd w:id="1210"/>
              <w:bookmarkEnd w:id="1211"/>
            </w:del>
          </w:p>
        </w:tc>
        <w:tc>
          <w:tcPr>
            <w:tcW w:w="1275" w:type="dxa"/>
            <w:tcBorders>
              <w:top w:val="single" w:sz="6" w:space="0" w:color="auto"/>
              <w:left w:val="single" w:sz="6" w:space="0" w:color="auto"/>
              <w:bottom w:val="double" w:sz="4" w:space="0" w:color="auto"/>
              <w:right w:val="single" w:sz="6" w:space="0" w:color="auto"/>
            </w:tcBorders>
            <w:vAlign w:val="center"/>
          </w:tcPr>
          <w:p w14:paraId="2E1B2339" w14:textId="77777777" w:rsidR="00FE7FDF" w:rsidRPr="00B140B1" w:rsidDel="00FE7FDF" w:rsidRDefault="00FE7FDF" w:rsidP="0080583A">
            <w:pPr>
              <w:pStyle w:val="TableText"/>
              <w:rPr>
                <w:del w:id="1212" w:author="Giacomini-Varvarigos, Maria" w:date="2013-01-10T13:09:00Z"/>
                <w:szCs w:val="16"/>
                <w:lang w:val="en-CA"/>
              </w:rPr>
            </w:pPr>
            <w:del w:id="1213" w:author="Giacomini-Varvarigos, Maria" w:date="2013-01-10T13:09:00Z">
              <w:r w:rsidDel="00FE7FDF">
                <w:rPr>
                  <w:szCs w:val="16"/>
                  <w:lang w:val="en-CA"/>
                </w:rPr>
                <w:delText>514-415-7488</w:delText>
              </w:r>
              <w:bookmarkStart w:id="1214" w:name="_Toc345668757"/>
              <w:bookmarkStart w:id="1215" w:name="_Toc348010290"/>
              <w:bookmarkStart w:id="1216" w:name="_Toc352915475"/>
              <w:bookmarkEnd w:id="1214"/>
              <w:bookmarkEnd w:id="1215"/>
              <w:bookmarkEnd w:id="1216"/>
            </w:del>
          </w:p>
        </w:tc>
        <w:tc>
          <w:tcPr>
            <w:tcW w:w="1700" w:type="dxa"/>
            <w:tcBorders>
              <w:top w:val="single" w:sz="6" w:space="0" w:color="auto"/>
              <w:left w:val="single" w:sz="6" w:space="0" w:color="auto"/>
              <w:bottom w:val="double" w:sz="4" w:space="0" w:color="auto"/>
              <w:right w:val="double" w:sz="4" w:space="0" w:color="auto"/>
            </w:tcBorders>
            <w:vAlign w:val="center"/>
          </w:tcPr>
          <w:p w14:paraId="2E1B233A" w14:textId="77777777" w:rsidR="00FE7FDF" w:rsidRPr="00B140B1" w:rsidDel="00FE7FDF" w:rsidRDefault="00FE7FDF" w:rsidP="0080583A">
            <w:pPr>
              <w:pStyle w:val="TableText"/>
              <w:rPr>
                <w:del w:id="1217" w:author="Giacomini-Varvarigos, Maria" w:date="2013-01-10T13:09:00Z"/>
                <w:color w:val="000000"/>
                <w:szCs w:val="16"/>
              </w:rPr>
            </w:pPr>
            <w:del w:id="1218" w:author="Giacomini-Varvarigos, Maria" w:date="2013-01-10T13:09:00Z">
              <w:r w:rsidDel="00FE7FDF">
                <w:rPr>
                  <w:color w:val="000000"/>
                  <w:szCs w:val="16"/>
                </w:rPr>
                <w:delText>514-688-3444</w:delText>
              </w:r>
              <w:bookmarkStart w:id="1219" w:name="_Toc345668758"/>
              <w:bookmarkStart w:id="1220" w:name="_Toc348010291"/>
              <w:bookmarkStart w:id="1221" w:name="_Toc352915476"/>
              <w:bookmarkEnd w:id="1219"/>
              <w:bookmarkEnd w:id="1220"/>
              <w:bookmarkEnd w:id="1221"/>
            </w:del>
          </w:p>
        </w:tc>
        <w:bookmarkStart w:id="1222" w:name="_Toc345668759"/>
        <w:bookmarkStart w:id="1223" w:name="_Toc348010292"/>
        <w:bookmarkStart w:id="1224" w:name="_Toc352915477"/>
        <w:bookmarkEnd w:id="1222"/>
        <w:bookmarkEnd w:id="1223"/>
        <w:bookmarkEnd w:id="1224"/>
      </w:tr>
    </w:tbl>
    <w:p w14:paraId="2E1B233C" w14:textId="77777777" w:rsidR="00FE7FDF" w:rsidDel="00FE7FDF" w:rsidRDefault="00FE7FDF" w:rsidP="00FE7FDF">
      <w:pPr>
        <w:pStyle w:val="Header"/>
        <w:tabs>
          <w:tab w:val="clear" w:pos="4320"/>
          <w:tab w:val="clear" w:pos="8640"/>
        </w:tabs>
        <w:spacing w:before="0" w:after="0"/>
        <w:rPr>
          <w:del w:id="1225" w:author="Giacomini-Varvarigos, Maria" w:date="2013-01-10T13:09:00Z"/>
          <w:lang w:val="en-CA"/>
        </w:rPr>
      </w:pPr>
      <w:del w:id="1226" w:author="Giacomini-Varvarigos, Maria" w:date="2013-01-10T13:09:00Z">
        <w:r w:rsidDel="00FE7FDF">
          <w:rPr>
            <w:lang w:val="en-CA"/>
          </w:rPr>
          <w:delText>*</w:delText>
        </w:r>
        <w:r w:rsidRPr="007B685B" w:rsidDel="00FE7FDF">
          <w:rPr>
            <w:lang w:val="en-CA"/>
          </w:rPr>
          <w:delText>CGI SRS is available via pager outside of these hours.</w:delText>
        </w:r>
        <w:bookmarkStart w:id="1227" w:name="_Toc345668760"/>
        <w:bookmarkStart w:id="1228" w:name="_Toc348010293"/>
        <w:bookmarkStart w:id="1229" w:name="_Toc352915478"/>
        <w:bookmarkEnd w:id="1227"/>
        <w:bookmarkEnd w:id="1228"/>
        <w:bookmarkEnd w:id="1229"/>
      </w:del>
    </w:p>
    <w:p w14:paraId="2E1B233D" w14:textId="77777777" w:rsidR="00FE7FDF" w:rsidDel="00FE7FDF" w:rsidRDefault="00FE7FDF" w:rsidP="00FE7FDF">
      <w:pPr>
        <w:rPr>
          <w:del w:id="1230" w:author="Giacomini-Varvarigos, Maria" w:date="2013-01-10T13:09:00Z"/>
        </w:rPr>
      </w:pPr>
      <w:bookmarkStart w:id="1231" w:name="_Toc345668761"/>
      <w:bookmarkStart w:id="1232" w:name="_Toc348010294"/>
      <w:bookmarkStart w:id="1233" w:name="_Toc352915479"/>
      <w:bookmarkEnd w:id="1231"/>
      <w:bookmarkEnd w:id="1232"/>
      <w:bookmarkEnd w:id="1233"/>
    </w:p>
    <w:p w14:paraId="2E1B233E" w14:textId="77777777" w:rsidR="000B44BE" w:rsidRPr="004B242D" w:rsidRDefault="00981CAD">
      <w:pPr>
        <w:pStyle w:val="Heading3"/>
        <w:rPr>
          <w:lang w:val="pt-BR"/>
        </w:rPr>
      </w:pPr>
      <w:bookmarkStart w:id="1234" w:name="_Toc352915480"/>
      <w:r>
        <w:rPr>
          <w:lang w:val="pt-BR"/>
        </w:rPr>
        <w:t xml:space="preserve">CGI MAS </w:t>
      </w:r>
      <w:r w:rsidR="00FC3FFB">
        <w:rPr>
          <w:lang w:val="pt-BR"/>
        </w:rPr>
        <w:t>DTS-</w:t>
      </w:r>
      <w:r w:rsidR="004B242D" w:rsidRPr="004B242D">
        <w:rPr>
          <w:lang w:val="pt-BR"/>
        </w:rPr>
        <w:t>PVS</w:t>
      </w:r>
      <w:bookmarkEnd w:id="1234"/>
    </w:p>
    <w:p w14:paraId="2E1B233F" w14:textId="77777777" w:rsidR="004B242D" w:rsidRPr="00B55CB2"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 xml:space="preserve">Investigating and troubleshooting </w:t>
      </w:r>
      <w:r w:rsidR="00FC3FFB">
        <w:rPr>
          <w:lang w:val="en-CA"/>
        </w:rPr>
        <w:t>DTS-</w:t>
      </w:r>
      <w:r>
        <w:rPr>
          <w:lang w:val="en-CA"/>
        </w:rPr>
        <w:t>PVS</w:t>
      </w:r>
      <w:r w:rsidRPr="00B55CB2">
        <w:rPr>
          <w:lang w:val="en-CA"/>
        </w:rPr>
        <w:t xml:space="preserve"> incidents</w:t>
      </w:r>
      <w:r>
        <w:rPr>
          <w:lang w:val="en-CA"/>
        </w:rPr>
        <w:t>.</w:t>
      </w:r>
    </w:p>
    <w:p w14:paraId="2E1B2340" w14:textId="77777777" w:rsidR="004B242D" w:rsidRDefault="004B242D" w:rsidP="00EF006F">
      <w:pPr>
        <w:widowControl w:val="0"/>
        <w:numPr>
          <w:ilvl w:val="0"/>
          <w:numId w:val="37"/>
        </w:numPr>
        <w:tabs>
          <w:tab w:val="clear" w:pos="360"/>
          <w:tab w:val="num" w:pos="720"/>
        </w:tabs>
        <w:adjustRightInd w:val="0"/>
        <w:spacing w:before="20" w:after="20"/>
        <w:ind w:left="720"/>
        <w:textAlignment w:val="baseline"/>
      </w:pPr>
      <w:r>
        <w:t>Engage CGI CSD for load balancer incident</w:t>
      </w:r>
    </w:p>
    <w:p w14:paraId="2E1B2341" w14:textId="77777777" w:rsidR="004B242D" w:rsidRPr="007A05C1" w:rsidRDefault="004B242D" w:rsidP="00EF006F">
      <w:pPr>
        <w:widowControl w:val="0"/>
        <w:numPr>
          <w:ilvl w:val="0"/>
          <w:numId w:val="37"/>
        </w:numPr>
        <w:tabs>
          <w:tab w:val="clear" w:pos="360"/>
          <w:tab w:val="num" w:pos="720"/>
        </w:tabs>
        <w:adjustRightInd w:val="0"/>
        <w:spacing w:before="20" w:after="20"/>
        <w:ind w:left="720"/>
        <w:textAlignment w:val="baseline"/>
      </w:pPr>
      <w:r w:rsidRPr="007A05C1">
        <w:t>Working in cooperation with and engaging the other support teams to analyze, troubleshoot, and resolve incidents.</w:t>
      </w:r>
    </w:p>
    <w:p w14:paraId="2E1B2342" w14:textId="77777777" w:rsidR="004B242D" w:rsidRPr="007A05C1" w:rsidRDefault="004B242D" w:rsidP="00EF006F">
      <w:pPr>
        <w:widowControl w:val="0"/>
        <w:numPr>
          <w:ilvl w:val="0"/>
          <w:numId w:val="37"/>
        </w:numPr>
        <w:tabs>
          <w:tab w:val="clear" w:pos="360"/>
          <w:tab w:val="num" w:pos="720"/>
        </w:tabs>
        <w:adjustRightInd w:val="0"/>
        <w:spacing w:before="20" w:after="20"/>
        <w:ind w:left="720"/>
        <w:textAlignment w:val="baseline"/>
      </w:pPr>
      <w:r w:rsidRPr="007A05C1">
        <w:t>Managing implementation of defect resolution.</w:t>
      </w:r>
    </w:p>
    <w:p w14:paraId="2E1B2343" w14:textId="77777777" w:rsidR="004B242D"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 xml:space="preserve">Sanity testing, </w:t>
      </w:r>
      <w:r w:rsidRPr="00B55CB2">
        <w:rPr>
          <w:lang w:val="en-CA"/>
        </w:rPr>
        <w:t>if required</w:t>
      </w:r>
      <w:r>
        <w:rPr>
          <w:lang w:val="en-CA"/>
        </w:rPr>
        <w:t>,</w:t>
      </w:r>
      <w:r w:rsidRPr="00B55CB2">
        <w:rPr>
          <w:lang w:val="en-CA"/>
        </w:rPr>
        <w:t xml:space="preserve"> after</w:t>
      </w:r>
      <w:r>
        <w:rPr>
          <w:lang w:val="en-CA"/>
        </w:rPr>
        <w:t xml:space="preserve"> any application/server/environmental updates.</w:t>
      </w:r>
    </w:p>
    <w:p w14:paraId="2E1B2344" w14:textId="77777777" w:rsidR="004B242D"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Provide input to auditors to be covered by Base-Flex funding</w:t>
      </w:r>
    </w:p>
    <w:p w14:paraId="2E1B2345" w14:textId="77777777" w:rsidR="004B242D" w:rsidRPr="005E3A56"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Manage certificate covered by Base-Flex funding</w:t>
      </w:r>
    </w:p>
    <w:p w14:paraId="2E1B2346" w14:textId="77777777" w:rsidR="004B242D"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Creation of RFC, when required.</w:t>
      </w:r>
    </w:p>
    <w:p w14:paraId="2E1B2347" w14:textId="77777777" w:rsidR="004B242D"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Pr>
          <w:lang w:val="en-CA"/>
        </w:rPr>
        <w:t>CGI MAS Manager to engage Bell Corporate Emergency Team for any Security incidents</w:t>
      </w:r>
    </w:p>
    <w:p w14:paraId="2E1B2348" w14:textId="77777777" w:rsidR="004B242D" w:rsidRPr="004B242D"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t xml:space="preserve">Assign account creation and </w:t>
      </w:r>
      <w:r w:rsidRPr="00072A4F">
        <w:t xml:space="preserve">modification </w:t>
      </w:r>
      <w:r w:rsidRPr="004B242D">
        <w:rPr>
          <w:bCs/>
        </w:rPr>
        <w:t>to</w:t>
      </w:r>
      <w:r w:rsidRPr="004B242D">
        <w:rPr>
          <w:bCs/>
          <w:color w:val="FF0000"/>
        </w:rPr>
        <w:t xml:space="preserve"> </w:t>
      </w:r>
      <w:r w:rsidRPr="004B242D">
        <w:rPr>
          <w:bCs/>
        </w:rPr>
        <w:t>THE MONTREAL MAS TEAM</w:t>
      </w:r>
    </w:p>
    <w:p w14:paraId="2E1B2349" w14:textId="77777777" w:rsidR="004B242D" w:rsidRPr="00DE1982"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sidRPr="00DE1982">
        <w:rPr>
          <w:bCs/>
        </w:rPr>
        <w:t>Instal</w:t>
      </w:r>
      <w:r>
        <w:rPr>
          <w:bCs/>
        </w:rPr>
        <w:t>l middleware &amp; a</w:t>
      </w:r>
      <w:r w:rsidRPr="00DE1982">
        <w:rPr>
          <w:bCs/>
        </w:rPr>
        <w:t xml:space="preserve">pplication builds on </w:t>
      </w:r>
      <w:r w:rsidR="00FC3FFB">
        <w:rPr>
          <w:bCs/>
        </w:rPr>
        <w:t>DTS-</w:t>
      </w:r>
      <w:r>
        <w:rPr>
          <w:bCs/>
        </w:rPr>
        <w:t>PVS s</w:t>
      </w:r>
      <w:r w:rsidRPr="00DE1982">
        <w:rPr>
          <w:bCs/>
        </w:rPr>
        <w:t>ervers</w:t>
      </w:r>
      <w:r>
        <w:rPr>
          <w:bCs/>
        </w:rPr>
        <w:t>`</w:t>
      </w:r>
    </w:p>
    <w:p w14:paraId="2E1B234A" w14:textId="77777777" w:rsidR="004B242D" w:rsidRPr="00F05EE3" w:rsidRDefault="004B242D" w:rsidP="00EF006F">
      <w:pPr>
        <w:widowControl w:val="0"/>
        <w:numPr>
          <w:ilvl w:val="0"/>
          <w:numId w:val="37"/>
        </w:numPr>
        <w:tabs>
          <w:tab w:val="clear" w:pos="360"/>
          <w:tab w:val="num" w:pos="720"/>
        </w:tabs>
        <w:adjustRightInd w:val="0"/>
        <w:spacing w:before="20" w:after="20"/>
        <w:ind w:left="720"/>
        <w:textAlignment w:val="baseline"/>
        <w:rPr>
          <w:lang w:val="en-CA"/>
        </w:rPr>
      </w:pPr>
      <w:r w:rsidRPr="00F05EE3">
        <w:rPr>
          <w:lang w:val="en-CA"/>
        </w:rPr>
        <w:t xml:space="preserve">Follow dual control password </w:t>
      </w:r>
      <w:r w:rsidRPr="00F05EE3">
        <w:rPr>
          <w:bCs/>
        </w:rPr>
        <w:t>Instructions</w:t>
      </w:r>
      <w:r w:rsidRPr="00F05EE3">
        <w:rPr>
          <w:bCs/>
          <w:color w:val="FF0000"/>
        </w:rPr>
        <w:t xml:space="preserve">: </w:t>
      </w:r>
    </w:p>
    <w:p w14:paraId="2E1B234B" w14:textId="77777777" w:rsidR="004B242D" w:rsidRPr="00AE63E8" w:rsidRDefault="004B242D" w:rsidP="00EF006F">
      <w:pPr>
        <w:widowControl w:val="0"/>
        <w:numPr>
          <w:ilvl w:val="1"/>
          <w:numId w:val="37"/>
        </w:numPr>
        <w:adjustRightInd w:val="0"/>
        <w:spacing w:before="20" w:after="20"/>
        <w:textAlignment w:val="baseline"/>
        <w:rPr>
          <w:lang w:val="en-CA"/>
        </w:rPr>
      </w:pPr>
      <w:r w:rsidRPr="00AE63E8">
        <w:rPr>
          <w:lang w:val="en-CA"/>
        </w:rPr>
        <w:t xml:space="preserve">Contact Bell OTSS Application Owner to start synchronization process </w:t>
      </w:r>
    </w:p>
    <w:p w14:paraId="2E1B234C" w14:textId="77777777" w:rsidR="004B242D" w:rsidRPr="00F05EE3" w:rsidRDefault="004B242D" w:rsidP="00EF006F">
      <w:pPr>
        <w:widowControl w:val="0"/>
        <w:numPr>
          <w:ilvl w:val="1"/>
          <w:numId w:val="37"/>
        </w:numPr>
        <w:adjustRightInd w:val="0"/>
        <w:spacing w:before="20" w:after="20"/>
        <w:textAlignment w:val="baseline"/>
        <w:rPr>
          <w:lang w:val="en-CA"/>
        </w:rPr>
      </w:pPr>
      <w:r w:rsidRPr="00F05EE3">
        <w:rPr>
          <w:lang w:val="en-CA"/>
        </w:rPr>
        <w:t xml:space="preserve">Refer to </w:t>
      </w:r>
      <w:r w:rsidR="00427ADE">
        <w:rPr>
          <w:lang w:val="en-CA"/>
        </w:rPr>
        <w:t xml:space="preserve">the DTS-PCI production guide </w:t>
      </w:r>
      <w:r w:rsidRPr="00F05EE3">
        <w:rPr>
          <w:lang w:val="en-CA"/>
        </w:rPr>
        <w:t>section 2.4.2 Dual Control Password- Protecting Encryption Key Storage, for complete instructions</w:t>
      </w:r>
    </w:p>
    <w:p w14:paraId="2E1B234D" w14:textId="77777777" w:rsidR="004B242D" w:rsidRPr="00B62CB5" w:rsidRDefault="004B242D" w:rsidP="00EF006F">
      <w:pPr>
        <w:widowControl w:val="0"/>
        <w:numPr>
          <w:ilvl w:val="1"/>
          <w:numId w:val="37"/>
        </w:numPr>
        <w:adjustRightInd w:val="0"/>
        <w:spacing w:before="20" w:after="20"/>
        <w:textAlignment w:val="baseline"/>
        <w:rPr>
          <w:lang w:val="en-CA"/>
        </w:rPr>
      </w:pPr>
      <w:r>
        <w:rPr>
          <w:lang w:val="en-CA"/>
        </w:rPr>
        <w:t xml:space="preserve">Response time for dual </w:t>
      </w:r>
      <w:r w:rsidR="00AE63E8">
        <w:rPr>
          <w:lang w:val="en-CA"/>
        </w:rPr>
        <w:t>c</w:t>
      </w:r>
      <w:r>
        <w:rPr>
          <w:lang w:val="en-CA"/>
        </w:rPr>
        <w:t xml:space="preserve">ontrol password completion is within 3.0 hours. </w:t>
      </w:r>
    </w:p>
    <w:p w14:paraId="2E1B234E" w14:textId="77777777" w:rsidR="00BC63D1" w:rsidRDefault="00BC63D1" w:rsidP="00EF006F">
      <w:pPr>
        <w:widowControl w:val="0"/>
        <w:numPr>
          <w:ilvl w:val="0"/>
          <w:numId w:val="37"/>
        </w:numPr>
        <w:tabs>
          <w:tab w:val="clear" w:pos="360"/>
          <w:tab w:val="num" w:pos="720"/>
        </w:tabs>
        <w:adjustRightInd w:val="0"/>
        <w:spacing w:before="20" w:after="20"/>
        <w:ind w:left="720"/>
        <w:textAlignment w:val="baseline"/>
        <w:rPr>
          <w:ins w:id="1235" w:author="Giacomini-Varvarigos, Maria" w:date="2013-02-07T09:31:00Z"/>
          <w:lang w:val="en-CA"/>
        </w:rPr>
      </w:pPr>
      <w:r>
        <w:rPr>
          <w:lang w:val="en-CA"/>
        </w:rPr>
        <w:t>Respond to and resolve application alerts</w:t>
      </w:r>
    </w:p>
    <w:p w14:paraId="2E1B234F" w14:textId="77777777" w:rsidR="00DD1EAC" w:rsidRDefault="00DD1EAC" w:rsidP="00DD1EAC">
      <w:pPr>
        <w:widowControl w:val="0"/>
        <w:adjustRightInd w:val="0"/>
        <w:spacing w:before="20" w:after="20"/>
        <w:ind w:left="360"/>
        <w:textAlignment w:val="baseline"/>
        <w:rPr>
          <w:ins w:id="1236" w:author="Giacomini-Varvarigos, Maria" w:date="2013-02-07T09:30:00Z"/>
          <w:lang w:val="en-CA"/>
        </w:rPr>
      </w:pPr>
    </w:p>
    <w:p w14:paraId="2E1B2350" w14:textId="77777777" w:rsidR="00DD1EAC" w:rsidRPr="000178CE" w:rsidRDefault="00DD1EAC" w:rsidP="000178CE">
      <w:pPr>
        <w:ind w:left="426"/>
        <w:rPr>
          <w:ins w:id="1237" w:author="Giacomini-Varvarigos, Maria" w:date="2013-02-07T09:30:00Z"/>
          <w:b/>
        </w:rPr>
      </w:pPr>
      <w:ins w:id="1238" w:author="Giacomini-Varvarigos, Maria" w:date="2013-02-07T09:30:00Z">
        <w:r w:rsidRPr="000178CE">
          <w:rPr>
            <w:b/>
          </w:rPr>
          <w:t>ITSM Support group assignment:</w:t>
        </w:r>
      </w:ins>
    </w:p>
    <w:p w14:paraId="2E1B2351" w14:textId="77777777" w:rsidR="00DD1EAC" w:rsidRPr="00DD1EAC" w:rsidRDefault="00DD1EAC" w:rsidP="00DD1EAC">
      <w:pPr>
        <w:pStyle w:val="ListParagraph"/>
        <w:numPr>
          <w:ilvl w:val="0"/>
          <w:numId w:val="52"/>
        </w:numPr>
        <w:ind w:left="1276" w:hanging="283"/>
        <w:rPr>
          <w:ins w:id="1239" w:author="Giacomini-Varvarigos, Maria" w:date="2013-02-07T09:30:00Z"/>
          <w:rFonts w:ascii="Times New Roman" w:eastAsia="Times New Roman" w:hAnsi="Times New Roman"/>
          <w:sz w:val="20"/>
          <w:szCs w:val="20"/>
        </w:rPr>
      </w:pPr>
      <w:ins w:id="1240" w:author="Giacomini-Varvarigos, Maria" w:date="2013-02-07T09:30:00Z">
        <w:r w:rsidRPr="00DD1EAC">
          <w:rPr>
            <w:rFonts w:ascii="Times New Roman" w:eastAsia="Times New Roman" w:hAnsi="Times New Roman"/>
            <w:sz w:val="20"/>
            <w:szCs w:val="20"/>
          </w:rPr>
          <w:t>CGI Support to BC/BM/BDI/BTV -&gt; Application Management Tier 2 -&gt; DTS SUP</w:t>
        </w:r>
      </w:ins>
    </w:p>
    <w:p w14:paraId="2E1B2352" w14:textId="77777777" w:rsidR="00DD1EAC" w:rsidDel="00DD1EAC" w:rsidRDefault="00DD1EAC" w:rsidP="00EF006F">
      <w:pPr>
        <w:widowControl w:val="0"/>
        <w:numPr>
          <w:ilvl w:val="0"/>
          <w:numId w:val="37"/>
        </w:numPr>
        <w:tabs>
          <w:tab w:val="clear" w:pos="360"/>
          <w:tab w:val="num" w:pos="720"/>
        </w:tabs>
        <w:adjustRightInd w:val="0"/>
        <w:spacing w:before="20" w:after="20"/>
        <w:ind w:left="720"/>
        <w:textAlignment w:val="baseline"/>
        <w:rPr>
          <w:del w:id="1241" w:author="Giacomini-Varvarigos, Maria" w:date="2013-02-07T09:30:00Z"/>
          <w:lang w:val="en-CA"/>
        </w:rPr>
      </w:pPr>
    </w:p>
    <w:p w14:paraId="2E1B2353" w14:textId="77777777" w:rsidR="00443B13" w:rsidDel="00DD1EAC" w:rsidRDefault="00443B13" w:rsidP="004B242D">
      <w:pPr>
        <w:pStyle w:val="Header"/>
        <w:tabs>
          <w:tab w:val="clear" w:pos="4320"/>
          <w:tab w:val="clear" w:pos="8640"/>
        </w:tabs>
        <w:spacing w:before="0" w:after="0"/>
        <w:rPr>
          <w:del w:id="1242" w:author="Giacomini-Varvarigos, Maria" w:date="2013-02-07T09:30:00Z"/>
        </w:rPr>
      </w:pPr>
    </w:p>
    <w:p w14:paraId="2E1B2354" w14:textId="77777777" w:rsidR="00443B13" w:rsidRDefault="00443B13" w:rsidP="004B242D">
      <w:pPr>
        <w:pStyle w:val="Header"/>
        <w:tabs>
          <w:tab w:val="clear" w:pos="4320"/>
          <w:tab w:val="clear" w:pos="8640"/>
        </w:tabs>
        <w:spacing w:before="0" w:after="0"/>
      </w:pPr>
    </w:p>
    <w:p w14:paraId="2E1B2355" w14:textId="77777777" w:rsidR="004B242D" w:rsidRDefault="004B242D" w:rsidP="004B242D">
      <w:pPr>
        <w:pStyle w:val="Header"/>
        <w:spacing w:before="0" w:after="0"/>
      </w:pPr>
      <w:r>
        <w:t xml:space="preserve">The contacts for the CGI IGDC MAS </w:t>
      </w:r>
      <w:r w:rsidR="00FC3FFB">
        <w:t>DTS-</w:t>
      </w:r>
      <w:r>
        <w:t xml:space="preserve">PVS team are: </w:t>
      </w:r>
    </w:p>
    <w:tbl>
      <w:tblPr>
        <w:tblW w:w="8789" w:type="dxa"/>
        <w:tblInd w:w="108" w:type="dxa"/>
        <w:tblCellMar>
          <w:left w:w="0" w:type="dxa"/>
          <w:right w:w="0" w:type="dxa"/>
        </w:tblCellMar>
        <w:tblLook w:val="0000" w:firstRow="0" w:lastRow="0" w:firstColumn="0" w:lastColumn="0" w:noHBand="0" w:noVBand="0"/>
      </w:tblPr>
      <w:tblGrid>
        <w:gridCol w:w="1261"/>
        <w:gridCol w:w="1533"/>
        <w:gridCol w:w="2593"/>
        <w:gridCol w:w="3402"/>
      </w:tblGrid>
      <w:tr w:rsidR="00DD1EAC" w14:paraId="2E1B235A" w14:textId="77777777" w:rsidTr="00DD1EAC">
        <w:trPr>
          <w:cantSplit/>
          <w:tblHeader/>
        </w:trPr>
        <w:tc>
          <w:tcPr>
            <w:tcW w:w="1261"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356" w14:textId="77777777" w:rsidR="00DD1EAC" w:rsidRDefault="00DD1EAC" w:rsidP="00955E22">
            <w:pPr>
              <w:pStyle w:val="tabletitle0"/>
              <w:spacing w:line="240" w:lineRule="auto"/>
            </w:pPr>
            <w:r>
              <w:t>Role</w:t>
            </w:r>
          </w:p>
        </w:tc>
        <w:tc>
          <w:tcPr>
            <w:tcW w:w="1533"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57" w14:textId="77777777" w:rsidR="00DD1EAC" w:rsidRDefault="00DD1EAC" w:rsidP="00955E22">
            <w:pPr>
              <w:pStyle w:val="tabletitle0"/>
              <w:spacing w:line="240" w:lineRule="auto"/>
            </w:pPr>
            <w:r>
              <w:t>Name</w:t>
            </w:r>
          </w:p>
        </w:tc>
        <w:tc>
          <w:tcPr>
            <w:tcW w:w="2593"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58" w14:textId="77777777" w:rsidR="00DD1EAC" w:rsidRDefault="00DD1EAC" w:rsidP="00955E22">
            <w:pPr>
              <w:pStyle w:val="tabletitle0"/>
              <w:spacing w:line="240" w:lineRule="auto"/>
            </w:pPr>
            <w:r>
              <w:t xml:space="preserve">Phone </w:t>
            </w:r>
          </w:p>
        </w:tc>
        <w:tc>
          <w:tcPr>
            <w:tcW w:w="3402"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359" w14:textId="77777777" w:rsidR="00DD1EAC" w:rsidRDefault="00DD1EAC" w:rsidP="00955E22">
            <w:pPr>
              <w:pStyle w:val="tabletitle0"/>
              <w:spacing w:line="240" w:lineRule="auto"/>
            </w:pPr>
            <w:r>
              <w:t>Pager/Cell/Email</w:t>
            </w:r>
          </w:p>
        </w:tc>
      </w:tr>
      <w:tr w:rsidR="00DD1EAC" w14:paraId="2E1B2361" w14:textId="77777777" w:rsidTr="00DD1EAC">
        <w:trPr>
          <w:cantSplit/>
        </w:trPr>
        <w:tc>
          <w:tcPr>
            <w:tcW w:w="126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35B" w14:textId="77777777" w:rsidR="00DD1EAC" w:rsidRPr="00FC3FFB" w:rsidRDefault="00DD1EAC" w:rsidP="00FC3FFB">
            <w:pPr>
              <w:pStyle w:val="tabletext00"/>
              <w:spacing w:line="240" w:lineRule="auto"/>
              <w:rPr>
                <w:lang w:val="fr-CA"/>
              </w:rPr>
            </w:pPr>
            <w:r w:rsidRPr="00FC3FFB">
              <w:rPr>
                <w:lang w:val="fr-CA"/>
              </w:rPr>
              <w:t>DTS-PVS Support (IGDC)</w:t>
            </w:r>
          </w:p>
        </w:tc>
        <w:tc>
          <w:tcPr>
            <w:tcW w:w="1533" w:type="dxa"/>
            <w:tcBorders>
              <w:top w:val="nil"/>
              <w:left w:val="nil"/>
              <w:bottom w:val="single" w:sz="8" w:space="0" w:color="auto"/>
              <w:right w:val="single" w:sz="8" w:space="0" w:color="auto"/>
            </w:tcBorders>
            <w:tcMar>
              <w:top w:w="0" w:type="dxa"/>
              <w:left w:w="108" w:type="dxa"/>
              <w:bottom w:w="0" w:type="dxa"/>
              <w:right w:w="108" w:type="dxa"/>
            </w:tcMar>
          </w:tcPr>
          <w:p w14:paraId="2E1B235C" w14:textId="77777777" w:rsidR="00DD1EAC" w:rsidRDefault="00DD1EAC" w:rsidP="00955E22">
            <w:pPr>
              <w:pStyle w:val="tabletext00"/>
              <w:spacing w:line="240" w:lineRule="auto"/>
            </w:pPr>
            <w:r>
              <w:t>N/A</w:t>
            </w:r>
          </w:p>
        </w:tc>
        <w:tc>
          <w:tcPr>
            <w:tcW w:w="2593" w:type="dxa"/>
            <w:tcBorders>
              <w:top w:val="nil"/>
              <w:left w:val="nil"/>
              <w:bottom w:val="single" w:sz="8" w:space="0" w:color="auto"/>
              <w:right w:val="single" w:sz="8" w:space="0" w:color="auto"/>
            </w:tcBorders>
            <w:tcMar>
              <w:top w:w="0" w:type="dxa"/>
              <w:left w:w="108" w:type="dxa"/>
              <w:bottom w:w="0" w:type="dxa"/>
              <w:right w:w="108" w:type="dxa"/>
            </w:tcMar>
          </w:tcPr>
          <w:p w14:paraId="2E1B235D" w14:textId="77777777" w:rsidR="00DD1EAC" w:rsidRDefault="00DD1EAC" w:rsidP="00955E22">
            <w:pPr>
              <w:pStyle w:val="tabletext00"/>
              <w:spacing w:line="240" w:lineRule="auto"/>
            </w:pPr>
            <w:r>
              <w:t>Helpdesk</w:t>
            </w:r>
          </w:p>
        </w:tc>
        <w:tc>
          <w:tcPr>
            <w:tcW w:w="3402" w:type="dxa"/>
            <w:tcBorders>
              <w:top w:val="nil"/>
              <w:left w:val="nil"/>
              <w:bottom w:val="single" w:sz="8" w:space="0" w:color="auto"/>
              <w:right w:val="double" w:sz="4" w:space="0" w:color="auto"/>
            </w:tcBorders>
            <w:tcMar>
              <w:top w:w="0" w:type="dxa"/>
              <w:left w:w="108" w:type="dxa"/>
              <w:bottom w:w="0" w:type="dxa"/>
              <w:right w:w="108" w:type="dxa"/>
            </w:tcMar>
          </w:tcPr>
          <w:p w14:paraId="2E1B235E" w14:textId="77777777" w:rsidR="00DD1EAC" w:rsidRDefault="00DD62E0" w:rsidP="00955E22">
            <w:pPr>
              <w:pStyle w:val="tabletext00"/>
              <w:spacing w:line="240" w:lineRule="auto"/>
            </w:pPr>
            <w:hyperlink r:id="rId40" w:tooltip="mailto:9742268534@mobileemail.vodafone.in&#10;blocked::mailto:9742268534@mobileemail.vodafone.in" w:history="1">
              <w:r w:rsidR="00DD1EAC">
                <w:rPr>
                  <w:rStyle w:val="Hyperlink"/>
                </w:rPr>
                <w:t>9742268534@mobileemail.vodafone.in</w:t>
              </w:r>
            </w:hyperlink>
          </w:p>
          <w:p w14:paraId="2E1B235F" w14:textId="77777777" w:rsidR="00DD1EAC" w:rsidRDefault="00DD62E0" w:rsidP="00955E22">
            <w:pPr>
              <w:pStyle w:val="tabletext00"/>
              <w:spacing w:line="240" w:lineRule="auto"/>
            </w:pPr>
            <w:hyperlink r:id="rId41" w:tooltip="mailto:DTS.PCI.INFRASUPP.ban.india@cgi.com" w:history="1">
              <w:r w:rsidR="00DD1EAC">
                <w:rPr>
                  <w:rStyle w:val="Hyperlink"/>
                </w:rPr>
                <w:t>DTS.PCI.INFRASUPP.ban.india@cgi.com</w:t>
              </w:r>
            </w:hyperlink>
          </w:p>
          <w:p w14:paraId="2E1B2360" w14:textId="77777777" w:rsidR="00DD1EAC" w:rsidRDefault="00DD62E0" w:rsidP="00955E22">
            <w:pPr>
              <w:pStyle w:val="tabletext00"/>
              <w:spacing w:line="240" w:lineRule="auto"/>
            </w:pPr>
            <w:hyperlink r:id="rId42" w:tooltip="mailto:DTS.PCI.APPSUPP.ban.india@cgi.com" w:history="1">
              <w:r w:rsidR="00DD1EAC">
                <w:rPr>
                  <w:rStyle w:val="Hyperlink"/>
                </w:rPr>
                <w:t>DTS.PCI.APPSUPP.ban.india@cgi.com</w:t>
              </w:r>
            </w:hyperlink>
          </w:p>
        </w:tc>
      </w:tr>
      <w:tr w:rsidR="00DD1EAC" w14:paraId="2E1B2367" w14:textId="77777777" w:rsidTr="00DD1EAC">
        <w:trPr>
          <w:cantSplit/>
        </w:trPr>
        <w:tc>
          <w:tcPr>
            <w:tcW w:w="1261"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362" w14:textId="77777777" w:rsidR="00DD1EAC" w:rsidRDefault="00DD1EAC" w:rsidP="00955E22">
            <w:pPr>
              <w:pStyle w:val="tabletext00"/>
              <w:spacing w:line="240" w:lineRule="auto"/>
            </w:pPr>
            <w:r>
              <w:t xml:space="preserve">Team Leader (IGDC) </w:t>
            </w:r>
          </w:p>
        </w:tc>
        <w:tc>
          <w:tcPr>
            <w:tcW w:w="1533" w:type="dxa"/>
            <w:tcBorders>
              <w:top w:val="nil"/>
              <w:left w:val="nil"/>
              <w:bottom w:val="double" w:sz="4" w:space="0" w:color="auto"/>
              <w:right w:val="single" w:sz="8" w:space="0" w:color="auto"/>
            </w:tcBorders>
            <w:tcMar>
              <w:top w:w="0" w:type="dxa"/>
              <w:left w:w="108" w:type="dxa"/>
              <w:bottom w:w="0" w:type="dxa"/>
              <w:right w:w="108" w:type="dxa"/>
            </w:tcMar>
          </w:tcPr>
          <w:p w14:paraId="2E1B2363" w14:textId="77777777" w:rsidR="00DD1EAC" w:rsidRDefault="00DD1EAC" w:rsidP="00955E22">
            <w:pPr>
              <w:pStyle w:val="tabletext00"/>
              <w:spacing w:line="240" w:lineRule="auto"/>
            </w:pPr>
            <w:proofErr w:type="spellStart"/>
            <w:r>
              <w:t>Pramod</w:t>
            </w:r>
            <w:proofErr w:type="spellEnd"/>
            <w:r>
              <w:t xml:space="preserve"> Kumar S</w:t>
            </w:r>
          </w:p>
        </w:tc>
        <w:tc>
          <w:tcPr>
            <w:tcW w:w="2593" w:type="dxa"/>
            <w:tcBorders>
              <w:top w:val="nil"/>
              <w:left w:val="nil"/>
              <w:bottom w:val="double" w:sz="4" w:space="0" w:color="auto"/>
              <w:right w:val="single" w:sz="8" w:space="0" w:color="auto"/>
            </w:tcBorders>
            <w:tcMar>
              <w:top w:w="0" w:type="dxa"/>
              <w:left w:w="108" w:type="dxa"/>
              <w:bottom w:w="0" w:type="dxa"/>
              <w:right w:w="108" w:type="dxa"/>
            </w:tcMar>
          </w:tcPr>
          <w:p w14:paraId="2E1B2364" w14:textId="77777777" w:rsidR="00DD1EAC" w:rsidRDefault="00DD1EAC" w:rsidP="00955E22">
            <w:pPr>
              <w:rPr>
                <w:rFonts w:ascii="Arial" w:hAnsi="Arial" w:cs="Arial"/>
                <w:sz w:val="16"/>
                <w:szCs w:val="16"/>
              </w:rPr>
            </w:pPr>
            <w:r>
              <w:rPr>
                <w:rFonts w:ascii="Arial" w:hAnsi="Arial" w:cs="Arial"/>
                <w:sz w:val="16"/>
                <w:szCs w:val="16"/>
              </w:rPr>
              <w:t>+1-866-354-9295 x8011826</w:t>
            </w:r>
          </w:p>
        </w:tc>
        <w:tc>
          <w:tcPr>
            <w:tcW w:w="3402"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365" w14:textId="77777777" w:rsidR="00DD1EAC" w:rsidRDefault="00DD1EAC" w:rsidP="00955E22">
            <w:pPr>
              <w:pStyle w:val="tableheading0"/>
              <w:spacing w:before="20" w:after="20" w:line="240" w:lineRule="auto"/>
              <w:rPr>
                <w:b w:val="0"/>
                <w:bCs w:val="0"/>
                <w:lang w:val="en-US"/>
              </w:rPr>
            </w:pPr>
            <w:r>
              <w:rPr>
                <w:b w:val="0"/>
                <w:bCs w:val="0"/>
                <w:lang w:val="en-US"/>
              </w:rPr>
              <w:t>011-91-988-674-8824</w:t>
            </w:r>
          </w:p>
          <w:p w14:paraId="2E1B2366" w14:textId="77777777" w:rsidR="00DD1EAC" w:rsidRDefault="00DD62E0" w:rsidP="00955E22">
            <w:pPr>
              <w:pStyle w:val="tableheading0"/>
              <w:spacing w:before="20" w:after="20" w:line="240" w:lineRule="auto"/>
              <w:rPr>
                <w:b w:val="0"/>
                <w:bCs w:val="0"/>
                <w:lang w:val="en-US"/>
              </w:rPr>
            </w:pPr>
            <w:hyperlink r:id="rId43" w:tooltip="mailto:Pramod.Kumar.S@cgi.com" w:history="1">
              <w:r w:rsidR="00DD1EAC">
                <w:rPr>
                  <w:rStyle w:val="Hyperlink"/>
                  <w:b w:val="0"/>
                  <w:bCs w:val="0"/>
                  <w:lang w:val="en-US"/>
                </w:rPr>
                <w:t>Pramod.Kumar.S@cgi.com</w:t>
              </w:r>
            </w:hyperlink>
          </w:p>
        </w:tc>
      </w:tr>
      <w:tr w:rsidR="00DD1EAC" w14:paraId="2E1B236E" w14:textId="77777777" w:rsidTr="00DD1EAC">
        <w:trPr>
          <w:cantSplit/>
        </w:trPr>
        <w:tc>
          <w:tcPr>
            <w:tcW w:w="1261"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368" w14:textId="77777777" w:rsidR="00DD1EAC" w:rsidRDefault="00DD1EAC" w:rsidP="00955E22">
            <w:pPr>
              <w:pStyle w:val="tabletext00"/>
              <w:spacing w:line="240" w:lineRule="auto"/>
            </w:pPr>
            <w:r>
              <w:t>Manager</w:t>
            </w:r>
          </w:p>
          <w:p w14:paraId="2E1B2369" w14:textId="77777777" w:rsidR="00DD1EAC" w:rsidRDefault="00DD1EAC" w:rsidP="00955E22">
            <w:pPr>
              <w:pStyle w:val="tabletext00"/>
              <w:spacing w:line="240" w:lineRule="auto"/>
            </w:pPr>
            <w:r>
              <w:t xml:space="preserve">(IGDC) </w:t>
            </w:r>
          </w:p>
        </w:tc>
        <w:tc>
          <w:tcPr>
            <w:tcW w:w="1533" w:type="dxa"/>
            <w:tcBorders>
              <w:top w:val="nil"/>
              <w:left w:val="nil"/>
              <w:bottom w:val="double" w:sz="4" w:space="0" w:color="auto"/>
              <w:right w:val="single" w:sz="8" w:space="0" w:color="auto"/>
            </w:tcBorders>
            <w:tcMar>
              <w:top w:w="0" w:type="dxa"/>
              <w:left w:w="108" w:type="dxa"/>
              <w:bottom w:w="0" w:type="dxa"/>
              <w:right w:w="108" w:type="dxa"/>
            </w:tcMar>
          </w:tcPr>
          <w:p w14:paraId="2E1B236A" w14:textId="77777777" w:rsidR="00DD1EAC" w:rsidRDefault="00DD1EAC" w:rsidP="00955E22">
            <w:pPr>
              <w:pStyle w:val="tabletext00"/>
              <w:spacing w:line="240" w:lineRule="auto"/>
            </w:pPr>
            <w:r>
              <w:t>Joe Koshy</w:t>
            </w:r>
          </w:p>
        </w:tc>
        <w:tc>
          <w:tcPr>
            <w:tcW w:w="2593" w:type="dxa"/>
            <w:tcBorders>
              <w:top w:val="nil"/>
              <w:left w:val="nil"/>
              <w:bottom w:val="double" w:sz="4" w:space="0" w:color="auto"/>
              <w:right w:val="single" w:sz="8" w:space="0" w:color="auto"/>
            </w:tcBorders>
            <w:tcMar>
              <w:top w:w="0" w:type="dxa"/>
              <w:left w:w="108" w:type="dxa"/>
              <w:bottom w:w="0" w:type="dxa"/>
              <w:right w:w="108" w:type="dxa"/>
            </w:tcMar>
          </w:tcPr>
          <w:p w14:paraId="2E1B236B" w14:textId="77777777" w:rsidR="00DD1EAC" w:rsidRDefault="00DD1EAC" w:rsidP="00955E22">
            <w:pPr>
              <w:rPr>
                <w:rFonts w:ascii="Arial" w:hAnsi="Arial" w:cs="Arial"/>
                <w:sz w:val="16"/>
                <w:szCs w:val="16"/>
              </w:rPr>
            </w:pPr>
            <w:r>
              <w:rPr>
                <w:rFonts w:ascii="Arial" w:hAnsi="Arial" w:cs="Arial"/>
                <w:sz w:val="16"/>
                <w:szCs w:val="16"/>
              </w:rPr>
              <w:t>+1-866-354-9295 x8011625</w:t>
            </w:r>
          </w:p>
        </w:tc>
        <w:tc>
          <w:tcPr>
            <w:tcW w:w="3402"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36C" w14:textId="77777777" w:rsidR="00DD1EAC" w:rsidRDefault="00DD1EAC" w:rsidP="00955E22">
            <w:pPr>
              <w:pStyle w:val="tableheading0"/>
              <w:spacing w:before="20" w:after="20" w:line="240" w:lineRule="auto"/>
              <w:rPr>
                <w:b w:val="0"/>
                <w:bCs w:val="0"/>
                <w:lang w:val="en-US"/>
              </w:rPr>
            </w:pPr>
            <w:r>
              <w:rPr>
                <w:b w:val="0"/>
                <w:bCs w:val="0"/>
                <w:lang w:val="en-US"/>
              </w:rPr>
              <w:t>011-91-988-621-2891</w:t>
            </w:r>
          </w:p>
          <w:p w14:paraId="2E1B236D" w14:textId="77777777" w:rsidR="00DD1EAC" w:rsidRPr="006F5A56" w:rsidRDefault="00DD62E0" w:rsidP="00955E22">
            <w:pPr>
              <w:pStyle w:val="tabletext00"/>
              <w:spacing w:line="240" w:lineRule="auto"/>
            </w:pPr>
            <w:hyperlink r:id="rId44" w:tooltip="mailto:Joe.Koshy@cgi.com" w:history="1">
              <w:r w:rsidR="00DD1EAC" w:rsidRPr="006F5A56">
                <w:rPr>
                  <w:rStyle w:val="Hyperlink"/>
                  <w:bCs/>
                  <w:lang w:val="en-US"/>
                </w:rPr>
                <w:t>Joe.Koshy@cgi.com</w:t>
              </w:r>
            </w:hyperlink>
          </w:p>
        </w:tc>
      </w:tr>
    </w:tbl>
    <w:p w14:paraId="2E1B236F" w14:textId="77777777" w:rsidR="004B242D" w:rsidRDefault="004B242D" w:rsidP="004B242D">
      <w:pPr>
        <w:pStyle w:val="Header"/>
        <w:spacing w:before="0" w:after="0"/>
      </w:pPr>
    </w:p>
    <w:p w14:paraId="2E1B2370" w14:textId="77777777" w:rsidR="004B242D" w:rsidRDefault="004B242D" w:rsidP="004B242D">
      <w:pPr>
        <w:pStyle w:val="Header"/>
        <w:spacing w:before="0" w:after="0"/>
      </w:pPr>
      <w:r>
        <w:t xml:space="preserve">The contacts for the CGI </w:t>
      </w:r>
      <w:r w:rsidR="00B05C87">
        <w:t>onshore</w:t>
      </w:r>
      <w:r>
        <w:t xml:space="preserve"> MAS </w:t>
      </w:r>
      <w:r w:rsidR="00FC3FFB">
        <w:t>DTS-</w:t>
      </w:r>
      <w:r>
        <w:t>PVS team are:</w:t>
      </w:r>
    </w:p>
    <w:tbl>
      <w:tblPr>
        <w:tblW w:w="7655" w:type="dxa"/>
        <w:tblInd w:w="108" w:type="dxa"/>
        <w:tblCellMar>
          <w:left w:w="0" w:type="dxa"/>
          <w:right w:w="0" w:type="dxa"/>
        </w:tblCellMar>
        <w:tblLook w:val="0000" w:firstRow="0" w:lastRow="0" w:firstColumn="0" w:lastColumn="0" w:noHBand="0" w:noVBand="0"/>
      </w:tblPr>
      <w:tblGrid>
        <w:gridCol w:w="1205"/>
        <w:gridCol w:w="1630"/>
        <w:gridCol w:w="1415"/>
        <w:gridCol w:w="3405"/>
      </w:tblGrid>
      <w:tr w:rsidR="00F92E4A" w14:paraId="2E1B2375" w14:textId="77777777" w:rsidTr="00F92E4A">
        <w:trPr>
          <w:cantSplit/>
          <w:tblHeader/>
        </w:trPr>
        <w:tc>
          <w:tcPr>
            <w:tcW w:w="1205"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371" w14:textId="77777777" w:rsidR="00F92E4A" w:rsidRPr="00E100FA" w:rsidRDefault="00F92E4A" w:rsidP="00955E22">
            <w:pPr>
              <w:pStyle w:val="tabletitle0"/>
              <w:spacing w:line="240" w:lineRule="auto"/>
            </w:pPr>
            <w:r w:rsidRPr="00E100FA">
              <w:t>Role</w:t>
            </w:r>
          </w:p>
        </w:tc>
        <w:tc>
          <w:tcPr>
            <w:tcW w:w="1630"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72" w14:textId="77777777" w:rsidR="00F92E4A" w:rsidRPr="00E100FA" w:rsidRDefault="00F92E4A" w:rsidP="00955E22">
            <w:pPr>
              <w:pStyle w:val="tabletitle0"/>
              <w:spacing w:line="240" w:lineRule="auto"/>
            </w:pPr>
            <w:r w:rsidRPr="00E100FA">
              <w:t>Name</w:t>
            </w:r>
          </w:p>
        </w:tc>
        <w:tc>
          <w:tcPr>
            <w:tcW w:w="1415"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73" w14:textId="77777777" w:rsidR="00F92E4A" w:rsidRPr="00E100FA" w:rsidRDefault="00F92E4A" w:rsidP="00955E22">
            <w:pPr>
              <w:pStyle w:val="tabletitle0"/>
              <w:spacing w:line="240" w:lineRule="auto"/>
            </w:pPr>
            <w:r w:rsidRPr="00E100FA">
              <w:t xml:space="preserve">Phone </w:t>
            </w:r>
          </w:p>
        </w:tc>
        <w:tc>
          <w:tcPr>
            <w:tcW w:w="3405"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374" w14:textId="77777777" w:rsidR="00F92E4A" w:rsidRPr="00E100FA" w:rsidRDefault="00F92E4A" w:rsidP="00955E22">
            <w:pPr>
              <w:pStyle w:val="tabletitle0"/>
              <w:spacing w:line="240" w:lineRule="auto"/>
            </w:pPr>
            <w:r w:rsidRPr="00E100FA">
              <w:t>Pager/Cell/Email</w:t>
            </w:r>
          </w:p>
        </w:tc>
      </w:tr>
      <w:tr w:rsidR="00F92E4A" w14:paraId="2E1B237B" w14:textId="77777777" w:rsidTr="00F92E4A">
        <w:trPr>
          <w:cantSplit/>
        </w:trPr>
        <w:tc>
          <w:tcPr>
            <w:tcW w:w="1205"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376" w14:textId="77777777" w:rsidR="00F92E4A" w:rsidRDefault="00F92E4A" w:rsidP="00955E22">
            <w:pPr>
              <w:pStyle w:val="tabletext00"/>
              <w:spacing w:line="240" w:lineRule="auto"/>
            </w:pPr>
            <w:r>
              <w:t>Manager (MAS)</w:t>
            </w:r>
          </w:p>
        </w:tc>
        <w:tc>
          <w:tcPr>
            <w:tcW w:w="1630" w:type="dxa"/>
            <w:tcBorders>
              <w:top w:val="nil"/>
              <w:left w:val="nil"/>
              <w:bottom w:val="single" w:sz="8" w:space="0" w:color="auto"/>
              <w:right w:val="single" w:sz="8" w:space="0" w:color="auto"/>
            </w:tcBorders>
            <w:tcMar>
              <w:top w:w="0" w:type="dxa"/>
              <w:left w:w="108" w:type="dxa"/>
              <w:bottom w:w="0" w:type="dxa"/>
              <w:right w:w="108" w:type="dxa"/>
            </w:tcMar>
          </w:tcPr>
          <w:p w14:paraId="2E1B2377" w14:textId="77777777" w:rsidR="00F92E4A" w:rsidRDefault="00F92E4A" w:rsidP="00955E22">
            <w:pPr>
              <w:pStyle w:val="tabletext00"/>
              <w:spacing w:line="240" w:lineRule="auto"/>
            </w:pPr>
            <w:r>
              <w:t>Ghislain Pepin</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E1B2378" w14:textId="77777777" w:rsidR="00F92E4A" w:rsidRDefault="00F92E4A" w:rsidP="00955E22">
            <w:pPr>
              <w:rPr>
                <w:rFonts w:ascii="Arial" w:hAnsi="Arial" w:cs="Arial"/>
                <w:sz w:val="16"/>
                <w:szCs w:val="16"/>
              </w:rPr>
            </w:pPr>
            <w:r>
              <w:rPr>
                <w:rFonts w:ascii="Arial" w:hAnsi="Arial" w:cs="Arial"/>
                <w:sz w:val="16"/>
                <w:szCs w:val="16"/>
              </w:rPr>
              <w:t>514-415-3068</w:t>
            </w:r>
          </w:p>
        </w:tc>
        <w:tc>
          <w:tcPr>
            <w:tcW w:w="3405" w:type="dxa"/>
            <w:tcBorders>
              <w:top w:val="nil"/>
              <w:left w:val="nil"/>
              <w:bottom w:val="single" w:sz="8" w:space="0" w:color="auto"/>
              <w:right w:val="double" w:sz="4" w:space="0" w:color="auto"/>
            </w:tcBorders>
            <w:tcMar>
              <w:top w:w="0" w:type="dxa"/>
              <w:left w:w="108" w:type="dxa"/>
              <w:bottom w:w="0" w:type="dxa"/>
              <w:right w:w="108" w:type="dxa"/>
            </w:tcMar>
          </w:tcPr>
          <w:p w14:paraId="2E1B2379" w14:textId="77777777" w:rsidR="00F92E4A" w:rsidRDefault="00F92E4A" w:rsidP="00955E22">
            <w:pPr>
              <w:pStyle w:val="tabletext00"/>
              <w:spacing w:line="240" w:lineRule="auto"/>
              <w:rPr>
                <w:rStyle w:val="labelsmall"/>
                <w:color w:val="000000"/>
              </w:rPr>
            </w:pPr>
            <w:r>
              <w:rPr>
                <w:rStyle w:val="labelsmall"/>
                <w:color w:val="000000"/>
              </w:rPr>
              <w:t>514-216-9210</w:t>
            </w:r>
          </w:p>
          <w:p w14:paraId="2E1B237A" w14:textId="77777777" w:rsidR="00F92E4A" w:rsidRDefault="00DD62E0" w:rsidP="00955E22">
            <w:pPr>
              <w:pStyle w:val="tabletext00"/>
              <w:spacing w:line="240" w:lineRule="auto"/>
              <w:rPr>
                <w:rStyle w:val="Hyperlink"/>
              </w:rPr>
            </w:pPr>
            <w:hyperlink r:id="rId45" w:history="1">
              <w:r w:rsidR="00F92E4A" w:rsidRPr="000C55D5">
                <w:rPr>
                  <w:rStyle w:val="Hyperlink"/>
                </w:rPr>
                <w:t>ghislain.pepin@cgi.com</w:t>
              </w:r>
            </w:hyperlink>
            <w:r w:rsidR="00F92E4A">
              <w:rPr>
                <w:rStyle w:val="labelsmall"/>
                <w:color w:val="000000"/>
              </w:rPr>
              <w:t xml:space="preserve"> </w:t>
            </w:r>
          </w:p>
        </w:tc>
      </w:tr>
      <w:tr w:rsidR="00F92E4A" w14:paraId="2E1B2381" w14:textId="77777777" w:rsidTr="00F92E4A">
        <w:trPr>
          <w:cantSplit/>
        </w:trPr>
        <w:tc>
          <w:tcPr>
            <w:tcW w:w="1205"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37C" w14:textId="77777777" w:rsidR="00F92E4A" w:rsidRDefault="00F92E4A" w:rsidP="00955E22">
            <w:pPr>
              <w:pStyle w:val="tabletext00"/>
              <w:spacing w:line="240" w:lineRule="auto"/>
            </w:pPr>
            <w:r>
              <w:t xml:space="preserve">Director (MAS) </w:t>
            </w:r>
          </w:p>
        </w:tc>
        <w:tc>
          <w:tcPr>
            <w:tcW w:w="1630" w:type="dxa"/>
            <w:tcBorders>
              <w:top w:val="nil"/>
              <w:left w:val="nil"/>
              <w:bottom w:val="double" w:sz="4" w:space="0" w:color="auto"/>
              <w:right w:val="single" w:sz="8" w:space="0" w:color="auto"/>
            </w:tcBorders>
            <w:tcMar>
              <w:top w:w="0" w:type="dxa"/>
              <w:left w:w="108" w:type="dxa"/>
              <w:bottom w:w="0" w:type="dxa"/>
              <w:right w:w="108" w:type="dxa"/>
            </w:tcMar>
          </w:tcPr>
          <w:p w14:paraId="2E1B237D" w14:textId="77777777" w:rsidR="00F92E4A" w:rsidRDefault="00F92E4A" w:rsidP="00955E22">
            <w:pPr>
              <w:pStyle w:val="tabletext00"/>
              <w:spacing w:line="240" w:lineRule="auto"/>
            </w:pPr>
            <w:r>
              <w:t xml:space="preserve">Ganesh </w:t>
            </w:r>
            <w:proofErr w:type="spellStart"/>
            <w:r>
              <w:t>Rajamani</w:t>
            </w:r>
            <w:proofErr w:type="spellEnd"/>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2E1B237E" w14:textId="77777777" w:rsidR="00F92E4A" w:rsidRDefault="00F92E4A" w:rsidP="00955E22">
            <w:pPr>
              <w:pStyle w:val="tabletext00"/>
              <w:spacing w:line="240" w:lineRule="auto"/>
            </w:pPr>
            <w:r>
              <w:t>905-762-2878</w:t>
            </w:r>
          </w:p>
        </w:tc>
        <w:tc>
          <w:tcPr>
            <w:tcW w:w="3405" w:type="dxa"/>
            <w:tcBorders>
              <w:top w:val="nil"/>
              <w:left w:val="nil"/>
              <w:bottom w:val="double" w:sz="4" w:space="0" w:color="auto"/>
              <w:right w:val="double" w:sz="4" w:space="0" w:color="auto"/>
            </w:tcBorders>
            <w:tcMar>
              <w:top w:w="0" w:type="dxa"/>
              <w:left w:w="108" w:type="dxa"/>
              <w:bottom w:w="0" w:type="dxa"/>
              <w:right w:w="108" w:type="dxa"/>
            </w:tcMar>
          </w:tcPr>
          <w:p w14:paraId="2E1B237F" w14:textId="77777777" w:rsidR="00F92E4A" w:rsidRDefault="00F92E4A" w:rsidP="00955E22">
            <w:pPr>
              <w:pStyle w:val="tabletext0"/>
              <w:spacing w:line="240" w:lineRule="auto"/>
            </w:pPr>
            <w:r>
              <w:rPr>
                <w:lang w:val="en-US"/>
              </w:rPr>
              <w:t xml:space="preserve">Cell: </w:t>
            </w:r>
            <w:r>
              <w:t>416-434-1691</w:t>
            </w:r>
          </w:p>
          <w:p w14:paraId="2E1B2380" w14:textId="77777777" w:rsidR="00F92E4A" w:rsidRDefault="00DD62E0" w:rsidP="00955E22">
            <w:pPr>
              <w:pStyle w:val="tabletext0"/>
              <w:spacing w:line="240" w:lineRule="auto"/>
              <w:rPr>
                <w:lang w:val="en-US"/>
              </w:rPr>
            </w:pPr>
            <w:hyperlink r:id="rId46" w:tooltip="mailto:ganesh.rajamani@cgi.com" w:history="1">
              <w:r w:rsidR="00F92E4A">
                <w:rPr>
                  <w:rStyle w:val="Hyperlink"/>
                </w:rPr>
                <w:t>ganesh.rajamani@cgi.com</w:t>
              </w:r>
            </w:hyperlink>
          </w:p>
        </w:tc>
      </w:tr>
    </w:tbl>
    <w:p w14:paraId="2E1B2382" w14:textId="77777777" w:rsidR="004B242D" w:rsidRDefault="004B242D" w:rsidP="004B242D">
      <w:pPr>
        <w:spacing w:after="0"/>
      </w:pPr>
    </w:p>
    <w:p w14:paraId="2E1B2383" w14:textId="77777777" w:rsidR="004B242D" w:rsidRDefault="004B242D" w:rsidP="004B242D">
      <w:pPr>
        <w:spacing w:after="0"/>
      </w:pPr>
    </w:p>
    <w:p w14:paraId="2E1B2384" w14:textId="77777777" w:rsidR="00F81039" w:rsidRPr="00351642" w:rsidRDefault="00F81039" w:rsidP="004B242D">
      <w:pPr>
        <w:spacing w:after="0"/>
      </w:pPr>
    </w:p>
    <w:p w14:paraId="2E1B2385" w14:textId="77777777" w:rsidR="002A2B40" w:rsidRPr="00132B69" w:rsidRDefault="002A2B40" w:rsidP="00132B69"/>
    <w:p w14:paraId="2E1B2386" w14:textId="77777777" w:rsidR="000B44BE" w:rsidRDefault="007A3D95">
      <w:pPr>
        <w:pStyle w:val="Heading3"/>
        <w:rPr>
          <w:ins w:id="1243" w:author="Giacomini-Varvarigos, Maria" w:date="2013-02-07T09:32:00Z"/>
        </w:rPr>
      </w:pPr>
      <w:r>
        <w:br w:type="page"/>
      </w:r>
      <w:bookmarkStart w:id="1244" w:name="_Toc352915481"/>
      <w:r w:rsidR="00981CAD">
        <w:lastRenderedPageBreak/>
        <w:t>CGI MAS</w:t>
      </w:r>
      <w:r w:rsidR="00132B69">
        <w:t xml:space="preserve"> </w:t>
      </w:r>
      <w:r w:rsidR="00652B57">
        <w:t>DTS-</w:t>
      </w:r>
      <w:r w:rsidR="00FC3FFB">
        <w:t>RTS</w:t>
      </w:r>
      <w:bookmarkEnd w:id="1244"/>
    </w:p>
    <w:p w14:paraId="2E1B2387" w14:textId="77777777" w:rsidR="00DD1EAC" w:rsidRPr="000178CE" w:rsidRDefault="00DD1EAC" w:rsidP="000178CE">
      <w:pPr>
        <w:ind w:left="426"/>
        <w:rPr>
          <w:ins w:id="1245" w:author="Giacomini-Varvarigos, Maria" w:date="2013-02-07T09:32:00Z"/>
          <w:b/>
        </w:rPr>
      </w:pPr>
      <w:ins w:id="1246" w:author="Giacomini-Varvarigos, Maria" w:date="2013-02-07T09:32:00Z">
        <w:r w:rsidRPr="000178CE">
          <w:rPr>
            <w:b/>
          </w:rPr>
          <w:t>ITSM Support group assignment:</w:t>
        </w:r>
      </w:ins>
    </w:p>
    <w:p w14:paraId="2E1B2388" w14:textId="77777777" w:rsidR="00DD1EAC" w:rsidRPr="00DD1EAC" w:rsidRDefault="00DD1EAC" w:rsidP="00DD1EAC">
      <w:pPr>
        <w:pStyle w:val="ListParagraph"/>
        <w:numPr>
          <w:ilvl w:val="0"/>
          <w:numId w:val="52"/>
        </w:numPr>
        <w:ind w:left="1276" w:hanging="283"/>
        <w:rPr>
          <w:ins w:id="1247" w:author="Giacomini-Varvarigos, Maria" w:date="2013-02-07T09:32:00Z"/>
          <w:rFonts w:ascii="Times New Roman" w:eastAsia="Times New Roman" w:hAnsi="Times New Roman"/>
          <w:sz w:val="20"/>
          <w:szCs w:val="20"/>
        </w:rPr>
      </w:pPr>
      <w:ins w:id="1248" w:author="Giacomini-Varvarigos, Maria" w:date="2013-02-07T09:32:00Z">
        <w:r w:rsidRPr="00DD1EAC">
          <w:rPr>
            <w:rFonts w:ascii="Times New Roman" w:eastAsia="Times New Roman" w:hAnsi="Times New Roman"/>
            <w:sz w:val="20"/>
            <w:szCs w:val="20"/>
          </w:rPr>
          <w:t>CGI Support to BC/BM/BDI/BTV -&gt; Application Management Tier 2 -&gt; DTS SUP</w:t>
        </w:r>
      </w:ins>
    </w:p>
    <w:p w14:paraId="2E1B2389" w14:textId="77777777" w:rsidR="00DD1EAC" w:rsidRPr="00DD1EAC" w:rsidDel="00DD1EAC" w:rsidRDefault="00DD1EAC" w:rsidP="00DD1EAC">
      <w:pPr>
        <w:rPr>
          <w:del w:id="1249" w:author="Giacomini-Varvarigos, Maria" w:date="2013-02-07T09:32:00Z"/>
        </w:rPr>
      </w:pPr>
    </w:p>
    <w:p w14:paraId="2E1B238A" w14:textId="77777777" w:rsidR="00132B69" w:rsidRDefault="00132B69" w:rsidP="00132B69">
      <w:pPr>
        <w:pStyle w:val="Header"/>
        <w:spacing w:before="0" w:after="0"/>
      </w:pPr>
    </w:p>
    <w:p w14:paraId="2E1B238B" w14:textId="77777777" w:rsidR="00841A26" w:rsidRDefault="00A54879" w:rsidP="00574BF7">
      <w:pPr>
        <w:pStyle w:val="Header"/>
        <w:spacing w:before="0" w:after="0"/>
        <w:rPr>
          <w:ins w:id="1250" w:author="Giacomini-Varvarigos, Maria" w:date="2013-02-07T10:53:00Z"/>
          <w:color w:val="1F497D"/>
        </w:rPr>
      </w:pPr>
      <w:r>
        <w:t>The</w:t>
      </w:r>
      <w:r w:rsidR="00DF7F8E">
        <w:t xml:space="preserve"> contacts for the CGI IGDC MAS </w:t>
      </w:r>
      <w:r>
        <w:t>DTS</w:t>
      </w:r>
      <w:r w:rsidR="00DF7F8E">
        <w:t>-RTS</w:t>
      </w:r>
      <w:r>
        <w:t xml:space="preserve"> Team are: </w:t>
      </w:r>
    </w:p>
    <w:tbl>
      <w:tblPr>
        <w:tblW w:w="9072" w:type="dxa"/>
        <w:tblInd w:w="108" w:type="dxa"/>
        <w:tblCellMar>
          <w:left w:w="0" w:type="dxa"/>
          <w:right w:w="0" w:type="dxa"/>
        </w:tblCellMar>
        <w:tblLook w:val="04A0" w:firstRow="1" w:lastRow="0" w:firstColumn="1" w:lastColumn="0" w:noHBand="0" w:noVBand="1"/>
      </w:tblPr>
      <w:tblGrid>
        <w:gridCol w:w="1418"/>
        <w:gridCol w:w="1559"/>
        <w:gridCol w:w="2268"/>
        <w:gridCol w:w="3827"/>
      </w:tblGrid>
      <w:tr w:rsidR="00841A26" w14:paraId="2E1B2390" w14:textId="77777777" w:rsidTr="00750165">
        <w:trPr>
          <w:cantSplit/>
          <w:tblHeader/>
          <w:ins w:id="1251" w:author="Giacomini-Varvarigos, Maria" w:date="2013-02-07T10:53:00Z"/>
        </w:trPr>
        <w:tc>
          <w:tcPr>
            <w:tcW w:w="1418"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hideMark/>
          </w:tcPr>
          <w:p w14:paraId="2E1B238C" w14:textId="77777777" w:rsidR="00841A26" w:rsidRDefault="00841A26">
            <w:pPr>
              <w:pStyle w:val="tabletitle0"/>
              <w:spacing w:line="240" w:lineRule="auto"/>
              <w:rPr>
                <w:ins w:id="1252" w:author="Giacomini-Varvarigos, Maria" w:date="2013-02-07T10:53:00Z"/>
              </w:rPr>
            </w:pPr>
            <w:ins w:id="1253" w:author="Giacomini-Varvarigos, Maria" w:date="2013-02-07T10:53:00Z">
              <w:r>
                <w:t>Role</w:t>
              </w:r>
            </w:ins>
          </w:p>
        </w:tc>
        <w:tc>
          <w:tcPr>
            <w:tcW w:w="155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38D" w14:textId="77777777" w:rsidR="00841A26" w:rsidRDefault="00841A26">
            <w:pPr>
              <w:pStyle w:val="tabletitle0"/>
              <w:spacing w:line="240" w:lineRule="auto"/>
              <w:rPr>
                <w:ins w:id="1254" w:author="Giacomini-Varvarigos, Maria" w:date="2013-02-07T10:53:00Z"/>
              </w:rPr>
            </w:pPr>
            <w:ins w:id="1255" w:author="Giacomini-Varvarigos, Maria" w:date="2013-02-07T10:53:00Z">
              <w:r>
                <w:t>Name</w:t>
              </w:r>
            </w:ins>
          </w:p>
        </w:tc>
        <w:tc>
          <w:tcPr>
            <w:tcW w:w="226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38E" w14:textId="77777777" w:rsidR="00841A26" w:rsidRDefault="00841A26">
            <w:pPr>
              <w:pStyle w:val="tabletitle0"/>
              <w:spacing w:line="240" w:lineRule="auto"/>
              <w:rPr>
                <w:ins w:id="1256" w:author="Giacomini-Varvarigos, Maria" w:date="2013-02-07T10:53:00Z"/>
              </w:rPr>
            </w:pPr>
            <w:ins w:id="1257" w:author="Giacomini-Varvarigos, Maria" w:date="2013-02-07T10:53:00Z">
              <w:r>
                <w:t xml:space="preserve">Phone </w:t>
              </w:r>
            </w:ins>
          </w:p>
        </w:tc>
        <w:tc>
          <w:tcPr>
            <w:tcW w:w="3827"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hideMark/>
          </w:tcPr>
          <w:p w14:paraId="2E1B238F" w14:textId="77777777" w:rsidR="00841A26" w:rsidRDefault="00841A26">
            <w:pPr>
              <w:pStyle w:val="tabletitle0"/>
              <w:spacing w:line="240" w:lineRule="auto"/>
              <w:rPr>
                <w:ins w:id="1258" w:author="Giacomini-Varvarigos, Maria" w:date="2013-02-07T10:53:00Z"/>
              </w:rPr>
            </w:pPr>
            <w:ins w:id="1259" w:author="Giacomini-Varvarigos, Maria" w:date="2013-02-07T10:53:00Z">
              <w:r>
                <w:t>Pager/Cell/Email</w:t>
              </w:r>
            </w:ins>
          </w:p>
        </w:tc>
      </w:tr>
      <w:tr w:rsidR="00841A26" w14:paraId="2E1B2397" w14:textId="77777777" w:rsidTr="00750165">
        <w:trPr>
          <w:cantSplit/>
          <w:ins w:id="1260" w:author="Giacomini-Varvarigos, Maria" w:date="2013-02-07T10:53:00Z"/>
        </w:trPr>
        <w:tc>
          <w:tcPr>
            <w:tcW w:w="1418"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391" w14:textId="77777777" w:rsidR="00841A26" w:rsidRDefault="00841A26">
            <w:pPr>
              <w:pStyle w:val="tabletext00"/>
              <w:spacing w:line="240" w:lineRule="auto"/>
              <w:rPr>
                <w:ins w:id="1261" w:author="Giacomini-Varvarigos, Maria" w:date="2013-02-07T10:53:00Z"/>
              </w:rPr>
            </w:pPr>
            <w:ins w:id="1262" w:author="Giacomini-Varvarigos, Maria" w:date="2013-02-07T10:53:00Z">
              <w:r>
                <w:t>DTS-RTS Support (IGDC)</w:t>
              </w:r>
            </w:ins>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92" w14:textId="77777777" w:rsidR="00841A26" w:rsidRDefault="00841A26">
            <w:pPr>
              <w:pStyle w:val="tabletext00"/>
              <w:spacing w:line="240" w:lineRule="auto"/>
              <w:rPr>
                <w:ins w:id="1263" w:author="Giacomini-Varvarigos, Maria" w:date="2013-02-07T10:53:00Z"/>
              </w:rPr>
            </w:pPr>
            <w:ins w:id="1264" w:author="Giacomini-Varvarigos, Maria" w:date="2013-02-07T10:53:00Z">
              <w:r>
                <w:t>N/A</w:t>
              </w:r>
            </w:ins>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93" w14:textId="77777777" w:rsidR="00841A26" w:rsidRDefault="00841A26">
            <w:pPr>
              <w:pStyle w:val="tabletext00"/>
              <w:spacing w:line="240" w:lineRule="auto"/>
              <w:rPr>
                <w:ins w:id="1265" w:author="Giacomini-Varvarigos, Maria" w:date="2013-02-07T10:53:00Z"/>
              </w:rPr>
            </w:pPr>
            <w:ins w:id="1266" w:author="Giacomini-Varvarigos, Maria" w:date="2013-02-07T10:53:00Z">
              <w:r>
                <w:t>Helpdesk</w:t>
              </w:r>
            </w:ins>
          </w:p>
        </w:tc>
        <w:tc>
          <w:tcPr>
            <w:tcW w:w="3827" w:type="dxa"/>
            <w:tcBorders>
              <w:top w:val="nil"/>
              <w:left w:val="nil"/>
              <w:bottom w:val="single" w:sz="8" w:space="0" w:color="auto"/>
              <w:right w:val="double" w:sz="4" w:space="0" w:color="auto"/>
            </w:tcBorders>
            <w:tcMar>
              <w:top w:w="0" w:type="dxa"/>
              <w:left w:w="108" w:type="dxa"/>
              <w:bottom w:w="0" w:type="dxa"/>
              <w:right w:w="108" w:type="dxa"/>
            </w:tcMar>
            <w:vAlign w:val="center"/>
            <w:hideMark/>
          </w:tcPr>
          <w:p w14:paraId="2E1B2394" w14:textId="77777777" w:rsidR="00841A26" w:rsidRDefault="003553C1">
            <w:pPr>
              <w:pStyle w:val="tabletext00"/>
              <w:spacing w:line="240" w:lineRule="auto"/>
              <w:rPr>
                <w:ins w:id="1267" w:author="Giacomini-Varvarigos, Maria" w:date="2013-02-07T10:53:00Z"/>
                <w:rFonts w:eastAsiaTheme="minorHAnsi"/>
              </w:rPr>
            </w:pPr>
            <w:ins w:id="1268" w:author="Giacomini-Varvarigos, Maria" w:date="2013-02-07T10:53:00Z">
              <w:r>
                <w:fldChar w:fldCharType="begin"/>
              </w:r>
              <w:r w:rsidR="00841A26">
                <w:instrText xml:space="preserve"> HYPERLINK "mailto:8095598229@mobileemail.vodafone.in" </w:instrText>
              </w:r>
              <w:r>
                <w:fldChar w:fldCharType="separate"/>
              </w:r>
              <w:r w:rsidR="00841A26">
                <w:rPr>
                  <w:rStyle w:val="Hyperlink"/>
                </w:rPr>
                <w:t>8095598229@mobileemail.vodafone.in</w:t>
              </w:r>
              <w:r>
                <w:fldChar w:fldCharType="end"/>
              </w:r>
            </w:ins>
          </w:p>
          <w:p w14:paraId="2E1B2395" w14:textId="77777777" w:rsidR="00841A26" w:rsidRDefault="003553C1">
            <w:pPr>
              <w:pStyle w:val="tabletext00"/>
              <w:spacing w:line="240" w:lineRule="auto"/>
              <w:rPr>
                <w:ins w:id="1269" w:author="Giacomini-Varvarigos, Maria" w:date="2013-02-07T10:53:00Z"/>
              </w:rPr>
            </w:pPr>
            <w:ins w:id="1270" w:author="Giacomini-Varvarigos, Maria" w:date="2013-02-07T10:53:00Z">
              <w:r>
                <w:fldChar w:fldCharType="begin"/>
              </w:r>
              <w:r w:rsidR="00841A26">
                <w:instrText xml:space="preserve"> HYPERLINK "mailto:DTS.PCI.APPSUPP.ban.india@cgi.com" \o "mailto:DTS.PCI.APPSUPP.ban.india@cgi.com" </w:instrText>
              </w:r>
              <w:r>
                <w:fldChar w:fldCharType="separate"/>
              </w:r>
              <w:r w:rsidR="00841A26">
                <w:rPr>
                  <w:rStyle w:val="Hyperlink"/>
                </w:rPr>
                <w:t>DTS.PCI.APPSUPP.ban.india@cgi.com</w:t>
              </w:r>
              <w:r>
                <w:fldChar w:fldCharType="end"/>
              </w:r>
            </w:ins>
          </w:p>
          <w:p w14:paraId="2E1B2396" w14:textId="77777777" w:rsidR="00841A26" w:rsidRDefault="003553C1">
            <w:pPr>
              <w:pStyle w:val="tabletext00"/>
              <w:spacing w:line="240" w:lineRule="auto"/>
              <w:rPr>
                <w:ins w:id="1271" w:author="Giacomini-Varvarigos, Maria" w:date="2013-02-07T10:53:00Z"/>
              </w:rPr>
            </w:pPr>
            <w:ins w:id="1272" w:author="Giacomini-Varvarigos, Maria" w:date="2013-02-07T10:53:00Z">
              <w:r>
                <w:fldChar w:fldCharType="begin"/>
              </w:r>
              <w:r w:rsidR="00841A26">
                <w:instrText xml:space="preserve"> HYPERLINK "mailto:DTS.PCI.INFRASUPP.ban.india@cgi.com" \o "mailto:DTS.PCI.INFRASUPP.ban.india@cgi.com" </w:instrText>
              </w:r>
              <w:r>
                <w:fldChar w:fldCharType="separate"/>
              </w:r>
              <w:r w:rsidR="00841A26">
                <w:rPr>
                  <w:rStyle w:val="Hyperlink"/>
                </w:rPr>
                <w:t>DTS.PCI.INFRASUPP.ban.india@cgi.com</w:t>
              </w:r>
              <w:r>
                <w:fldChar w:fldCharType="end"/>
              </w:r>
            </w:ins>
          </w:p>
        </w:tc>
      </w:tr>
      <w:tr w:rsidR="00841A26" w14:paraId="2E1B239D" w14:textId="77777777" w:rsidTr="00750165">
        <w:trPr>
          <w:cantSplit/>
          <w:ins w:id="1273" w:author="Giacomini-Varvarigos, Maria" w:date="2013-02-07T10:53:00Z"/>
        </w:trPr>
        <w:tc>
          <w:tcPr>
            <w:tcW w:w="1418"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398" w14:textId="77777777" w:rsidR="00841A26" w:rsidRDefault="00841A26">
            <w:pPr>
              <w:pStyle w:val="tabletext00"/>
              <w:spacing w:line="240" w:lineRule="auto"/>
              <w:rPr>
                <w:ins w:id="1274" w:author="Giacomini-Varvarigos, Maria" w:date="2013-02-07T10:53:00Z"/>
              </w:rPr>
            </w:pPr>
            <w:ins w:id="1275" w:author="Giacomini-Varvarigos, Maria" w:date="2013-02-07T10:53:00Z">
              <w:r>
                <w:t xml:space="preserve">Team Leader (IGDC) </w:t>
              </w:r>
            </w:ins>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99" w14:textId="77777777" w:rsidR="00841A26" w:rsidRDefault="00841A26">
            <w:pPr>
              <w:pStyle w:val="tabletext00"/>
              <w:spacing w:line="240" w:lineRule="auto"/>
              <w:rPr>
                <w:ins w:id="1276" w:author="Giacomini-Varvarigos, Maria" w:date="2013-02-07T10:53:00Z"/>
              </w:rPr>
            </w:pPr>
            <w:ins w:id="1277" w:author="Giacomini-Varvarigos, Maria" w:date="2013-02-07T10:53:00Z">
              <w:r>
                <w:t>Kurian Mathew</w:t>
              </w:r>
            </w:ins>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9A" w14:textId="77777777" w:rsidR="00841A26" w:rsidRDefault="00841A26">
            <w:pPr>
              <w:spacing w:line="360" w:lineRule="atLeast"/>
              <w:rPr>
                <w:ins w:id="1278" w:author="Giacomini-Varvarigos, Maria" w:date="2013-02-07T10:53:00Z"/>
                <w:rFonts w:ascii="Arial" w:eastAsiaTheme="minorHAnsi" w:hAnsi="Arial" w:cs="Arial"/>
                <w:sz w:val="16"/>
                <w:szCs w:val="16"/>
              </w:rPr>
            </w:pPr>
            <w:ins w:id="1279" w:author="Giacomini-Varvarigos, Maria" w:date="2013-02-07T10:53:00Z">
              <w:r>
                <w:rPr>
                  <w:rFonts w:ascii="Arial" w:hAnsi="Arial" w:cs="Arial"/>
                  <w:sz w:val="16"/>
                  <w:szCs w:val="16"/>
                </w:rPr>
                <w:t>+1-866-354-9295 x8011783</w:t>
              </w:r>
            </w:ins>
          </w:p>
        </w:tc>
        <w:tc>
          <w:tcPr>
            <w:tcW w:w="3827" w:type="dxa"/>
            <w:tcBorders>
              <w:top w:val="nil"/>
              <w:left w:val="nil"/>
              <w:bottom w:val="single" w:sz="8" w:space="0" w:color="auto"/>
              <w:right w:val="double" w:sz="4" w:space="0" w:color="auto"/>
            </w:tcBorders>
            <w:tcMar>
              <w:top w:w="0" w:type="dxa"/>
              <w:left w:w="108" w:type="dxa"/>
              <w:bottom w:w="0" w:type="dxa"/>
              <w:right w:w="108" w:type="dxa"/>
            </w:tcMar>
            <w:vAlign w:val="center"/>
            <w:hideMark/>
          </w:tcPr>
          <w:p w14:paraId="2E1B239B" w14:textId="77777777" w:rsidR="00841A26" w:rsidRDefault="00841A26">
            <w:pPr>
              <w:pStyle w:val="tableheading0"/>
              <w:spacing w:before="20" w:after="20" w:line="240" w:lineRule="auto"/>
              <w:rPr>
                <w:ins w:id="1280" w:author="Giacomini-Varvarigos, Maria" w:date="2013-02-07T10:53:00Z"/>
                <w:rFonts w:eastAsiaTheme="minorHAnsi"/>
                <w:b w:val="0"/>
                <w:bCs w:val="0"/>
              </w:rPr>
            </w:pPr>
            <w:ins w:id="1281" w:author="Giacomini-Varvarigos, Maria" w:date="2013-02-07T10:53:00Z">
              <w:r>
                <w:rPr>
                  <w:b w:val="0"/>
                  <w:bCs w:val="0"/>
                </w:rPr>
                <w:t>011-91-988-079-4795</w:t>
              </w:r>
            </w:ins>
          </w:p>
          <w:p w14:paraId="2E1B239C" w14:textId="77777777" w:rsidR="00841A26" w:rsidRDefault="003553C1">
            <w:pPr>
              <w:pStyle w:val="tableheading0"/>
              <w:spacing w:before="20" w:after="20" w:line="240" w:lineRule="auto"/>
              <w:rPr>
                <w:ins w:id="1282" w:author="Giacomini-Varvarigos, Maria" w:date="2013-02-07T10:53:00Z"/>
                <w:b w:val="0"/>
                <w:bCs w:val="0"/>
                <w:lang w:val="en-US"/>
              </w:rPr>
            </w:pPr>
            <w:ins w:id="1283" w:author="Giacomini-Varvarigos, Maria" w:date="2013-02-07T10:53:00Z">
              <w:r>
                <w:rPr>
                  <w:rStyle w:val="Hyperlink"/>
                  <w:b w:val="0"/>
                  <w:bCs w:val="0"/>
                </w:rPr>
                <w:fldChar w:fldCharType="begin"/>
              </w:r>
              <w:r w:rsidR="00841A26">
                <w:rPr>
                  <w:rStyle w:val="Hyperlink"/>
                  <w:b w:val="0"/>
                  <w:bCs w:val="0"/>
                </w:rPr>
                <w:instrText xml:space="preserve"> HYPERLINK "mailto:kurian.mathew@cgi.com" </w:instrText>
              </w:r>
              <w:r>
                <w:rPr>
                  <w:rStyle w:val="Hyperlink"/>
                  <w:b w:val="0"/>
                  <w:bCs w:val="0"/>
                </w:rPr>
                <w:fldChar w:fldCharType="separate"/>
              </w:r>
              <w:r w:rsidR="00841A26">
                <w:rPr>
                  <w:rStyle w:val="Hyperlink"/>
                  <w:b w:val="0"/>
                  <w:bCs w:val="0"/>
                </w:rPr>
                <w:t>kurian.mathew@cgi.com</w:t>
              </w:r>
              <w:r>
                <w:rPr>
                  <w:rStyle w:val="Hyperlink"/>
                  <w:b w:val="0"/>
                  <w:bCs w:val="0"/>
                </w:rPr>
                <w:fldChar w:fldCharType="end"/>
              </w:r>
            </w:ins>
          </w:p>
        </w:tc>
      </w:tr>
      <w:tr w:rsidR="00841A26" w14:paraId="2E1B23A3" w14:textId="77777777" w:rsidTr="00750165">
        <w:trPr>
          <w:cantSplit/>
          <w:ins w:id="1284" w:author="Giacomini-Varvarigos, Maria" w:date="2013-02-07T10:53:00Z"/>
        </w:trPr>
        <w:tc>
          <w:tcPr>
            <w:tcW w:w="1418"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39E" w14:textId="77777777" w:rsidR="00841A26" w:rsidRDefault="00841A26">
            <w:pPr>
              <w:pStyle w:val="tabletext00"/>
              <w:spacing w:line="240" w:lineRule="auto"/>
              <w:rPr>
                <w:ins w:id="1285" w:author="Giacomini-Varvarigos, Maria" w:date="2013-02-07T10:53:00Z"/>
              </w:rPr>
            </w:pPr>
            <w:ins w:id="1286" w:author="Giacomini-Varvarigos, Maria" w:date="2013-02-07T10:53:00Z">
              <w:r>
                <w:t>Application Delivery Manager (IGDC)</w:t>
              </w:r>
            </w:ins>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9F" w14:textId="77777777" w:rsidR="00841A26" w:rsidRDefault="00841A26">
            <w:pPr>
              <w:pStyle w:val="tabletext00"/>
              <w:spacing w:line="240" w:lineRule="auto"/>
              <w:rPr>
                <w:ins w:id="1287" w:author="Giacomini-Varvarigos, Maria" w:date="2013-02-07T10:53:00Z"/>
              </w:rPr>
            </w:pPr>
            <w:ins w:id="1288" w:author="Giacomini-Varvarigos, Maria" w:date="2013-02-07T10:53:00Z">
              <w:r>
                <w:t>Prafull Agrawal</w:t>
              </w:r>
            </w:ins>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3A0" w14:textId="77777777" w:rsidR="00841A26" w:rsidRDefault="00841A26">
            <w:pPr>
              <w:spacing w:line="360" w:lineRule="atLeast"/>
              <w:rPr>
                <w:ins w:id="1289" w:author="Giacomini-Varvarigos, Maria" w:date="2013-02-07T10:53:00Z"/>
                <w:rFonts w:ascii="Arial" w:eastAsiaTheme="minorHAnsi" w:hAnsi="Arial" w:cs="Arial"/>
                <w:sz w:val="16"/>
                <w:szCs w:val="16"/>
              </w:rPr>
            </w:pPr>
            <w:ins w:id="1290" w:author="Giacomini-Varvarigos, Maria" w:date="2013-02-07T10:53:00Z">
              <w:r>
                <w:rPr>
                  <w:rFonts w:ascii="Arial" w:hAnsi="Arial" w:cs="Arial"/>
                  <w:sz w:val="16"/>
                  <w:szCs w:val="16"/>
                </w:rPr>
                <w:t>+1-866-354-9295 x8011744</w:t>
              </w:r>
            </w:ins>
          </w:p>
        </w:tc>
        <w:tc>
          <w:tcPr>
            <w:tcW w:w="3827" w:type="dxa"/>
            <w:tcBorders>
              <w:top w:val="nil"/>
              <w:left w:val="nil"/>
              <w:bottom w:val="single" w:sz="8" w:space="0" w:color="auto"/>
              <w:right w:val="double" w:sz="4" w:space="0" w:color="auto"/>
            </w:tcBorders>
            <w:tcMar>
              <w:top w:w="0" w:type="dxa"/>
              <w:left w:w="108" w:type="dxa"/>
              <w:bottom w:w="0" w:type="dxa"/>
              <w:right w:w="108" w:type="dxa"/>
            </w:tcMar>
            <w:vAlign w:val="center"/>
            <w:hideMark/>
          </w:tcPr>
          <w:p w14:paraId="2E1B23A1" w14:textId="77777777" w:rsidR="00841A26" w:rsidRDefault="00841A26">
            <w:pPr>
              <w:pStyle w:val="tableheading0"/>
              <w:spacing w:before="20" w:after="20" w:line="240" w:lineRule="auto"/>
              <w:rPr>
                <w:ins w:id="1291" w:author="Giacomini-Varvarigos, Maria" w:date="2013-02-07T10:53:00Z"/>
                <w:rFonts w:eastAsiaTheme="minorHAnsi"/>
                <w:b w:val="0"/>
                <w:bCs w:val="0"/>
              </w:rPr>
            </w:pPr>
            <w:ins w:id="1292" w:author="Giacomini-Varvarigos, Maria" w:date="2013-02-07T10:53:00Z">
              <w:r>
                <w:rPr>
                  <w:b w:val="0"/>
                  <w:bCs w:val="0"/>
                </w:rPr>
                <w:t>011-</w:t>
              </w:r>
              <w:r>
                <w:rPr>
                  <w:b w:val="0"/>
                  <w:bCs w:val="0"/>
                  <w:lang w:val="en-US"/>
                </w:rPr>
                <w:t>91-991-604-8411</w:t>
              </w:r>
            </w:ins>
          </w:p>
          <w:p w14:paraId="2E1B23A2" w14:textId="77777777" w:rsidR="00841A26" w:rsidRDefault="003553C1">
            <w:pPr>
              <w:pStyle w:val="tableheading0"/>
              <w:spacing w:before="20" w:after="20" w:line="240" w:lineRule="auto"/>
              <w:rPr>
                <w:ins w:id="1293" w:author="Giacomini-Varvarigos, Maria" w:date="2013-02-07T10:53:00Z"/>
                <w:b w:val="0"/>
                <w:bCs w:val="0"/>
                <w:lang w:val="en-US"/>
              </w:rPr>
            </w:pPr>
            <w:ins w:id="1294" w:author="Giacomini-Varvarigos, Maria" w:date="2013-02-07T10:53:00Z">
              <w:r>
                <w:rPr>
                  <w:rStyle w:val="Hyperlink"/>
                  <w:b w:val="0"/>
                  <w:bCs w:val="0"/>
                </w:rPr>
                <w:fldChar w:fldCharType="begin"/>
              </w:r>
              <w:r w:rsidR="00841A26">
                <w:rPr>
                  <w:rStyle w:val="Hyperlink"/>
                  <w:b w:val="0"/>
                  <w:bCs w:val="0"/>
                </w:rPr>
                <w:instrText xml:space="preserve"> HYPERLINK "mailto:pramod.kumar.s@cgi.com" </w:instrText>
              </w:r>
              <w:r>
                <w:rPr>
                  <w:rStyle w:val="Hyperlink"/>
                  <w:b w:val="0"/>
                  <w:bCs w:val="0"/>
                </w:rPr>
                <w:fldChar w:fldCharType="separate"/>
              </w:r>
              <w:r w:rsidR="00841A26">
                <w:rPr>
                  <w:rStyle w:val="Hyperlink"/>
                  <w:b w:val="0"/>
                  <w:bCs w:val="0"/>
                </w:rPr>
                <w:t>prafull.agrawal@cgi.com</w:t>
              </w:r>
              <w:r>
                <w:rPr>
                  <w:rStyle w:val="Hyperlink"/>
                  <w:b w:val="0"/>
                  <w:bCs w:val="0"/>
                </w:rPr>
                <w:fldChar w:fldCharType="end"/>
              </w:r>
            </w:ins>
          </w:p>
        </w:tc>
      </w:tr>
      <w:tr w:rsidR="00841A26" w14:paraId="2E1B23AA" w14:textId="77777777" w:rsidTr="00750165">
        <w:trPr>
          <w:cantSplit/>
          <w:ins w:id="1295" w:author="Giacomini-Varvarigos, Maria" w:date="2013-02-07T10:53:00Z"/>
        </w:trPr>
        <w:tc>
          <w:tcPr>
            <w:tcW w:w="1418"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hideMark/>
          </w:tcPr>
          <w:p w14:paraId="2E1B23A4" w14:textId="77777777" w:rsidR="00841A26" w:rsidRDefault="00841A26">
            <w:pPr>
              <w:pStyle w:val="tabletext00"/>
              <w:spacing w:line="240" w:lineRule="auto"/>
              <w:rPr>
                <w:ins w:id="1296" w:author="Giacomini-Varvarigos, Maria" w:date="2013-02-07T10:53:00Z"/>
                <w:rFonts w:eastAsiaTheme="minorHAnsi"/>
              </w:rPr>
            </w:pPr>
            <w:ins w:id="1297" w:author="Giacomini-Varvarigos, Maria" w:date="2013-02-07T10:53:00Z">
              <w:r>
                <w:t>Manager</w:t>
              </w:r>
            </w:ins>
          </w:p>
          <w:p w14:paraId="2E1B23A5" w14:textId="77777777" w:rsidR="00841A26" w:rsidRDefault="00841A26">
            <w:pPr>
              <w:pStyle w:val="tabletext00"/>
              <w:spacing w:line="240" w:lineRule="auto"/>
              <w:rPr>
                <w:ins w:id="1298" w:author="Giacomini-Varvarigos, Maria" w:date="2013-02-07T10:53:00Z"/>
              </w:rPr>
            </w:pPr>
            <w:ins w:id="1299" w:author="Giacomini-Varvarigos, Maria" w:date="2013-02-07T10:53:00Z">
              <w:r>
                <w:t xml:space="preserve">(IGDC) </w:t>
              </w:r>
            </w:ins>
          </w:p>
        </w:tc>
        <w:tc>
          <w:tcPr>
            <w:tcW w:w="1559" w:type="dxa"/>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3A6" w14:textId="77777777" w:rsidR="00841A26" w:rsidRDefault="00841A26">
            <w:pPr>
              <w:pStyle w:val="tabletext00"/>
              <w:spacing w:line="240" w:lineRule="auto"/>
              <w:rPr>
                <w:ins w:id="1300" w:author="Giacomini-Varvarigos, Maria" w:date="2013-02-07T10:53:00Z"/>
              </w:rPr>
            </w:pPr>
            <w:proofErr w:type="spellStart"/>
            <w:ins w:id="1301" w:author="Giacomini-Varvarigos, Maria" w:date="2013-02-07T10:53:00Z">
              <w:r>
                <w:t>Pramod</w:t>
              </w:r>
              <w:proofErr w:type="spellEnd"/>
              <w:r>
                <w:t xml:space="preserve"> Kumar S</w:t>
              </w:r>
            </w:ins>
          </w:p>
        </w:tc>
        <w:tc>
          <w:tcPr>
            <w:tcW w:w="2268" w:type="dxa"/>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3A7" w14:textId="77777777" w:rsidR="00841A26" w:rsidRDefault="00841A26">
            <w:pPr>
              <w:spacing w:line="360" w:lineRule="atLeast"/>
              <w:rPr>
                <w:ins w:id="1302" w:author="Giacomini-Varvarigos, Maria" w:date="2013-02-07T10:53:00Z"/>
                <w:rFonts w:ascii="Arial" w:eastAsiaTheme="minorHAnsi" w:hAnsi="Arial" w:cs="Arial"/>
                <w:sz w:val="16"/>
                <w:szCs w:val="16"/>
              </w:rPr>
            </w:pPr>
            <w:ins w:id="1303" w:author="Giacomini-Varvarigos, Maria" w:date="2013-02-07T10:53:00Z">
              <w:r>
                <w:rPr>
                  <w:rFonts w:ascii="Arial" w:hAnsi="Arial" w:cs="Arial"/>
                  <w:sz w:val="16"/>
                  <w:szCs w:val="16"/>
                </w:rPr>
                <w:t>+1-866-354-9295 x8011826</w:t>
              </w:r>
            </w:ins>
          </w:p>
        </w:tc>
        <w:tc>
          <w:tcPr>
            <w:tcW w:w="3827" w:type="dxa"/>
            <w:tcBorders>
              <w:top w:val="nil"/>
              <w:left w:val="nil"/>
              <w:bottom w:val="double" w:sz="4" w:space="0" w:color="auto"/>
              <w:right w:val="double" w:sz="4" w:space="0" w:color="auto"/>
            </w:tcBorders>
            <w:tcMar>
              <w:top w:w="0" w:type="dxa"/>
              <w:left w:w="108" w:type="dxa"/>
              <w:bottom w:w="0" w:type="dxa"/>
              <w:right w:w="108" w:type="dxa"/>
            </w:tcMar>
            <w:vAlign w:val="center"/>
            <w:hideMark/>
          </w:tcPr>
          <w:p w14:paraId="2E1B23A8" w14:textId="77777777" w:rsidR="00841A26" w:rsidRDefault="00841A26">
            <w:pPr>
              <w:pStyle w:val="tableheading0"/>
              <w:spacing w:before="20" w:after="20" w:line="240" w:lineRule="auto"/>
              <w:rPr>
                <w:ins w:id="1304" w:author="Giacomini-Varvarigos, Maria" w:date="2013-02-07T10:53:00Z"/>
                <w:rFonts w:eastAsiaTheme="minorHAnsi"/>
                <w:b w:val="0"/>
                <w:bCs w:val="0"/>
              </w:rPr>
            </w:pPr>
            <w:ins w:id="1305" w:author="Giacomini-Varvarigos, Maria" w:date="2013-02-07T10:53:00Z">
              <w:r>
                <w:rPr>
                  <w:b w:val="0"/>
                  <w:bCs w:val="0"/>
                </w:rPr>
                <w:t>011-91-988-674-8824</w:t>
              </w:r>
            </w:ins>
          </w:p>
          <w:p w14:paraId="2E1B23A9" w14:textId="77777777" w:rsidR="00841A26" w:rsidRDefault="003553C1">
            <w:pPr>
              <w:pStyle w:val="tabletext00"/>
              <w:spacing w:line="240" w:lineRule="auto"/>
              <w:rPr>
                <w:ins w:id="1306" w:author="Giacomini-Varvarigos, Maria" w:date="2013-02-07T10:53:00Z"/>
              </w:rPr>
            </w:pPr>
            <w:ins w:id="1307" w:author="Giacomini-Varvarigos, Maria" w:date="2013-02-07T10:53:00Z">
              <w:r>
                <w:rPr>
                  <w:rStyle w:val="Hyperlink"/>
                  <w:b/>
                  <w:bCs/>
                </w:rPr>
                <w:fldChar w:fldCharType="begin"/>
              </w:r>
              <w:r w:rsidR="00841A26">
                <w:rPr>
                  <w:rStyle w:val="Hyperlink"/>
                  <w:b/>
                  <w:bCs/>
                </w:rPr>
                <w:instrText xml:space="preserve"> HYPERLINK "mailto:pramod.kumar.s@cgi.com" </w:instrText>
              </w:r>
              <w:r>
                <w:rPr>
                  <w:rStyle w:val="Hyperlink"/>
                  <w:b/>
                  <w:bCs/>
                </w:rPr>
                <w:fldChar w:fldCharType="separate"/>
              </w:r>
              <w:r w:rsidR="00841A26">
                <w:rPr>
                  <w:rStyle w:val="Hyperlink"/>
                  <w:b/>
                  <w:bCs/>
                </w:rPr>
                <w:t>pramod.kumar.s@cgi.com</w:t>
              </w:r>
              <w:r>
                <w:rPr>
                  <w:rStyle w:val="Hyperlink"/>
                  <w:b/>
                  <w:bCs/>
                </w:rPr>
                <w:fldChar w:fldCharType="end"/>
              </w:r>
            </w:ins>
          </w:p>
        </w:tc>
      </w:tr>
    </w:tbl>
    <w:p w14:paraId="2E1B23AB" w14:textId="77777777" w:rsidR="00841A26" w:rsidDel="00841A26" w:rsidRDefault="00841A26" w:rsidP="00A54879">
      <w:pPr>
        <w:pStyle w:val="Header"/>
        <w:spacing w:before="0" w:after="0"/>
        <w:rPr>
          <w:del w:id="1308" w:author="Giacomini-Varvarigos, Maria" w:date="2013-02-07T10:53:00Z"/>
        </w:rPr>
      </w:pPr>
    </w:p>
    <w:tbl>
      <w:tblPr>
        <w:tblW w:w="9356" w:type="dxa"/>
        <w:tblInd w:w="108" w:type="dxa"/>
        <w:tblCellMar>
          <w:left w:w="0" w:type="dxa"/>
          <w:right w:w="0" w:type="dxa"/>
        </w:tblCellMar>
        <w:tblLook w:val="04A0" w:firstRow="1" w:lastRow="0" w:firstColumn="1" w:lastColumn="0" w:noHBand="0" w:noVBand="1"/>
      </w:tblPr>
      <w:tblGrid>
        <w:gridCol w:w="1261"/>
        <w:gridCol w:w="1533"/>
        <w:gridCol w:w="1399"/>
        <w:gridCol w:w="1948"/>
        <w:gridCol w:w="3215"/>
      </w:tblGrid>
      <w:tr w:rsidR="00A54879" w:rsidDel="00841A26" w14:paraId="2E1B23B1" w14:textId="77777777" w:rsidTr="00A54879">
        <w:trPr>
          <w:cantSplit/>
          <w:tblHeader/>
          <w:del w:id="1309" w:author="Giacomini-Varvarigos, Maria" w:date="2013-02-07T10:53:00Z"/>
        </w:trPr>
        <w:tc>
          <w:tcPr>
            <w:tcW w:w="1261"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hideMark/>
          </w:tcPr>
          <w:p w14:paraId="2E1B23AC" w14:textId="77777777" w:rsidR="00A54879" w:rsidDel="00841A26" w:rsidRDefault="00A54879">
            <w:pPr>
              <w:pStyle w:val="tabletitle0"/>
              <w:spacing w:line="240" w:lineRule="auto"/>
              <w:rPr>
                <w:del w:id="1310" w:author="Giacomini-Varvarigos, Maria" w:date="2013-02-07T10:53:00Z"/>
              </w:rPr>
            </w:pPr>
            <w:del w:id="1311" w:author="Giacomini-Varvarigos, Maria" w:date="2013-02-07T10:53:00Z">
              <w:r w:rsidDel="00841A26">
                <w:delText>Role</w:delText>
              </w:r>
            </w:del>
          </w:p>
        </w:tc>
        <w:tc>
          <w:tcPr>
            <w:tcW w:w="1533"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3AD" w14:textId="77777777" w:rsidR="00A54879" w:rsidDel="00841A26" w:rsidRDefault="00A54879">
            <w:pPr>
              <w:pStyle w:val="tabletitle0"/>
              <w:spacing w:line="240" w:lineRule="auto"/>
              <w:rPr>
                <w:del w:id="1312" w:author="Giacomini-Varvarigos, Maria" w:date="2013-02-07T10:53:00Z"/>
              </w:rPr>
            </w:pPr>
            <w:del w:id="1313" w:author="Giacomini-Varvarigos, Maria" w:date="2013-02-07T10:53:00Z">
              <w:r w:rsidDel="00841A26">
                <w:delText>Name</w:delText>
              </w:r>
            </w:del>
          </w:p>
        </w:tc>
        <w:tc>
          <w:tcPr>
            <w:tcW w:w="139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3AE" w14:textId="77777777" w:rsidR="00A54879" w:rsidDel="00841A26" w:rsidRDefault="00A54879">
            <w:pPr>
              <w:pStyle w:val="tabletitle0"/>
              <w:spacing w:line="240" w:lineRule="auto"/>
              <w:rPr>
                <w:del w:id="1314" w:author="Giacomini-Varvarigos, Maria" w:date="2013-02-07T10:53:00Z"/>
              </w:rPr>
            </w:pPr>
            <w:del w:id="1315" w:author="Giacomini-Varvarigos, Maria" w:date="2013-02-07T10:53:00Z">
              <w:r w:rsidDel="00841A26">
                <w:delText xml:space="preserve">Remedy </w:delText>
              </w:r>
            </w:del>
          </w:p>
        </w:tc>
        <w:tc>
          <w:tcPr>
            <w:tcW w:w="194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3AF" w14:textId="77777777" w:rsidR="00A54879" w:rsidDel="00841A26" w:rsidRDefault="00A54879">
            <w:pPr>
              <w:pStyle w:val="tabletitle0"/>
              <w:spacing w:line="240" w:lineRule="auto"/>
              <w:rPr>
                <w:del w:id="1316" w:author="Giacomini-Varvarigos, Maria" w:date="2013-02-07T10:53:00Z"/>
              </w:rPr>
            </w:pPr>
            <w:del w:id="1317" w:author="Giacomini-Varvarigos, Maria" w:date="2013-02-07T10:53:00Z">
              <w:r w:rsidDel="00841A26">
                <w:delText xml:space="preserve">Phone </w:delText>
              </w:r>
            </w:del>
          </w:p>
        </w:tc>
        <w:tc>
          <w:tcPr>
            <w:tcW w:w="3215"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hideMark/>
          </w:tcPr>
          <w:p w14:paraId="2E1B23B0" w14:textId="77777777" w:rsidR="00A54879" w:rsidDel="00841A26" w:rsidRDefault="00A54879">
            <w:pPr>
              <w:pStyle w:val="tabletitle0"/>
              <w:spacing w:line="240" w:lineRule="auto"/>
              <w:rPr>
                <w:del w:id="1318" w:author="Giacomini-Varvarigos, Maria" w:date="2013-02-07T10:53:00Z"/>
              </w:rPr>
            </w:pPr>
            <w:del w:id="1319" w:author="Giacomini-Varvarigos, Maria" w:date="2013-02-07T10:53:00Z">
              <w:r w:rsidDel="00841A26">
                <w:delText>Pager/Cell/Email</w:delText>
              </w:r>
            </w:del>
          </w:p>
        </w:tc>
      </w:tr>
      <w:tr w:rsidR="00A54879" w:rsidDel="00841A26" w14:paraId="2E1B23BA" w14:textId="77777777" w:rsidTr="00A54879">
        <w:trPr>
          <w:cantSplit/>
          <w:del w:id="1320" w:author="Giacomini-Varvarigos, Maria" w:date="2013-02-07T10:53:00Z"/>
        </w:trPr>
        <w:tc>
          <w:tcPr>
            <w:tcW w:w="1261" w:type="dxa"/>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3B2" w14:textId="77777777" w:rsidR="00A54879" w:rsidDel="00841A26" w:rsidRDefault="00A54879">
            <w:pPr>
              <w:pStyle w:val="tabletext00"/>
              <w:spacing w:line="240" w:lineRule="auto"/>
              <w:rPr>
                <w:del w:id="1321" w:author="Giacomini-Varvarigos, Maria" w:date="2013-02-07T10:53:00Z"/>
              </w:rPr>
            </w:pPr>
            <w:del w:id="1322" w:author="Giacomini-Varvarigos, Maria" w:date="2013-02-07T10:53:00Z">
              <w:r w:rsidDel="00841A26">
                <w:delText>DTS</w:delText>
              </w:r>
              <w:r w:rsidR="00FC3FFB" w:rsidDel="00841A26">
                <w:delText>-RTS</w:delText>
              </w:r>
              <w:r w:rsidDel="00841A26">
                <w:delText xml:space="preserve"> Support (IGDC)</w:delText>
              </w:r>
            </w:del>
          </w:p>
        </w:tc>
        <w:tc>
          <w:tcPr>
            <w:tcW w:w="1533" w:type="dxa"/>
            <w:tcBorders>
              <w:top w:val="nil"/>
              <w:left w:val="nil"/>
              <w:bottom w:val="single" w:sz="8" w:space="0" w:color="auto"/>
              <w:right w:val="single" w:sz="8" w:space="0" w:color="auto"/>
            </w:tcBorders>
            <w:tcMar>
              <w:top w:w="0" w:type="dxa"/>
              <w:left w:w="108" w:type="dxa"/>
              <w:bottom w:w="0" w:type="dxa"/>
              <w:right w:w="108" w:type="dxa"/>
            </w:tcMar>
            <w:hideMark/>
          </w:tcPr>
          <w:p w14:paraId="2E1B23B3" w14:textId="77777777" w:rsidR="00A54879" w:rsidDel="00841A26" w:rsidRDefault="00A54879">
            <w:pPr>
              <w:pStyle w:val="tabletext00"/>
              <w:spacing w:line="240" w:lineRule="auto"/>
              <w:rPr>
                <w:del w:id="1323" w:author="Giacomini-Varvarigos, Maria" w:date="2013-02-07T10:53:00Z"/>
              </w:rPr>
            </w:pPr>
            <w:del w:id="1324" w:author="Giacomini-Varvarigos, Maria" w:date="2013-02-07T10:53:00Z">
              <w:r w:rsidDel="00841A26">
                <w:delText>N/A</w:delText>
              </w:r>
            </w:del>
          </w:p>
        </w:tc>
        <w:tc>
          <w:tcPr>
            <w:tcW w:w="1399" w:type="dxa"/>
            <w:tcBorders>
              <w:top w:val="nil"/>
              <w:left w:val="nil"/>
              <w:bottom w:val="single" w:sz="8" w:space="0" w:color="auto"/>
              <w:right w:val="single" w:sz="8" w:space="0" w:color="auto"/>
            </w:tcBorders>
            <w:tcMar>
              <w:top w:w="0" w:type="dxa"/>
              <w:left w:w="108" w:type="dxa"/>
              <w:bottom w:w="0" w:type="dxa"/>
              <w:right w:w="108" w:type="dxa"/>
            </w:tcMar>
            <w:hideMark/>
          </w:tcPr>
          <w:p w14:paraId="2E1B23B4" w14:textId="77777777" w:rsidR="00FC3FFB" w:rsidDel="00841A26" w:rsidRDefault="00FC3FFB">
            <w:pPr>
              <w:pStyle w:val="tabletext00"/>
              <w:spacing w:line="240" w:lineRule="auto"/>
              <w:rPr>
                <w:del w:id="1325" w:author="Giacomini-Varvarigos, Maria" w:date="2013-02-07T10:53:00Z"/>
              </w:rPr>
            </w:pPr>
            <w:del w:id="1326" w:author="Giacomini-Varvarigos, Maria" w:date="2013-02-07T10:53:00Z">
              <w:r w:rsidRPr="00FC3FFB" w:rsidDel="00841A26">
                <w:rPr>
                  <w:u w:val="single"/>
                </w:rPr>
                <w:delText>Type:</w:delText>
              </w:r>
              <w:r w:rsidDel="00841A26">
                <w:delText xml:space="preserve"> DTS-RTS</w:delText>
              </w:r>
            </w:del>
          </w:p>
          <w:p w14:paraId="2E1B23B5" w14:textId="77777777" w:rsidR="00A54879" w:rsidDel="00841A26" w:rsidRDefault="00FC3FFB">
            <w:pPr>
              <w:pStyle w:val="tabletext00"/>
              <w:spacing w:line="240" w:lineRule="auto"/>
              <w:rPr>
                <w:del w:id="1327" w:author="Giacomini-Varvarigos, Maria" w:date="2013-02-07T10:53:00Z"/>
                <w:b/>
                <w:bCs/>
              </w:rPr>
            </w:pPr>
            <w:del w:id="1328" w:author="Giacomini-Varvarigos, Maria" w:date="2013-02-07T10:53:00Z">
              <w:r w:rsidRPr="00FC3FFB" w:rsidDel="00841A26">
                <w:rPr>
                  <w:u w:val="single"/>
                </w:rPr>
                <w:delText>Group:</w:delText>
              </w:r>
              <w:r w:rsidDel="00841A26">
                <w:delText xml:space="preserve"> </w:delText>
              </w:r>
              <w:r w:rsidR="00A54879" w:rsidDel="00841A26">
                <w:delText>IM-DTS-PCI</w:delText>
              </w:r>
            </w:del>
          </w:p>
        </w:tc>
        <w:tc>
          <w:tcPr>
            <w:tcW w:w="1948" w:type="dxa"/>
            <w:tcBorders>
              <w:top w:val="nil"/>
              <w:left w:val="nil"/>
              <w:bottom w:val="single" w:sz="8" w:space="0" w:color="auto"/>
              <w:right w:val="single" w:sz="8" w:space="0" w:color="auto"/>
            </w:tcBorders>
            <w:tcMar>
              <w:top w:w="0" w:type="dxa"/>
              <w:left w:w="108" w:type="dxa"/>
              <w:bottom w:w="0" w:type="dxa"/>
              <w:right w:w="108" w:type="dxa"/>
            </w:tcMar>
            <w:hideMark/>
          </w:tcPr>
          <w:p w14:paraId="2E1B23B6" w14:textId="77777777" w:rsidR="00A54879" w:rsidDel="00841A26" w:rsidRDefault="00A54879">
            <w:pPr>
              <w:pStyle w:val="tabletext00"/>
              <w:spacing w:line="240" w:lineRule="auto"/>
              <w:rPr>
                <w:del w:id="1329" w:author="Giacomini-Varvarigos, Maria" w:date="2013-02-07T10:53:00Z"/>
              </w:rPr>
            </w:pPr>
            <w:del w:id="1330" w:author="Giacomini-Varvarigos, Maria" w:date="2013-02-07T10:53:00Z">
              <w:r w:rsidDel="00841A26">
                <w:delText>Helpdesk</w:delText>
              </w:r>
            </w:del>
          </w:p>
        </w:tc>
        <w:tc>
          <w:tcPr>
            <w:tcW w:w="3215" w:type="dxa"/>
            <w:tcBorders>
              <w:top w:val="nil"/>
              <w:left w:val="nil"/>
              <w:bottom w:val="single" w:sz="8" w:space="0" w:color="auto"/>
              <w:right w:val="double" w:sz="4" w:space="0" w:color="auto"/>
            </w:tcBorders>
            <w:tcMar>
              <w:top w:w="0" w:type="dxa"/>
              <w:left w:w="108" w:type="dxa"/>
              <w:bottom w:w="0" w:type="dxa"/>
              <w:right w:w="108" w:type="dxa"/>
            </w:tcMar>
            <w:hideMark/>
          </w:tcPr>
          <w:p w14:paraId="2E1B23B7" w14:textId="77777777" w:rsidR="00A54879" w:rsidRPr="00A54879" w:rsidDel="00841A26" w:rsidRDefault="003553C1">
            <w:pPr>
              <w:pStyle w:val="tabletext00"/>
              <w:spacing w:line="240" w:lineRule="auto"/>
              <w:rPr>
                <w:del w:id="1331" w:author="Giacomini-Varvarigos, Maria" w:date="2013-02-07T10:53:00Z"/>
                <w:rFonts w:eastAsia="Calibri"/>
              </w:rPr>
            </w:pPr>
            <w:del w:id="1332" w:author="Giacomini-Varvarigos, Maria" w:date="2013-02-07T10:53:00Z">
              <w:r w:rsidDel="00841A26">
                <w:fldChar w:fldCharType="begin"/>
              </w:r>
              <w:r w:rsidR="0051450C" w:rsidDel="00841A26">
                <w:delInstrText>HYPERLINK "mailto:8095598229@mobileemail.vodafone.in"</w:delInstrText>
              </w:r>
              <w:r w:rsidDel="00841A26">
                <w:fldChar w:fldCharType="separate"/>
              </w:r>
              <w:r w:rsidR="00A54879" w:rsidDel="00841A26">
                <w:rPr>
                  <w:rStyle w:val="Hyperlink"/>
                </w:rPr>
                <w:delText>8095598229@mobileemail.vodafone.in</w:delText>
              </w:r>
              <w:r w:rsidDel="00841A26">
                <w:fldChar w:fldCharType="end"/>
              </w:r>
            </w:del>
          </w:p>
          <w:p w14:paraId="2E1B23B8" w14:textId="77777777" w:rsidR="00A54879" w:rsidDel="00841A26" w:rsidRDefault="003553C1">
            <w:pPr>
              <w:pStyle w:val="tabletext00"/>
              <w:spacing w:line="240" w:lineRule="auto"/>
              <w:rPr>
                <w:del w:id="1333" w:author="Giacomini-Varvarigos, Maria" w:date="2013-02-07T10:53:00Z"/>
              </w:rPr>
            </w:pPr>
            <w:del w:id="1334" w:author="Giacomini-Varvarigos, Maria" w:date="2013-02-07T10:53:00Z">
              <w:r w:rsidDel="00841A26">
                <w:fldChar w:fldCharType="begin"/>
              </w:r>
              <w:r w:rsidR="0051450C" w:rsidDel="00841A26">
                <w:delInstrText>HYPERLINK "mailto:DTS.PCI.APPSUPP.ban.india@cgi.com" \o "mailto:DTS.PCI.APPSUPP.ban.india@cgi.com"</w:delInstrText>
              </w:r>
              <w:r w:rsidDel="00841A26">
                <w:fldChar w:fldCharType="separate"/>
              </w:r>
              <w:r w:rsidR="00A54879" w:rsidDel="00841A26">
                <w:rPr>
                  <w:rStyle w:val="Hyperlink"/>
                </w:rPr>
                <w:delText>DTS.PCI.APPSUPP.ban.india@cgi.com</w:delText>
              </w:r>
              <w:r w:rsidDel="00841A26">
                <w:fldChar w:fldCharType="end"/>
              </w:r>
            </w:del>
          </w:p>
          <w:p w14:paraId="2E1B23B9" w14:textId="77777777" w:rsidR="00A54879" w:rsidDel="00841A26" w:rsidRDefault="003553C1">
            <w:pPr>
              <w:pStyle w:val="tabletext00"/>
              <w:spacing w:line="240" w:lineRule="auto"/>
              <w:rPr>
                <w:del w:id="1335" w:author="Giacomini-Varvarigos, Maria" w:date="2013-02-07T10:53:00Z"/>
              </w:rPr>
            </w:pPr>
            <w:del w:id="1336" w:author="Giacomini-Varvarigos, Maria" w:date="2013-02-07T10:53:00Z">
              <w:r w:rsidDel="00841A26">
                <w:fldChar w:fldCharType="begin"/>
              </w:r>
              <w:r w:rsidR="0051450C" w:rsidDel="00841A26">
                <w:delInstrText>HYPERLINK "mailto:DTS.PCI.INFRASUPP.ban.india@cgi.com" \o "mailto:DTS.PCI.INFRASUPP.ban.india@cgi.com"</w:delInstrText>
              </w:r>
              <w:r w:rsidDel="00841A26">
                <w:fldChar w:fldCharType="separate"/>
              </w:r>
              <w:r w:rsidR="00A54879" w:rsidDel="00841A26">
                <w:rPr>
                  <w:rStyle w:val="Hyperlink"/>
                </w:rPr>
                <w:delText>DTS.PCI.INFRASUPP.ban.india@cgi.com</w:delText>
              </w:r>
              <w:r w:rsidDel="00841A26">
                <w:fldChar w:fldCharType="end"/>
              </w:r>
            </w:del>
          </w:p>
        </w:tc>
      </w:tr>
      <w:tr w:rsidR="00A54879" w:rsidDel="00841A26" w14:paraId="2E1B23C1" w14:textId="77777777" w:rsidTr="00A54879">
        <w:trPr>
          <w:cantSplit/>
          <w:del w:id="1337" w:author="Giacomini-Varvarigos, Maria" w:date="2013-02-07T10:53:00Z"/>
        </w:trPr>
        <w:tc>
          <w:tcPr>
            <w:tcW w:w="1261" w:type="dxa"/>
            <w:tcBorders>
              <w:top w:val="nil"/>
              <w:left w:val="double" w:sz="4" w:space="0" w:color="auto"/>
              <w:bottom w:val="single" w:sz="4" w:space="0" w:color="auto"/>
              <w:right w:val="single" w:sz="8" w:space="0" w:color="auto"/>
            </w:tcBorders>
            <w:tcMar>
              <w:top w:w="0" w:type="dxa"/>
              <w:left w:w="108" w:type="dxa"/>
              <w:bottom w:w="0" w:type="dxa"/>
              <w:right w:w="108" w:type="dxa"/>
            </w:tcMar>
            <w:hideMark/>
          </w:tcPr>
          <w:p w14:paraId="2E1B23BB" w14:textId="77777777" w:rsidR="00A54879" w:rsidDel="00841A26" w:rsidRDefault="00A54879">
            <w:pPr>
              <w:pStyle w:val="tabletext00"/>
              <w:spacing w:line="240" w:lineRule="auto"/>
              <w:rPr>
                <w:del w:id="1338" w:author="Giacomini-Varvarigos, Maria" w:date="2013-02-07T10:53:00Z"/>
              </w:rPr>
            </w:pPr>
            <w:del w:id="1339" w:author="Giacomini-Varvarigos, Maria" w:date="2013-02-07T10:53:00Z">
              <w:r w:rsidDel="00841A26">
                <w:delText xml:space="preserve">Team Leader (IGDC) </w:delText>
              </w:r>
            </w:del>
          </w:p>
        </w:tc>
        <w:tc>
          <w:tcPr>
            <w:tcW w:w="1533" w:type="dxa"/>
            <w:tcBorders>
              <w:top w:val="nil"/>
              <w:left w:val="nil"/>
              <w:bottom w:val="single" w:sz="4" w:space="0" w:color="auto"/>
              <w:right w:val="single" w:sz="8" w:space="0" w:color="auto"/>
            </w:tcBorders>
            <w:tcMar>
              <w:top w:w="0" w:type="dxa"/>
              <w:left w:w="108" w:type="dxa"/>
              <w:bottom w:w="0" w:type="dxa"/>
              <w:right w:w="108" w:type="dxa"/>
            </w:tcMar>
            <w:hideMark/>
          </w:tcPr>
          <w:p w14:paraId="2E1B23BC" w14:textId="77777777" w:rsidR="00A54879" w:rsidDel="00841A26" w:rsidRDefault="00A54879">
            <w:pPr>
              <w:pStyle w:val="tabletext00"/>
              <w:spacing w:line="240" w:lineRule="auto"/>
              <w:rPr>
                <w:del w:id="1340" w:author="Giacomini-Varvarigos, Maria" w:date="2013-02-07T10:53:00Z"/>
              </w:rPr>
            </w:pPr>
            <w:del w:id="1341" w:author="Giacomini-Varvarigos, Maria" w:date="2013-02-07T10:53:00Z">
              <w:r w:rsidDel="00841A26">
                <w:delText>Kurian Mathew</w:delText>
              </w:r>
            </w:del>
          </w:p>
        </w:tc>
        <w:tc>
          <w:tcPr>
            <w:tcW w:w="1399" w:type="dxa"/>
            <w:tcBorders>
              <w:top w:val="nil"/>
              <w:left w:val="nil"/>
              <w:bottom w:val="single" w:sz="4" w:space="0" w:color="auto"/>
              <w:right w:val="single" w:sz="8" w:space="0" w:color="auto"/>
            </w:tcBorders>
            <w:tcMar>
              <w:top w:w="0" w:type="dxa"/>
              <w:left w:w="108" w:type="dxa"/>
              <w:bottom w:w="0" w:type="dxa"/>
              <w:right w:w="108" w:type="dxa"/>
            </w:tcMar>
            <w:hideMark/>
          </w:tcPr>
          <w:p w14:paraId="2E1B23BD" w14:textId="77777777" w:rsidR="00A54879" w:rsidDel="00841A26" w:rsidRDefault="00A54879">
            <w:pPr>
              <w:pStyle w:val="tabletext00"/>
              <w:spacing w:line="240" w:lineRule="auto"/>
              <w:rPr>
                <w:del w:id="1342" w:author="Giacomini-Varvarigos, Maria" w:date="2013-02-07T10:53:00Z"/>
              </w:rPr>
            </w:pPr>
            <w:del w:id="1343" w:author="Giacomini-Varvarigos, Maria" w:date="2013-02-07T10:53:00Z">
              <w:r w:rsidDel="00841A26">
                <w:delText>N/A</w:delText>
              </w:r>
            </w:del>
          </w:p>
        </w:tc>
        <w:tc>
          <w:tcPr>
            <w:tcW w:w="1948" w:type="dxa"/>
            <w:tcBorders>
              <w:top w:val="nil"/>
              <w:left w:val="nil"/>
              <w:bottom w:val="single" w:sz="4" w:space="0" w:color="auto"/>
              <w:right w:val="single" w:sz="8" w:space="0" w:color="auto"/>
            </w:tcBorders>
            <w:tcMar>
              <w:top w:w="0" w:type="dxa"/>
              <w:left w:w="108" w:type="dxa"/>
              <w:bottom w:w="0" w:type="dxa"/>
              <w:right w:w="108" w:type="dxa"/>
            </w:tcMar>
            <w:hideMark/>
          </w:tcPr>
          <w:p w14:paraId="2E1B23BE" w14:textId="77777777" w:rsidR="00A54879" w:rsidRPr="00A54879" w:rsidDel="00841A26" w:rsidRDefault="00A54879">
            <w:pPr>
              <w:rPr>
                <w:del w:id="1344" w:author="Giacomini-Varvarigos, Maria" w:date="2013-02-07T10:53:00Z"/>
                <w:rFonts w:ascii="Arial" w:eastAsia="Calibri" w:hAnsi="Arial" w:cs="Arial"/>
                <w:sz w:val="16"/>
                <w:szCs w:val="16"/>
              </w:rPr>
            </w:pPr>
            <w:del w:id="1345" w:author="Giacomini-Varvarigos, Maria" w:date="2013-02-07T10:53:00Z">
              <w:r w:rsidDel="00841A26">
                <w:rPr>
                  <w:rFonts w:ascii="Arial" w:hAnsi="Arial" w:cs="Arial"/>
                  <w:sz w:val="16"/>
                  <w:szCs w:val="16"/>
                </w:rPr>
                <w:delText>+1-866-354-9295 x8011783</w:delText>
              </w:r>
            </w:del>
          </w:p>
        </w:tc>
        <w:tc>
          <w:tcPr>
            <w:tcW w:w="3215" w:type="dxa"/>
            <w:tcBorders>
              <w:top w:val="nil"/>
              <w:left w:val="nil"/>
              <w:bottom w:val="single" w:sz="4" w:space="0" w:color="auto"/>
              <w:right w:val="double" w:sz="4" w:space="0" w:color="auto"/>
            </w:tcBorders>
            <w:tcMar>
              <w:top w:w="0" w:type="dxa"/>
              <w:left w:w="108" w:type="dxa"/>
              <w:bottom w:w="0" w:type="dxa"/>
              <w:right w:w="108" w:type="dxa"/>
            </w:tcMar>
            <w:vAlign w:val="center"/>
            <w:hideMark/>
          </w:tcPr>
          <w:p w14:paraId="2E1B23BF" w14:textId="77777777" w:rsidR="00A54879" w:rsidRPr="00A54879" w:rsidDel="00841A26" w:rsidRDefault="00A54879">
            <w:pPr>
              <w:pStyle w:val="tableheading0"/>
              <w:spacing w:before="20" w:after="20" w:line="240" w:lineRule="auto"/>
              <w:rPr>
                <w:del w:id="1346" w:author="Giacomini-Varvarigos, Maria" w:date="2013-02-07T10:53:00Z"/>
                <w:rFonts w:eastAsia="Calibri"/>
                <w:b w:val="0"/>
                <w:bCs w:val="0"/>
              </w:rPr>
            </w:pPr>
            <w:del w:id="1347" w:author="Giacomini-Varvarigos, Maria" w:date="2013-02-07T10:53:00Z">
              <w:r w:rsidDel="00841A26">
                <w:rPr>
                  <w:b w:val="0"/>
                  <w:bCs w:val="0"/>
                </w:rPr>
                <w:delText>011-91-988-079-4795</w:delText>
              </w:r>
            </w:del>
          </w:p>
          <w:p w14:paraId="2E1B23C0" w14:textId="77777777" w:rsidR="00A54879" w:rsidDel="00841A26" w:rsidRDefault="003553C1">
            <w:pPr>
              <w:pStyle w:val="tableheading0"/>
              <w:spacing w:before="20" w:after="20" w:line="240" w:lineRule="auto"/>
              <w:rPr>
                <w:del w:id="1348" w:author="Giacomini-Varvarigos, Maria" w:date="2013-02-07T10:53:00Z"/>
                <w:b w:val="0"/>
                <w:bCs w:val="0"/>
              </w:rPr>
            </w:pPr>
            <w:del w:id="1349" w:author="Giacomini-Varvarigos, Maria" w:date="2013-02-07T10:53:00Z">
              <w:r w:rsidDel="00841A26">
                <w:fldChar w:fldCharType="begin"/>
              </w:r>
              <w:r w:rsidR="0051450C" w:rsidDel="00841A26">
                <w:delInstrText>HYPERLINK "mailto:kurian.mathew@cgi.com"</w:delInstrText>
              </w:r>
              <w:r w:rsidDel="00841A26">
                <w:fldChar w:fldCharType="separate"/>
              </w:r>
              <w:r w:rsidR="00A54879" w:rsidDel="00841A26">
                <w:rPr>
                  <w:rStyle w:val="Hyperlink"/>
                  <w:b w:val="0"/>
                  <w:bCs w:val="0"/>
                </w:rPr>
                <w:delText>kurian.mathew@cgi.com</w:delText>
              </w:r>
              <w:r w:rsidDel="00841A26">
                <w:fldChar w:fldCharType="end"/>
              </w:r>
            </w:del>
          </w:p>
        </w:tc>
      </w:tr>
      <w:tr w:rsidR="00A54879" w:rsidDel="00841A26" w14:paraId="2E1B23C8" w14:textId="77777777" w:rsidTr="00A54879">
        <w:trPr>
          <w:cantSplit/>
          <w:del w:id="1350" w:author="Giacomini-Varvarigos, Maria" w:date="2013-02-07T10:53:00Z"/>
        </w:trPr>
        <w:tc>
          <w:tcPr>
            <w:tcW w:w="1261" w:type="dxa"/>
            <w:tcBorders>
              <w:top w:val="single" w:sz="4" w:space="0" w:color="auto"/>
              <w:left w:val="double" w:sz="4" w:space="0" w:color="auto"/>
              <w:bottom w:val="single" w:sz="4" w:space="0" w:color="auto"/>
              <w:right w:val="single" w:sz="8" w:space="0" w:color="auto"/>
            </w:tcBorders>
            <w:tcMar>
              <w:top w:w="0" w:type="dxa"/>
              <w:left w:w="108" w:type="dxa"/>
              <w:bottom w:w="0" w:type="dxa"/>
              <w:right w:w="108" w:type="dxa"/>
            </w:tcMar>
            <w:hideMark/>
          </w:tcPr>
          <w:p w14:paraId="2E1B23C2" w14:textId="77777777" w:rsidR="00A54879" w:rsidDel="00841A26" w:rsidRDefault="00A54879">
            <w:pPr>
              <w:pStyle w:val="tabletext00"/>
              <w:spacing w:line="240" w:lineRule="auto"/>
              <w:rPr>
                <w:del w:id="1351" w:author="Giacomini-Varvarigos, Maria" w:date="2013-02-07T10:53:00Z"/>
              </w:rPr>
            </w:pPr>
            <w:del w:id="1352" w:author="Giacomini-Varvarigos, Maria" w:date="2013-02-07T10:53:00Z">
              <w:r w:rsidDel="00841A26">
                <w:delText xml:space="preserve">Application Delivery Manager (IGDC) </w:delText>
              </w:r>
            </w:del>
          </w:p>
        </w:tc>
        <w:tc>
          <w:tcPr>
            <w:tcW w:w="1533"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2E1B23C3" w14:textId="77777777" w:rsidR="00A54879" w:rsidDel="00841A26" w:rsidRDefault="00A54879">
            <w:pPr>
              <w:pStyle w:val="tabletext00"/>
              <w:spacing w:line="240" w:lineRule="auto"/>
              <w:rPr>
                <w:del w:id="1353" w:author="Giacomini-Varvarigos, Maria" w:date="2013-02-07T10:53:00Z"/>
              </w:rPr>
            </w:pPr>
            <w:del w:id="1354" w:author="Giacomini-Varvarigos, Maria" w:date="2013-02-07T10:53:00Z">
              <w:r w:rsidDel="00841A26">
                <w:delText>Pramod Kumar S</w:delText>
              </w:r>
            </w:del>
          </w:p>
        </w:tc>
        <w:tc>
          <w:tcPr>
            <w:tcW w:w="1399"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2E1B23C4" w14:textId="77777777" w:rsidR="00A54879" w:rsidDel="00841A26" w:rsidRDefault="00A54879">
            <w:pPr>
              <w:pStyle w:val="tabletext00"/>
              <w:spacing w:line="240" w:lineRule="auto"/>
              <w:rPr>
                <w:del w:id="1355" w:author="Giacomini-Varvarigos, Maria" w:date="2013-02-07T10:53:00Z"/>
              </w:rPr>
            </w:pPr>
            <w:del w:id="1356" w:author="Giacomini-Varvarigos, Maria" w:date="2013-02-07T10:53:00Z">
              <w:r w:rsidDel="00841A26">
                <w:delText>N/A</w:delText>
              </w:r>
            </w:del>
          </w:p>
        </w:tc>
        <w:tc>
          <w:tcPr>
            <w:tcW w:w="1948"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2E1B23C5" w14:textId="77777777" w:rsidR="00A54879" w:rsidRPr="00A54879" w:rsidDel="00841A26" w:rsidRDefault="00A54879">
            <w:pPr>
              <w:rPr>
                <w:del w:id="1357" w:author="Giacomini-Varvarigos, Maria" w:date="2013-02-07T10:53:00Z"/>
                <w:rFonts w:ascii="Arial" w:eastAsia="Calibri" w:hAnsi="Arial" w:cs="Arial"/>
                <w:sz w:val="16"/>
                <w:szCs w:val="16"/>
              </w:rPr>
            </w:pPr>
            <w:del w:id="1358" w:author="Giacomini-Varvarigos, Maria" w:date="2013-02-07T10:53:00Z">
              <w:r w:rsidDel="00841A26">
                <w:rPr>
                  <w:rFonts w:ascii="Arial" w:hAnsi="Arial" w:cs="Arial"/>
                  <w:sz w:val="16"/>
                  <w:szCs w:val="16"/>
                </w:rPr>
                <w:delText>+1-866-354-9295 x8011826</w:delText>
              </w:r>
            </w:del>
          </w:p>
        </w:tc>
        <w:tc>
          <w:tcPr>
            <w:tcW w:w="3215" w:type="dxa"/>
            <w:tcBorders>
              <w:top w:val="single" w:sz="4" w:space="0" w:color="auto"/>
              <w:left w:val="nil"/>
              <w:bottom w:val="single" w:sz="4" w:space="0" w:color="auto"/>
              <w:right w:val="double" w:sz="4" w:space="0" w:color="auto"/>
            </w:tcBorders>
            <w:tcMar>
              <w:top w:w="0" w:type="dxa"/>
              <w:left w:w="108" w:type="dxa"/>
              <w:bottom w:w="0" w:type="dxa"/>
              <w:right w:w="108" w:type="dxa"/>
            </w:tcMar>
            <w:vAlign w:val="center"/>
            <w:hideMark/>
          </w:tcPr>
          <w:p w14:paraId="2E1B23C6" w14:textId="77777777" w:rsidR="00A54879" w:rsidRPr="00A54879" w:rsidDel="00841A26" w:rsidRDefault="00A54879">
            <w:pPr>
              <w:pStyle w:val="tableheading0"/>
              <w:spacing w:before="20" w:after="20" w:line="240" w:lineRule="auto"/>
              <w:rPr>
                <w:del w:id="1359" w:author="Giacomini-Varvarigos, Maria" w:date="2013-02-07T10:53:00Z"/>
                <w:rFonts w:eastAsia="Calibri"/>
                <w:b w:val="0"/>
                <w:bCs w:val="0"/>
              </w:rPr>
            </w:pPr>
            <w:del w:id="1360" w:author="Giacomini-Varvarigos, Maria" w:date="2013-02-07T10:53:00Z">
              <w:r w:rsidDel="00841A26">
                <w:rPr>
                  <w:b w:val="0"/>
                  <w:bCs w:val="0"/>
                </w:rPr>
                <w:delText>011-91-988-674-8824</w:delText>
              </w:r>
            </w:del>
          </w:p>
          <w:p w14:paraId="2E1B23C7" w14:textId="77777777" w:rsidR="00A54879" w:rsidDel="00841A26" w:rsidRDefault="003553C1">
            <w:pPr>
              <w:pStyle w:val="tableheading0"/>
              <w:spacing w:before="20" w:after="20" w:line="240" w:lineRule="auto"/>
              <w:rPr>
                <w:del w:id="1361" w:author="Giacomini-Varvarigos, Maria" w:date="2013-02-07T10:53:00Z"/>
                <w:b w:val="0"/>
                <w:bCs w:val="0"/>
              </w:rPr>
            </w:pPr>
            <w:del w:id="1362" w:author="Giacomini-Varvarigos, Maria" w:date="2013-02-07T10:53:00Z">
              <w:r w:rsidDel="00841A26">
                <w:fldChar w:fldCharType="begin"/>
              </w:r>
              <w:r w:rsidR="0051450C" w:rsidDel="00841A26">
                <w:delInstrText>HYPERLINK "mailto:pramod.kumar.s@cgi.com"</w:delInstrText>
              </w:r>
              <w:r w:rsidDel="00841A26">
                <w:fldChar w:fldCharType="separate"/>
              </w:r>
              <w:r w:rsidR="00A54879" w:rsidDel="00841A26">
                <w:rPr>
                  <w:rStyle w:val="Hyperlink"/>
                  <w:b w:val="0"/>
                  <w:bCs w:val="0"/>
                </w:rPr>
                <w:delText>pramod.kumar.s@cgi.com</w:delText>
              </w:r>
              <w:r w:rsidDel="00841A26">
                <w:fldChar w:fldCharType="end"/>
              </w:r>
            </w:del>
          </w:p>
        </w:tc>
      </w:tr>
      <w:tr w:rsidR="00A54879" w:rsidDel="00841A26" w14:paraId="2E1B23D0" w14:textId="77777777" w:rsidTr="00A54879">
        <w:trPr>
          <w:cantSplit/>
          <w:del w:id="1363" w:author="Giacomini-Varvarigos, Maria" w:date="2013-02-07T10:53:00Z"/>
        </w:trPr>
        <w:tc>
          <w:tcPr>
            <w:tcW w:w="1261" w:type="dxa"/>
            <w:tcBorders>
              <w:top w:val="single" w:sz="4" w:space="0" w:color="auto"/>
              <w:left w:val="double" w:sz="4" w:space="0" w:color="auto"/>
              <w:bottom w:val="double" w:sz="4" w:space="0" w:color="auto"/>
              <w:right w:val="single" w:sz="8" w:space="0" w:color="auto"/>
            </w:tcBorders>
            <w:tcMar>
              <w:top w:w="0" w:type="dxa"/>
              <w:left w:w="108" w:type="dxa"/>
              <w:bottom w:w="0" w:type="dxa"/>
              <w:right w:w="108" w:type="dxa"/>
            </w:tcMar>
            <w:hideMark/>
          </w:tcPr>
          <w:p w14:paraId="2E1B23C9" w14:textId="77777777" w:rsidR="00A54879" w:rsidRPr="00A54879" w:rsidDel="00841A26" w:rsidRDefault="00A54879">
            <w:pPr>
              <w:pStyle w:val="tabletext00"/>
              <w:spacing w:line="240" w:lineRule="auto"/>
              <w:rPr>
                <w:del w:id="1364" w:author="Giacomini-Varvarigos, Maria" w:date="2013-02-07T10:53:00Z"/>
                <w:rFonts w:eastAsia="Calibri"/>
              </w:rPr>
            </w:pPr>
            <w:del w:id="1365" w:author="Giacomini-Varvarigos, Maria" w:date="2013-02-07T10:53:00Z">
              <w:r w:rsidDel="00841A26">
                <w:delText>Service Delivery Manager</w:delText>
              </w:r>
            </w:del>
          </w:p>
          <w:p w14:paraId="2E1B23CA" w14:textId="77777777" w:rsidR="00A54879" w:rsidDel="00841A26" w:rsidRDefault="00A54879">
            <w:pPr>
              <w:pStyle w:val="tabletext00"/>
              <w:spacing w:line="240" w:lineRule="auto"/>
              <w:rPr>
                <w:del w:id="1366" w:author="Giacomini-Varvarigos, Maria" w:date="2013-02-07T10:53:00Z"/>
              </w:rPr>
            </w:pPr>
            <w:del w:id="1367" w:author="Giacomini-Varvarigos, Maria" w:date="2013-02-07T10:53:00Z">
              <w:r w:rsidDel="00841A26">
                <w:delText xml:space="preserve">(IGDC) </w:delText>
              </w:r>
            </w:del>
          </w:p>
        </w:tc>
        <w:tc>
          <w:tcPr>
            <w:tcW w:w="1533" w:type="dxa"/>
            <w:tcBorders>
              <w:top w:val="single" w:sz="4" w:space="0" w:color="auto"/>
              <w:left w:val="nil"/>
              <w:bottom w:val="double" w:sz="4" w:space="0" w:color="auto"/>
              <w:right w:val="single" w:sz="8" w:space="0" w:color="auto"/>
            </w:tcBorders>
            <w:tcMar>
              <w:top w:w="0" w:type="dxa"/>
              <w:left w:w="108" w:type="dxa"/>
              <w:bottom w:w="0" w:type="dxa"/>
              <w:right w:w="108" w:type="dxa"/>
            </w:tcMar>
            <w:hideMark/>
          </w:tcPr>
          <w:p w14:paraId="2E1B23CB" w14:textId="77777777" w:rsidR="00A54879" w:rsidDel="00841A26" w:rsidRDefault="00A54879">
            <w:pPr>
              <w:pStyle w:val="tabletext00"/>
              <w:spacing w:line="240" w:lineRule="auto"/>
              <w:rPr>
                <w:del w:id="1368" w:author="Giacomini-Varvarigos, Maria" w:date="2013-02-07T10:53:00Z"/>
              </w:rPr>
            </w:pPr>
            <w:del w:id="1369" w:author="Giacomini-Varvarigos, Maria" w:date="2013-02-07T10:53:00Z">
              <w:r w:rsidDel="00841A26">
                <w:delText>Joe Koshy</w:delText>
              </w:r>
            </w:del>
          </w:p>
        </w:tc>
        <w:tc>
          <w:tcPr>
            <w:tcW w:w="1399" w:type="dxa"/>
            <w:tcBorders>
              <w:top w:val="single" w:sz="4" w:space="0" w:color="auto"/>
              <w:left w:val="nil"/>
              <w:bottom w:val="double" w:sz="4" w:space="0" w:color="auto"/>
              <w:right w:val="single" w:sz="8" w:space="0" w:color="auto"/>
            </w:tcBorders>
            <w:tcMar>
              <w:top w:w="0" w:type="dxa"/>
              <w:left w:w="108" w:type="dxa"/>
              <w:bottom w:w="0" w:type="dxa"/>
              <w:right w:w="108" w:type="dxa"/>
            </w:tcMar>
            <w:hideMark/>
          </w:tcPr>
          <w:p w14:paraId="2E1B23CC" w14:textId="77777777" w:rsidR="00A54879" w:rsidDel="00841A26" w:rsidRDefault="00A54879">
            <w:pPr>
              <w:pStyle w:val="tabletext00"/>
              <w:spacing w:line="240" w:lineRule="auto"/>
              <w:rPr>
                <w:del w:id="1370" w:author="Giacomini-Varvarigos, Maria" w:date="2013-02-07T10:53:00Z"/>
              </w:rPr>
            </w:pPr>
            <w:del w:id="1371" w:author="Giacomini-Varvarigos, Maria" w:date="2013-02-07T10:53:00Z">
              <w:r w:rsidDel="00841A26">
                <w:delText>N/A</w:delText>
              </w:r>
            </w:del>
          </w:p>
        </w:tc>
        <w:tc>
          <w:tcPr>
            <w:tcW w:w="1948" w:type="dxa"/>
            <w:tcBorders>
              <w:top w:val="single" w:sz="4" w:space="0" w:color="auto"/>
              <w:left w:val="nil"/>
              <w:bottom w:val="double" w:sz="4" w:space="0" w:color="auto"/>
              <w:right w:val="single" w:sz="8" w:space="0" w:color="auto"/>
            </w:tcBorders>
            <w:tcMar>
              <w:top w:w="0" w:type="dxa"/>
              <w:left w:w="108" w:type="dxa"/>
              <w:bottom w:w="0" w:type="dxa"/>
              <w:right w:w="108" w:type="dxa"/>
            </w:tcMar>
            <w:hideMark/>
          </w:tcPr>
          <w:p w14:paraId="2E1B23CD" w14:textId="77777777" w:rsidR="00A54879" w:rsidRPr="00A54879" w:rsidDel="00841A26" w:rsidRDefault="00A54879">
            <w:pPr>
              <w:rPr>
                <w:del w:id="1372" w:author="Giacomini-Varvarigos, Maria" w:date="2013-02-07T10:53:00Z"/>
                <w:rFonts w:ascii="Arial" w:eastAsia="Calibri" w:hAnsi="Arial" w:cs="Arial"/>
                <w:sz w:val="16"/>
                <w:szCs w:val="16"/>
              </w:rPr>
            </w:pPr>
            <w:del w:id="1373" w:author="Giacomini-Varvarigos, Maria" w:date="2013-02-07T10:53:00Z">
              <w:r w:rsidDel="00841A26">
                <w:rPr>
                  <w:rFonts w:ascii="Arial" w:hAnsi="Arial" w:cs="Arial"/>
                  <w:sz w:val="16"/>
                  <w:szCs w:val="16"/>
                </w:rPr>
                <w:delText>+1-866-354-9295 x8011625</w:delText>
              </w:r>
            </w:del>
          </w:p>
        </w:tc>
        <w:tc>
          <w:tcPr>
            <w:tcW w:w="3215" w:type="dxa"/>
            <w:tcBorders>
              <w:top w:val="single" w:sz="4" w:space="0" w:color="auto"/>
              <w:left w:val="nil"/>
              <w:bottom w:val="double" w:sz="4" w:space="0" w:color="auto"/>
              <w:right w:val="double" w:sz="4" w:space="0" w:color="auto"/>
            </w:tcBorders>
            <w:tcMar>
              <w:top w:w="0" w:type="dxa"/>
              <w:left w:w="108" w:type="dxa"/>
              <w:bottom w:w="0" w:type="dxa"/>
              <w:right w:w="108" w:type="dxa"/>
            </w:tcMar>
            <w:vAlign w:val="center"/>
            <w:hideMark/>
          </w:tcPr>
          <w:p w14:paraId="2E1B23CE" w14:textId="77777777" w:rsidR="00A54879" w:rsidRPr="00A54879" w:rsidDel="00841A26" w:rsidRDefault="00A54879">
            <w:pPr>
              <w:pStyle w:val="tableheading0"/>
              <w:spacing w:before="20" w:after="20" w:line="240" w:lineRule="auto"/>
              <w:rPr>
                <w:del w:id="1374" w:author="Giacomini-Varvarigos, Maria" w:date="2013-02-07T10:53:00Z"/>
                <w:rFonts w:eastAsia="Calibri"/>
                <w:b w:val="0"/>
                <w:bCs w:val="0"/>
              </w:rPr>
            </w:pPr>
            <w:del w:id="1375" w:author="Giacomini-Varvarigos, Maria" w:date="2013-02-07T10:53:00Z">
              <w:r w:rsidDel="00841A26">
                <w:rPr>
                  <w:b w:val="0"/>
                  <w:bCs w:val="0"/>
                </w:rPr>
                <w:delText>011-91-988-621-2891</w:delText>
              </w:r>
            </w:del>
          </w:p>
          <w:p w14:paraId="2E1B23CF" w14:textId="77777777" w:rsidR="00A54879" w:rsidDel="00841A26" w:rsidRDefault="003553C1">
            <w:pPr>
              <w:pStyle w:val="tableheading0"/>
              <w:spacing w:before="20" w:after="20" w:line="240" w:lineRule="auto"/>
              <w:rPr>
                <w:del w:id="1376" w:author="Giacomini-Varvarigos, Maria" w:date="2013-02-07T10:53:00Z"/>
              </w:rPr>
            </w:pPr>
            <w:del w:id="1377" w:author="Giacomini-Varvarigos, Maria" w:date="2013-02-07T10:53:00Z">
              <w:r w:rsidDel="00841A26">
                <w:fldChar w:fldCharType="begin"/>
              </w:r>
              <w:r w:rsidR="0051450C" w:rsidDel="00841A26">
                <w:delInstrText>HYPERLINK "mailto:joe.koshy@cgi.com"</w:delInstrText>
              </w:r>
              <w:r w:rsidDel="00841A26">
                <w:fldChar w:fldCharType="separate"/>
              </w:r>
              <w:r w:rsidR="00A54879" w:rsidDel="00841A26">
                <w:rPr>
                  <w:rStyle w:val="Hyperlink"/>
                  <w:b w:val="0"/>
                  <w:bCs w:val="0"/>
                </w:rPr>
                <w:delText>joe.koshy@cgi.com</w:delText>
              </w:r>
              <w:r w:rsidDel="00841A26">
                <w:fldChar w:fldCharType="end"/>
              </w:r>
            </w:del>
          </w:p>
        </w:tc>
      </w:tr>
    </w:tbl>
    <w:p w14:paraId="2E1B23D1" w14:textId="77777777" w:rsidR="00A54879" w:rsidRPr="00A54879" w:rsidDel="00841A26" w:rsidRDefault="00A54879" w:rsidP="00A54879">
      <w:pPr>
        <w:ind w:left="720" w:firstLine="720"/>
        <w:rPr>
          <w:del w:id="1378" w:author="Giacomini-Varvarigos, Maria" w:date="2013-02-07T10:53:00Z"/>
          <w:rFonts w:eastAsia="Calibri"/>
          <w:color w:val="000080"/>
        </w:rPr>
      </w:pPr>
    </w:p>
    <w:p w14:paraId="2E1B23D2" w14:textId="77777777" w:rsidR="00132B69" w:rsidRDefault="00132B69" w:rsidP="00132B69">
      <w:pPr>
        <w:pStyle w:val="Header"/>
        <w:spacing w:before="0" w:after="0"/>
      </w:pPr>
      <w:r>
        <w:t xml:space="preserve">The contacts for the CGI </w:t>
      </w:r>
      <w:r w:rsidR="00A60FD3">
        <w:t xml:space="preserve">onshore </w:t>
      </w:r>
      <w:r>
        <w:t>MAS DTS</w:t>
      </w:r>
      <w:r w:rsidR="00955E22">
        <w:t>-</w:t>
      </w:r>
      <w:r w:rsidR="00FC3FFB">
        <w:t>RTS</w:t>
      </w:r>
      <w:r>
        <w:t xml:space="preserve"> Team are:</w:t>
      </w:r>
    </w:p>
    <w:tbl>
      <w:tblPr>
        <w:tblW w:w="9072" w:type="dxa"/>
        <w:tblInd w:w="108" w:type="dxa"/>
        <w:tblCellMar>
          <w:left w:w="0" w:type="dxa"/>
          <w:right w:w="0" w:type="dxa"/>
        </w:tblCellMar>
        <w:tblLook w:val="0000" w:firstRow="0" w:lastRow="0" w:firstColumn="0" w:lastColumn="0" w:noHBand="0" w:noVBand="0"/>
      </w:tblPr>
      <w:tblGrid>
        <w:gridCol w:w="1418"/>
        <w:gridCol w:w="1559"/>
        <w:gridCol w:w="2268"/>
        <w:gridCol w:w="3827"/>
      </w:tblGrid>
      <w:tr w:rsidR="00841A26" w14:paraId="2E1B23D7" w14:textId="77777777" w:rsidTr="00750165">
        <w:trPr>
          <w:cantSplit/>
          <w:tblHeader/>
        </w:trPr>
        <w:tc>
          <w:tcPr>
            <w:tcW w:w="1418"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3D3" w14:textId="77777777" w:rsidR="00841A26" w:rsidRPr="00E100FA" w:rsidRDefault="00841A26" w:rsidP="00E653C8">
            <w:pPr>
              <w:pStyle w:val="tabletitle0"/>
              <w:spacing w:line="240" w:lineRule="auto"/>
            </w:pPr>
            <w:r w:rsidRPr="00E100FA">
              <w:t>Role</w:t>
            </w:r>
          </w:p>
        </w:tc>
        <w:tc>
          <w:tcPr>
            <w:tcW w:w="155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D4" w14:textId="77777777" w:rsidR="00841A26" w:rsidRPr="00E100FA" w:rsidRDefault="00841A26" w:rsidP="00E653C8">
            <w:pPr>
              <w:pStyle w:val="tabletitle0"/>
              <w:spacing w:line="240" w:lineRule="auto"/>
            </w:pPr>
            <w:r w:rsidRPr="00E100FA">
              <w:t>Name</w:t>
            </w:r>
          </w:p>
        </w:tc>
        <w:tc>
          <w:tcPr>
            <w:tcW w:w="226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3D5" w14:textId="77777777" w:rsidR="00841A26" w:rsidRPr="00E100FA" w:rsidRDefault="00841A26" w:rsidP="00E653C8">
            <w:pPr>
              <w:pStyle w:val="tabletitle0"/>
              <w:spacing w:line="240" w:lineRule="auto"/>
            </w:pPr>
            <w:r w:rsidRPr="00E100FA">
              <w:t xml:space="preserve">Phone </w:t>
            </w:r>
          </w:p>
        </w:tc>
        <w:tc>
          <w:tcPr>
            <w:tcW w:w="3827"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3D6" w14:textId="77777777" w:rsidR="00841A26" w:rsidRPr="00E100FA" w:rsidRDefault="00841A26" w:rsidP="00E653C8">
            <w:pPr>
              <w:pStyle w:val="tabletitle0"/>
              <w:spacing w:line="240" w:lineRule="auto"/>
            </w:pPr>
            <w:r w:rsidRPr="00E100FA">
              <w:t>Pager/Cell/Email</w:t>
            </w:r>
          </w:p>
        </w:tc>
      </w:tr>
      <w:tr w:rsidR="00841A26" w14:paraId="2E1B23DD" w14:textId="77777777" w:rsidTr="00750165">
        <w:trPr>
          <w:cantSplit/>
        </w:trPr>
        <w:tc>
          <w:tcPr>
            <w:tcW w:w="141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3D8" w14:textId="77777777" w:rsidR="00841A26" w:rsidRDefault="00841A26" w:rsidP="00E653C8">
            <w:pPr>
              <w:pStyle w:val="tabletext00"/>
              <w:spacing w:line="240" w:lineRule="auto"/>
            </w:pPr>
            <w:r>
              <w:t>Manager (MAS)</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2E1B23D9" w14:textId="77777777" w:rsidR="00841A26" w:rsidRDefault="00841A26" w:rsidP="00E653C8">
            <w:pPr>
              <w:pStyle w:val="tabletext00"/>
              <w:spacing w:line="240" w:lineRule="auto"/>
            </w:pPr>
            <w:r>
              <w:t>Ghislain Pepin</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E1B23DA" w14:textId="77777777" w:rsidR="00841A26" w:rsidRDefault="00841A26" w:rsidP="00E653C8">
            <w:pPr>
              <w:rPr>
                <w:rFonts w:ascii="Arial" w:hAnsi="Arial" w:cs="Arial"/>
                <w:sz w:val="16"/>
                <w:szCs w:val="16"/>
              </w:rPr>
            </w:pPr>
            <w:r>
              <w:rPr>
                <w:rFonts w:ascii="Arial" w:hAnsi="Arial" w:cs="Arial"/>
                <w:sz w:val="16"/>
                <w:szCs w:val="16"/>
              </w:rPr>
              <w:t>514-415-3068</w:t>
            </w:r>
          </w:p>
        </w:tc>
        <w:tc>
          <w:tcPr>
            <w:tcW w:w="3827" w:type="dxa"/>
            <w:tcBorders>
              <w:top w:val="nil"/>
              <w:left w:val="nil"/>
              <w:bottom w:val="single" w:sz="8" w:space="0" w:color="auto"/>
              <w:right w:val="double" w:sz="4" w:space="0" w:color="auto"/>
            </w:tcBorders>
            <w:tcMar>
              <w:top w:w="0" w:type="dxa"/>
              <w:left w:w="108" w:type="dxa"/>
              <w:bottom w:w="0" w:type="dxa"/>
              <w:right w:w="108" w:type="dxa"/>
            </w:tcMar>
          </w:tcPr>
          <w:p w14:paraId="2E1B23DB" w14:textId="77777777" w:rsidR="00841A26" w:rsidRDefault="00841A26" w:rsidP="00E653C8">
            <w:pPr>
              <w:pStyle w:val="tabletext00"/>
              <w:spacing w:line="240" w:lineRule="auto"/>
              <w:rPr>
                <w:rStyle w:val="labelsmall"/>
                <w:color w:val="000000"/>
              </w:rPr>
            </w:pPr>
            <w:r>
              <w:rPr>
                <w:rStyle w:val="labelsmall"/>
                <w:color w:val="000000"/>
              </w:rPr>
              <w:t>514-216-9210</w:t>
            </w:r>
          </w:p>
          <w:p w14:paraId="2E1B23DC" w14:textId="77777777" w:rsidR="00841A26" w:rsidRDefault="00DD62E0" w:rsidP="00E653C8">
            <w:pPr>
              <w:pStyle w:val="tabletext00"/>
              <w:spacing w:line="240" w:lineRule="auto"/>
              <w:rPr>
                <w:rStyle w:val="Hyperlink"/>
              </w:rPr>
            </w:pPr>
            <w:hyperlink r:id="rId47" w:history="1">
              <w:r w:rsidR="00841A26" w:rsidRPr="000C55D5">
                <w:rPr>
                  <w:rStyle w:val="Hyperlink"/>
                </w:rPr>
                <w:t>ghislain.pepin@cgi.com</w:t>
              </w:r>
            </w:hyperlink>
            <w:r w:rsidR="00841A26">
              <w:rPr>
                <w:rStyle w:val="labelsmall"/>
                <w:color w:val="000000"/>
              </w:rPr>
              <w:t xml:space="preserve"> </w:t>
            </w:r>
          </w:p>
        </w:tc>
      </w:tr>
      <w:tr w:rsidR="00841A26" w14:paraId="2E1B23E3" w14:textId="77777777" w:rsidTr="00750165">
        <w:trPr>
          <w:cantSplit/>
        </w:trPr>
        <w:tc>
          <w:tcPr>
            <w:tcW w:w="1418"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3DE" w14:textId="77777777" w:rsidR="00841A26" w:rsidRDefault="00841A26" w:rsidP="00E653C8">
            <w:pPr>
              <w:pStyle w:val="tabletext00"/>
              <w:spacing w:line="240" w:lineRule="auto"/>
            </w:pPr>
            <w:r>
              <w:t xml:space="preserve">Director (MAS) </w:t>
            </w:r>
          </w:p>
        </w:tc>
        <w:tc>
          <w:tcPr>
            <w:tcW w:w="1559" w:type="dxa"/>
            <w:tcBorders>
              <w:top w:val="nil"/>
              <w:left w:val="nil"/>
              <w:bottom w:val="double" w:sz="4" w:space="0" w:color="auto"/>
              <w:right w:val="single" w:sz="8" w:space="0" w:color="auto"/>
            </w:tcBorders>
            <w:tcMar>
              <w:top w:w="0" w:type="dxa"/>
              <w:left w:w="108" w:type="dxa"/>
              <w:bottom w:w="0" w:type="dxa"/>
              <w:right w:w="108" w:type="dxa"/>
            </w:tcMar>
          </w:tcPr>
          <w:p w14:paraId="2E1B23DF" w14:textId="77777777" w:rsidR="00841A26" w:rsidRDefault="00841A26" w:rsidP="00E653C8">
            <w:pPr>
              <w:pStyle w:val="tabletext00"/>
              <w:spacing w:line="240" w:lineRule="auto"/>
            </w:pPr>
            <w:r>
              <w:t xml:space="preserve">Ganesh </w:t>
            </w:r>
            <w:proofErr w:type="spellStart"/>
            <w:r>
              <w:t>Rajamani</w:t>
            </w:r>
            <w:proofErr w:type="spellEnd"/>
          </w:p>
        </w:tc>
        <w:tc>
          <w:tcPr>
            <w:tcW w:w="2268" w:type="dxa"/>
            <w:tcBorders>
              <w:top w:val="nil"/>
              <w:left w:val="nil"/>
              <w:bottom w:val="double" w:sz="4" w:space="0" w:color="auto"/>
              <w:right w:val="single" w:sz="8" w:space="0" w:color="auto"/>
            </w:tcBorders>
            <w:tcMar>
              <w:top w:w="0" w:type="dxa"/>
              <w:left w:w="108" w:type="dxa"/>
              <w:bottom w:w="0" w:type="dxa"/>
              <w:right w:w="108" w:type="dxa"/>
            </w:tcMar>
          </w:tcPr>
          <w:p w14:paraId="2E1B23E0" w14:textId="77777777" w:rsidR="00841A26" w:rsidRDefault="00841A26" w:rsidP="00E653C8">
            <w:pPr>
              <w:pStyle w:val="tabletext00"/>
              <w:spacing w:line="240" w:lineRule="auto"/>
            </w:pPr>
            <w:r>
              <w:t>905-762-2878</w:t>
            </w:r>
          </w:p>
        </w:tc>
        <w:tc>
          <w:tcPr>
            <w:tcW w:w="3827" w:type="dxa"/>
            <w:tcBorders>
              <w:top w:val="nil"/>
              <w:left w:val="nil"/>
              <w:bottom w:val="double" w:sz="4" w:space="0" w:color="auto"/>
              <w:right w:val="double" w:sz="4" w:space="0" w:color="auto"/>
            </w:tcBorders>
            <w:tcMar>
              <w:top w:w="0" w:type="dxa"/>
              <w:left w:w="108" w:type="dxa"/>
              <w:bottom w:w="0" w:type="dxa"/>
              <w:right w:w="108" w:type="dxa"/>
            </w:tcMar>
          </w:tcPr>
          <w:p w14:paraId="2E1B23E1" w14:textId="77777777" w:rsidR="00841A26" w:rsidRDefault="00841A26" w:rsidP="00E653C8">
            <w:pPr>
              <w:pStyle w:val="tabletext0"/>
              <w:spacing w:line="240" w:lineRule="auto"/>
            </w:pPr>
            <w:r>
              <w:rPr>
                <w:lang w:val="en-US"/>
              </w:rPr>
              <w:t xml:space="preserve">Cell: </w:t>
            </w:r>
            <w:r>
              <w:t>416-434-1691</w:t>
            </w:r>
          </w:p>
          <w:p w14:paraId="2E1B23E2" w14:textId="77777777" w:rsidR="00841A26" w:rsidRDefault="00DD62E0" w:rsidP="00E653C8">
            <w:pPr>
              <w:pStyle w:val="tabletext0"/>
              <w:spacing w:line="240" w:lineRule="auto"/>
              <w:rPr>
                <w:lang w:val="en-US"/>
              </w:rPr>
            </w:pPr>
            <w:hyperlink r:id="rId48" w:tooltip="mailto:ganesh.rajamani@cgi.com" w:history="1">
              <w:r w:rsidR="00841A26">
                <w:rPr>
                  <w:rStyle w:val="Hyperlink"/>
                </w:rPr>
                <w:t>ganesh.rajamani@cgi.com</w:t>
              </w:r>
            </w:hyperlink>
          </w:p>
        </w:tc>
      </w:tr>
    </w:tbl>
    <w:p w14:paraId="2E1B23E4" w14:textId="77777777" w:rsidR="00132B69" w:rsidRDefault="00132B69" w:rsidP="00132B69">
      <w:pPr>
        <w:spacing w:after="0"/>
      </w:pPr>
    </w:p>
    <w:p w14:paraId="2E1B23E5" w14:textId="77777777" w:rsidR="00132B69" w:rsidRDefault="00132B69" w:rsidP="00132B69"/>
    <w:p w14:paraId="2E1B23E6" w14:textId="77777777" w:rsidR="007A3D95" w:rsidRPr="00132B69" w:rsidRDefault="007A3D95" w:rsidP="00132B69"/>
    <w:p w14:paraId="2E1B23E7" w14:textId="77777777" w:rsidR="00A3291F" w:rsidRPr="00652B57" w:rsidRDefault="00A3291F" w:rsidP="00A3291F">
      <w:pPr>
        <w:pStyle w:val="Heading3"/>
      </w:pPr>
      <w:bookmarkStart w:id="1379" w:name="_Toc316892399"/>
      <w:bookmarkStart w:id="1380" w:name="_Toc316893137"/>
      <w:bookmarkStart w:id="1381" w:name="_Toc316896573"/>
      <w:bookmarkStart w:id="1382" w:name="_Toc316896845"/>
      <w:bookmarkStart w:id="1383" w:name="_Toc316897117"/>
      <w:bookmarkStart w:id="1384" w:name="_Toc316930987"/>
      <w:bookmarkStart w:id="1385" w:name="_Toc316931260"/>
      <w:bookmarkStart w:id="1386" w:name="_Toc316937764"/>
      <w:bookmarkStart w:id="1387" w:name="_Toc316938577"/>
      <w:bookmarkStart w:id="1388" w:name="_Toc316892400"/>
      <w:bookmarkStart w:id="1389" w:name="_Toc316893138"/>
      <w:bookmarkStart w:id="1390" w:name="_Toc316896574"/>
      <w:bookmarkStart w:id="1391" w:name="_Toc316896846"/>
      <w:bookmarkStart w:id="1392" w:name="_Toc316897118"/>
      <w:bookmarkStart w:id="1393" w:name="_Toc316930988"/>
      <w:bookmarkStart w:id="1394" w:name="_Toc316931261"/>
      <w:bookmarkStart w:id="1395" w:name="_Toc316937765"/>
      <w:bookmarkStart w:id="1396" w:name="_Toc316938578"/>
      <w:bookmarkStart w:id="1397" w:name="_Toc284430505"/>
      <w:bookmarkStart w:id="1398" w:name="_Toc316563088"/>
      <w:bookmarkStart w:id="1399" w:name="_Toc352915482"/>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r w:rsidRPr="00652B57">
        <w:t>CGI Server – Linux Support Team</w:t>
      </w:r>
      <w:bookmarkEnd w:id="1397"/>
      <w:bookmarkEnd w:id="1398"/>
      <w:bookmarkEnd w:id="1399"/>
    </w:p>
    <w:p w14:paraId="2E1B23E8" w14:textId="77777777" w:rsidR="00A3291F" w:rsidRPr="000E2B03" w:rsidRDefault="00A3291F" w:rsidP="00EF006F">
      <w:pPr>
        <w:widowControl w:val="0"/>
        <w:numPr>
          <w:ilvl w:val="0"/>
          <w:numId w:val="25"/>
        </w:numPr>
        <w:tabs>
          <w:tab w:val="num" w:pos="993"/>
        </w:tabs>
        <w:adjustRightInd w:val="0"/>
        <w:spacing w:before="20" w:after="20"/>
        <w:ind w:left="426" w:firstLine="283"/>
        <w:textAlignment w:val="baseline"/>
      </w:pPr>
      <w:r w:rsidRPr="000E2B03">
        <w:t>Investigate and troubleshoot any Linux related incident</w:t>
      </w:r>
      <w:r>
        <w:t xml:space="preserve"> involving a CGI supported device</w:t>
      </w:r>
    </w:p>
    <w:p w14:paraId="2E1B23E9" w14:textId="77777777" w:rsidR="00A3291F" w:rsidRPr="000E2B03" w:rsidRDefault="00A3291F" w:rsidP="00EF006F">
      <w:pPr>
        <w:widowControl w:val="0"/>
        <w:numPr>
          <w:ilvl w:val="0"/>
          <w:numId w:val="25"/>
        </w:numPr>
        <w:tabs>
          <w:tab w:val="num" w:pos="993"/>
        </w:tabs>
        <w:adjustRightInd w:val="0"/>
        <w:spacing w:before="20" w:after="20"/>
        <w:ind w:left="426" w:firstLine="283"/>
        <w:textAlignment w:val="baseline"/>
      </w:pPr>
      <w:r w:rsidRPr="000E2B03">
        <w:t xml:space="preserve">All T1 and T2 support call will </w:t>
      </w:r>
      <w:r>
        <w:t xml:space="preserve">be </w:t>
      </w:r>
      <w:r w:rsidRPr="000E2B03">
        <w:t>handle by IGDC team</w:t>
      </w:r>
    </w:p>
    <w:p w14:paraId="2E1B23EA" w14:textId="77777777" w:rsidR="00A3291F" w:rsidRDefault="00A3291F" w:rsidP="00EF006F">
      <w:pPr>
        <w:widowControl w:val="0"/>
        <w:numPr>
          <w:ilvl w:val="0"/>
          <w:numId w:val="25"/>
        </w:numPr>
        <w:tabs>
          <w:tab w:val="num" w:pos="993"/>
        </w:tabs>
        <w:adjustRightInd w:val="0"/>
        <w:spacing w:before="20" w:after="20"/>
        <w:ind w:left="426" w:firstLine="283"/>
        <w:textAlignment w:val="baseline"/>
      </w:pPr>
      <w:r w:rsidRPr="000E2B03">
        <w:t xml:space="preserve">IGDC support group will engage the </w:t>
      </w:r>
      <w:proofErr w:type="spellStart"/>
      <w:r>
        <w:t>Stayback</w:t>
      </w:r>
      <w:proofErr w:type="spellEnd"/>
      <w:r>
        <w:t xml:space="preserve"> Team if necessary</w:t>
      </w:r>
      <w:r w:rsidRPr="000E2B03">
        <w:t xml:space="preserve"> </w:t>
      </w:r>
    </w:p>
    <w:p w14:paraId="2E1B23EB" w14:textId="77777777" w:rsidR="00A3291F" w:rsidRPr="00B8424F" w:rsidRDefault="00A3291F" w:rsidP="00EF006F">
      <w:pPr>
        <w:widowControl w:val="0"/>
        <w:numPr>
          <w:ilvl w:val="2"/>
          <w:numId w:val="25"/>
        </w:numPr>
        <w:tabs>
          <w:tab w:val="clear" w:pos="3012"/>
          <w:tab w:val="num" w:pos="993"/>
        </w:tabs>
        <w:adjustRightInd w:val="0"/>
        <w:spacing w:before="0" w:after="0"/>
        <w:ind w:left="567" w:firstLine="142"/>
        <w:jc w:val="left"/>
        <w:textAlignment w:val="baseline"/>
        <w:rPr>
          <w:lang w:val="en-CA"/>
        </w:rPr>
      </w:pPr>
      <w:r>
        <w:rPr>
          <w:lang w:val="en-CA"/>
        </w:rPr>
        <w:t>S</w:t>
      </w:r>
      <w:r w:rsidRPr="00B8424F">
        <w:rPr>
          <w:lang w:val="en-CA"/>
        </w:rPr>
        <w:t>upport</w:t>
      </w:r>
      <w:r>
        <w:rPr>
          <w:lang w:val="en-CA"/>
        </w:rPr>
        <w:t xml:space="preserve"> of </w:t>
      </w:r>
      <w:r w:rsidRPr="00B8424F" w:rsidDel="00B8424F">
        <w:t xml:space="preserve"> </w:t>
      </w:r>
      <w:r w:rsidRPr="00B8424F">
        <w:rPr>
          <w:lang w:val="en-CA"/>
        </w:rPr>
        <w:t xml:space="preserve">Unix OS and Hardware </w:t>
      </w:r>
    </w:p>
    <w:p w14:paraId="2E1B23EC"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lang w:val="en-CA"/>
        </w:rPr>
      </w:pPr>
      <w:r w:rsidRPr="00984522">
        <w:rPr>
          <w:lang w:val="en-CA"/>
        </w:rPr>
        <w:t>OS Troubleshooting</w:t>
      </w:r>
    </w:p>
    <w:p w14:paraId="2E1B23ED"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lang w:val="en-CA"/>
        </w:rPr>
      </w:pPr>
      <w:r w:rsidRPr="00984522">
        <w:rPr>
          <w:lang w:val="en-CA"/>
        </w:rPr>
        <w:t>OS Patching</w:t>
      </w:r>
    </w:p>
    <w:p w14:paraId="2E1B23EE"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lang w:val="en-CA"/>
        </w:rPr>
      </w:pPr>
      <w:r w:rsidRPr="00984522">
        <w:rPr>
          <w:lang w:val="en-CA"/>
        </w:rPr>
        <w:t>OS Networking</w:t>
      </w:r>
    </w:p>
    <w:p w14:paraId="2E1B23EF"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lang w:val="en-CA"/>
        </w:rPr>
      </w:pPr>
      <w:r w:rsidRPr="00984522">
        <w:rPr>
          <w:lang w:val="en-CA"/>
        </w:rPr>
        <w:t>N</w:t>
      </w:r>
      <w:r>
        <w:rPr>
          <w:lang w:val="en-CA"/>
        </w:rPr>
        <w:t xml:space="preserve">etwork </w:t>
      </w:r>
      <w:r w:rsidRPr="00984522">
        <w:rPr>
          <w:lang w:val="en-CA"/>
        </w:rPr>
        <w:t>F</w:t>
      </w:r>
      <w:r>
        <w:rPr>
          <w:lang w:val="en-CA"/>
        </w:rPr>
        <w:t xml:space="preserve">ile </w:t>
      </w:r>
      <w:r w:rsidRPr="00984522">
        <w:rPr>
          <w:lang w:val="en-CA"/>
        </w:rPr>
        <w:t>S</w:t>
      </w:r>
      <w:r>
        <w:rPr>
          <w:lang w:val="en-CA"/>
        </w:rPr>
        <w:t>ystem</w:t>
      </w:r>
    </w:p>
    <w:p w14:paraId="2E1B23F0"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lang w:val="en-CA"/>
        </w:rPr>
      </w:pPr>
      <w:proofErr w:type="spellStart"/>
      <w:r w:rsidRPr="00984522">
        <w:rPr>
          <w:lang w:val="en-CA"/>
        </w:rPr>
        <w:t>IPTables</w:t>
      </w:r>
      <w:proofErr w:type="spellEnd"/>
    </w:p>
    <w:p w14:paraId="2E1B23F1" w14:textId="77777777" w:rsidR="00A3291F" w:rsidRPr="00984522"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b/>
          <w:bCs/>
          <w:lang w:val="en-CA"/>
        </w:rPr>
      </w:pPr>
      <w:r>
        <w:rPr>
          <w:lang w:val="en-CA"/>
        </w:rPr>
        <w:t xml:space="preserve">Managing user login  </w:t>
      </w:r>
    </w:p>
    <w:p w14:paraId="2E1B23F2" w14:textId="77777777" w:rsidR="00A3291F" w:rsidRPr="00116748" w:rsidRDefault="00A3291F" w:rsidP="00EF006F">
      <w:pPr>
        <w:widowControl w:val="0"/>
        <w:numPr>
          <w:ilvl w:val="0"/>
          <w:numId w:val="26"/>
        </w:numPr>
        <w:tabs>
          <w:tab w:val="clear" w:pos="540"/>
          <w:tab w:val="num" w:pos="567"/>
          <w:tab w:val="left" w:pos="993"/>
        </w:tabs>
        <w:adjustRightInd w:val="0"/>
        <w:spacing w:before="20" w:after="20"/>
        <w:ind w:firstLine="169"/>
        <w:jc w:val="left"/>
        <w:textAlignment w:val="baseline"/>
        <w:rPr>
          <w:b/>
          <w:bCs/>
          <w:lang w:val="en-CA"/>
        </w:rPr>
      </w:pPr>
      <w:r w:rsidRPr="00984522">
        <w:rPr>
          <w:lang w:val="en-CA"/>
        </w:rPr>
        <w:t xml:space="preserve">Verification of the exclude lists and </w:t>
      </w:r>
      <w:proofErr w:type="spellStart"/>
      <w:r w:rsidRPr="00984522">
        <w:rPr>
          <w:lang w:val="en-CA"/>
        </w:rPr>
        <w:t>filesystems</w:t>
      </w:r>
      <w:proofErr w:type="spellEnd"/>
      <w:r w:rsidRPr="00984522">
        <w:rPr>
          <w:lang w:val="en-CA"/>
        </w:rPr>
        <w:t xml:space="preserve"> as per weekly system validation check</w:t>
      </w:r>
    </w:p>
    <w:p w14:paraId="2E1B23F3" w14:textId="77777777" w:rsidR="00A3291F" w:rsidRPr="00116748" w:rsidRDefault="00A3291F" w:rsidP="00F63FE2">
      <w:pPr>
        <w:widowControl w:val="0"/>
        <w:adjustRightInd w:val="0"/>
        <w:spacing w:before="20" w:after="20"/>
        <w:ind w:left="426"/>
        <w:jc w:val="left"/>
        <w:textAlignment w:val="baseline"/>
        <w:rPr>
          <w:lang w:val="en-CA"/>
        </w:rPr>
      </w:pPr>
      <w:r w:rsidRPr="00644881">
        <w:t>Onsite Operations</w:t>
      </w:r>
      <w:r w:rsidR="00F63FE2">
        <w:t>:</w:t>
      </w:r>
    </w:p>
    <w:p w14:paraId="2E1B23F4" w14:textId="77777777" w:rsidR="00A3291F" w:rsidRPr="00116748" w:rsidRDefault="00A3291F" w:rsidP="00EF006F">
      <w:pPr>
        <w:widowControl w:val="0"/>
        <w:numPr>
          <w:ilvl w:val="0"/>
          <w:numId w:val="26"/>
        </w:numPr>
        <w:tabs>
          <w:tab w:val="clear" w:pos="540"/>
          <w:tab w:val="num" w:pos="993"/>
        </w:tabs>
        <w:adjustRightInd w:val="0"/>
        <w:spacing w:before="20" w:after="20"/>
        <w:ind w:firstLine="169"/>
        <w:jc w:val="left"/>
        <w:textAlignment w:val="baseline"/>
        <w:rPr>
          <w:lang w:val="en-CA"/>
        </w:rPr>
      </w:pPr>
      <w:r w:rsidRPr="00644881">
        <w:t xml:space="preserve">Physical support </w:t>
      </w:r>
      <w:r>
        <w:t xml:space="preserve">of </w:t>
      </w:r>
      <w:r w:rsidRPr="00644881">
        <w:t>master server</w:t>
      </w:r>
    </w:p>
    <w:p w14:paraId="2E1B23F5" w14:textId="77777777" w:rsidR="00A3291F" w:rsidRPr="00EF11CA" w:rsidRDefault="00A3291F" w:rsidP="00EF006F">
      <w:pPr>
        <w:widowControl w:val="0"/>
        <w:numPr>
          <w:ilvl w:val="0"/>
          <w:numId w:val="26"/>
        </w:numPr>
        <w:tabs>
          <w:tab w:val="clear" w:pos="540"/>
          <w:tab w:val="num" w:pos="993"/>
        </w:tabs>
        <w:adjustRightInd w:val="0"/>
        <w:spacing w:before="20" w:after="20"/>
        <w:ind w:firstLine="169"/>
        <w:jc w:val="left"/>
        <w:textAlignment w:val="baseline"/>
        <w:rPr>
          <w:lang w:val="en-CA"/>
        </w:rPr>
      </w:pPr>
      <w:r w:rsidRPr="00644881">
        <w:t>Onsite audit requirements</w:t>
      </w:r>
    </w:p>
    <w:p w14:paraId="2E1B23F6" w14:textId="77777777" w:rsidR="00A3291F" w:rsidRPr="00B8424F" w:rsidDel="00574BF7" w:rsidRDefault="00A3291F" w:rsidP="00EF006F">
      <w:pPr>
        <w:numPr>
          <w:ilvl w:val="0"/>
          <w:numId w:val="27"/>
        </w:numPr>
        <w:tabs>
          <w:tab w:val="clear" w:pos="1572"/>
          <w:tab w:val="num" w:pos="993"/>
        </w:tabs>
        <w:ind w:left="709" w:firstLine="0"/>
        <w:rPr>
          <w:del w:id="1400" w:author="Giacomini-Varvarigos, Maria" w:date="2013-02-07T14:12:00Z"/>
          <w:rFonts w:ascii="Arial" w:hAnsi="Arial" w:cs="Arial"/>
          <w:lang w:val="en-CA"/>
        </w:rPr>
      </w:pPr>
      <w:r>
        <w:t>Respond to Compuware Vantage Server alerts issued to:</w:t>
      </w:r>
      <w:r w:rsidRPr="00B8424F">
        <w:rPr>
          <w:lang w:val="en-CA"/>
        </w:rPr>
        <w:t xml:space="preserve">OCC Tivoli Event Console </w:t>
      </w:r>
    </w:p>
    <w:p w14:paraId="2E1B23F7" w14:textId="77777777" w:rsidR="00A3291F" w:rsidRDefault="00A3291F" w:rsidP="00A3291F">
      <w:pPr>
        <w:numPr>
          <w:ilvl w:val="0"/>
          <w:numId w:val="27"/>
        </w:numPr>
        <w:tabs>
          <w:tab w:val="clear" w:pos="1572"/>
          <w:tab w:val="num" w:pos="993"/>
        </w:tabs>
        <w:spacing w:before="0" w:after="0"/>
        <w:ind w:left="709" w:firstLine="0"/>
      </w:pPr>
    </w:p>
    <w:p w14:paraId="2E1B23F8" w14:textId="77777777" w:rsidR="00DD1EAC" w:rsidRPr="000178CE" w:rsidRDefault="00DD1EAC" w:rsidP="000178CE">
      <w:pPr>
        <w:ind w:left="426"/>
        <w:rPr>
          <w:ins w:id="1401" w:author="Giacomini-Varvarigos, Maria" w:date="2013-02-07T09:32:00Z"/>
          <w:b/>
        </w:rPr>
      </w:pPr>
      <w:ins w:id="1402" w:author="Giacomini-Varvarigos, Maria" w:date="2013-02-07T09:32:00Z">
        <w:r w:rsidRPr="000178CE">
          <w:rPr>
            <w:b/>
          </w:rPr>
          <w:t>ITSM Support group assignment:</w:t>
        </w:r>
      </w:ins>
    </w:p>
    <w:p w14:paraId="2E1B23F9" w14:textId="77777777" w:rsidR="00A3291F" w:rsidDel="00574BF7" w:rsidRDefault="00DD1EAC" w:rsidP="00A3291F">
      <w:pPr>
        <w:pStyle w:val="ListParagraph"/>
        <w:numPr>
          <w:ilvl w:val="0"/>
          <w:numId w:val="52"/>
        </w:numPr>
        <w:ind w:left="1276" w:hanging="283"/>
        <w:rPr>
          <w:del w:id="1403" w:author="Giacomini-Varvarigos, Maria" w:date="2013-02-07T14:12:00Z"/>
        </w:rPr>
      </w:pPr>
      <w:ins w:id="1404" w:author="Giacomini-Varvarigos, Maria" w:date="2013-02-07T09:32:00Z">
        <w:r w:rsidRPr="00DD1EAC">
          <w:rPr>
            <w:rFonts w:ascii="Times New Roman" w:hAnsi="Times New Roman"/>
            <w:sz w:val="20"/>
            <w:szCs w:val="20"/>
          </w:rPr>
          <w:t>CGI Support to BC/BM/</w:t>
        </w:r>
        <w:r w:rsidRPr="00574BF7">
          <w:rPr>
            <w:rFonts w:ascii="Times New Roman" w:hAnsi="Times New Roman"/>
            <w:sz w:val="20"/>
            <w:szCs w:val="20"/>
          </w:rPr>
          <w:t>BDI/BTV -&gt; Server Managem</w:t>
        </w:r>
        <w:r w:rsidRPr="00DD1EAC">
          <w:rPr>
            <w:rFonts w:ascii="Times New Roman" w:hAnsi="Times New Roman"/>
            <w:sz w:val="20"/>
            <w:szCs w:val="20"/>
          </w:rPr>
          <w:t>ent -&gt; Unix</w:t>
        </w:r>
      </w:ins>
    </w:p>
    <w:p w14:paraId="2E1B23FA" w14:textId="77777777" w:rsidR="007A3D95" w:rsidRDefault="007A3D95" w:rsidP="00A3291F">
      <w:pPr>
        <w:pStyle w:val="ListParagraph"/>
        <w:numPr>
          <w:ilvl w:val="0"/>
          <w:numId w:val="52"/>
        </w:numPr>
        <w:ind w:left="1276" w:hanging="283"/>
      </w:pPr>
    </w:p>
    <w:p w14:paraId="2E1B23FB" w14:textId="77777777" w:rsidR="007A3D95" w:rsidRDefault="007A3D95" w:rsidP="00A3291F">
      <w:pPr>
        <w:pStyle w:val="Header"/>
        <w:tabs>
          <w:tab w:val="clear" w:pos="4320"/>
          <w:tab w:val="clear" w:pos="8640"/>
        </w:tabs>
        <w:spacing w:before="0" w:after="0"/>
      </w:pPr>
    </w:p>
    <w:p w14:paraId="2E1B23FC" w14:textId="77777777" w:rsidR="00A3291F" w:rsidRDefault="00A3291F" w:rsidP="00A3291F">
      <w:pPr>
        <w:pStyle w:val="Header"/>
        <w:tabs>
          <w:tab w:val="clear" w:pos="4320"/>
          <w:tab w:val="clear" w:pos="8640"/>
        </w:tabs>
        <w:spacing w:before="0" w:after="0"/>
      </w:pPr>
      <w:r>
        <w:t xml:space="preserve">The contacts within CGI IGDC OCC UNIX </w:t>
      </w:r>
      <w:r w:rsidR="007A3D95">
        <w:t>t</w:t>
      </w:r>
      <w:r>
        <w:t xml:space="preserve">eam are: </w:t>
      </w:r>
    </w:p>
    <w:tbl>
      <w:tblPr>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276"/>
        <w:gridCol w:w="3402"/>
        <w:gridCol w:w="2268"/>
        <w:gridCol w:w="1843"/>
      </w:tblGrid>
      <w:tr w:rsidR="00DD1EAC" w:rsidRPr="009A29E5" w14:paraId="2E1B2401" w14:textId="77777777" w:rsidTr="00DD1EAC">
        <w:tc>
          <w:tcPr>
            <w:tcW w:w="1276" w:type="dxa"/>
            <w:tcBorders>
              <w:top w:val="double" w:sz="4" w:space="0" w:color="auto"/>
              <w:bottom w:val="single" w:sz="6" w:space="0" w:color="auto"/>
            </w:tcBorders>
            <w:shd w:val="pct5" w:color="auto" w:fill="FFFFFF"/>
          </w:tcPr>
          <w:p w14:paraId="2E1B23FD" w14:textId="77777777" w:rsidR="00DD1EAC" w:rsidRPr="009A29E5" w:rsidRDefault="00DD1EAC" w:rsidP="00305361">
            <w:pPr>
              <w:pStyle w:val="TableHeading"/>
              <w:rPr>
                <w:rFonts w:cs="Arial"/>
                <w:szCs w:val="16"/>
              </w:rPr>
            </w:pPr>
            <w:r w:rsidRPr="009A29E5">
              <w:rPr>
                <w:rFonts w:cs="Arial"/>
                <w:szCs w:val="16"/>
              </w:rPr>
              <w:t>Role</w:t>
            </w:r>
          </w:p>
        </w:tc>
        <w:tc>
          <w:tcPr>
            <w:tcW w:w="3402" w:type="dxa"/>
            <w:tcBorders>
              <w:top w:val="double" w:sz="4" w:space="0" w:color="auto"/>
              <w:bottom w:val="single" w:sz="6" w:space="0" w:color="auto"/>
            </w:tcBorders>
            <w:shd w:val="pct5" w:color="auto" w:fill="FFFFFF"/>
          </w:tcPr>
          <w:p w14:paraId="2E1B23FE" w14:textId="77777777" w:rsidR="00DD1EAC" w:rsidRPr="009A29E5" w:rsidRDefault="00DD1EAC" w:rsidP="00305361">
            <w:pPr>
              <w:pStyle w:val="TableHeading"/>
              <w:rPr>
                <w:rFonts w:cs="Arial"/>
                <w:szCs w:val="16"/>
              </w:rPr>
            </w:pPr>
            <w:r w:rsidRPr="009A29E5">
              <w:rPr>
                <w:rFonts w:cs="Arial"/>
                <w:szCs w:val="16"/>
              </w:rPr>
              <w:t>Name</w:t>
            </w:r>
          </w:p>
        </w:tc>
        <w:tc>
          <w:tcPr>
            <w:tcW w:w="2268" w:type="dxa"/>
            <w:tcBorders>
              <w:top w:val="double" w:sz="4" w:space="0" w:color="auto"/>
              <w:bottom w:val="single" w:sz="6" w:space="0" w:color="auto"/>
            </w:tcBorders>
            <w:shd w:val="pct5" w:color="auto" w:fill="FFFFFF"/>
          </w:tcPr>
          <w:p w14:paraId="2E1B23FF" w14:textId="77777777" w:rsidR="00DD1EAC" w:rsidRPr="009A29E5" w:rsidRDefault="00DD1EAC" w:rsidP="00305361">
            <w:pPr>
              <w:pStyle w:val="TableHeading"/>
              <w:rPr>
                <w:rFonts w:cs="Arial"/>
                <w:szCs w:val="16"/>
              </w:rPr>
            </w:pPr>
            <w:r w:rsidRPr="009A29E5">
              <w:rPr>
                <w:rFonts w:cs="Arial"/>
                <w:szCs w:val="16"/>
              </w:rPr>
              <w:t>Phone</w:t>
            </w:r>
          </w:p>
        </w:tc>
        <w:tc>
          <w:tcPr>
            <w:tcW w:w="1843" w:type="dxa"/>
            <w:tcBorders>
              <w:top w:val="double" w:sz="4" w:space="0" w:color="auto"/>
              <w:bottom w:val="single" w:sz="6" w:space="0" w:color="auto"/>
            </w:tcBorders>
            <w:shd w:val="pct5" w:color="auto" w:fill="FFFFFF"/>
          </w:tcPr>
          <w:p w14:paraId="2E1B2400" w14:textId="77777777" w:rsidR="00DD1EAC" w:rsidRPr="009A29E5" w:rsidRDefault="00DD1EAC" w:rsidP="00305361">
            <w:pPr>
              <w:pStyle w:val="TableHeading"/>
              <w:rPr>
                <w:rFonts w:cs="Arial"/>
                <w:szCs w:val="16"/>
              </w:rPr>
            </w:pPr>
            <w:r w:rsidRPr="009A29E5">
              <w:rPr>
                <w:rFonts w:cs="Arial"/>
                <w:szCs w:val="16"/>
              </w:rPr>
              <w:t>Pager</w:t>
            </w:r>
          </w:p>
        </w:tc>
      </w:tr>
      <w:tr w:rsidR="00DD1EAC" w:rsidRPr="009A29E5" w14:paraId="2E1B2408" w14:textId="77777777" w:rsidTr="00DD1EAC">
        <w:tc>
          <w:tcPr>
            <w:tcW w:w="1276" w:type="dxa"/>
            <w:tcBorders>
              <w:top w:val="nil"/>
            </w:tcBorders>
          </w:tcPr>
          <w:p w14:paraId="2E1B2402" w14:textId="77777777" w:rsidR="00DD1EAC" w:rsidRPr="009A29E5" w:rsidRDefault="00DD1EAC" w:rsidP="00305361">
            <w:pPr>
              <w:pStyle w:val="TableText"/>
              <w:rPr>
                <w:rFonts w:cs="Arial"/>
                <w:szCs w:val="16"/>
              </w:rPr>
            </w:pPr>
            <w:r w:rsidRPr="009A29E5">
              <w:rPr>
                <w:rFonts w:cs="Arial"/>
                <w:szCs w:val="16"/>
              </w:rPr>
              <w:t>Primary</w:t>
            </w:r>
          </w:p>
        </w:tc>
        <w:tc>
          <w:tcPr>
            <w:tcW w:w="3402" w:type="dxa"/>
            <w:tcBorders>
              <w:top w:val="nil"/>
            </w:tcBorders>
          </w:tcPr>
          <w:p w14:paraId="2E1B2403" w14:textId="77777777" w:rsidR="00DD1EAC" w:rsidRPr="00B079B7" w:rsidRDefault="00DD62E0" w:rsidP="00305361">
            <w:pPr>
              <w:pStyle w:val="TableText"/>
              <w:rPr>
                <w:rFonts w:cs="Arial"/>
                <w:szCs w:val="16"/>
              </w:rPr>
            </w:pPr>
            <w:hyperlink r:id="rId49" w:history="1">
              <w:r w:rsidR="00DD1EAC" w:rsidRPr="00182C5F">
                <w:rPr>
                  <w:rStyle w:val="Hyperlink"/>
                  <w:rFonts w:cs="Arial"/>
                  <w:szCs w:val="16"/>
                </w:rPr>
                <w:t>IGDC_T1_Hwy_Unix.BAN.INDIA@cgi.com</w:t>
              </w:r>
            </w:hyperlink>
            <w:r w:rsidR="00DD1EAC">
              <w:rPr>
                <w:rFonts w:cs="Arial"/>
                <w:szCs w:val="16"/>
              </w:rPr>
              <w:t xml:space="preserve"> </w:t>
            </w:r>
          </w:p>
        </w:tc>
        <w:tc>
          <w:tcPr>
            <w:tcW w:w="2268" w:type="dxa"/>
            <w:tcBorders>
              <w:top w:val="nil"/>
            </w:tcBorders>
          </w:tcPr>
          <w:p w14:paraId="2E1B2404" w14:textId="77777777" w:rsidR="00DD1EAC" w:rsidRPr="00B8424F" w:rsidRDefault="00DD1EAC" w:rsidP="00305361">
            <w:pPr>
              <w:pStyle w:val="TableText"/>
              <w:rPr>
                <w:rFonts w:cs="Arial"/>
                <w:szCs w:val="16"/>
              </w:rPr>
            </w:pPr>
            <w:r w:rsidRPr="00B8424F">
              <w:rPr>
                <w:rFonts w:cs="Arial"/>
                <w:szCs w:val="16"/>
              </w:rPr>
              <w:t>1-866-354-9295</w:t>
            </w:r>
          </w:p>
          <w:p w14:paraId="2E1B2405" w14:textId="77777777" w:rsidR="00DD1EAC" w:rsidRPr="00B8424F" w:rsidRDefault="00DD1EAC" w:rsidP="00305361">
            <w:pPr>
              <w:pStyle w:val="TableText"/>
              <w:rPr>
                <w:rFonts w:cs="Arial"/>
                <w:szCs w:val="16"/>
              </w:rPr>
            </w:pPr>
            <w:r>
              <w:rPr>
                <w:rFonts w:cs="Arial"/>
                <w:szCs w:val="16"/>
              </w:rPr>
              <w:t>x</w:t>
            </w:r>
            <w:r w:rsidRPr="00B8424F">
              <w:rPr>
                <w:rFonts w:cs="Arial"/>
                <w:szCs w:val="16"/>
              </w:rPr>
              <w:t>8012434</w:t>
            </w:r>
            <w:r>
              <w:rPr>
                <w:rFonts w:cs="Arial"/>
                <w:szCs w:val="16"/>
              </w:rPr>
              <w:t xml:space="preserve"> </w:t>
            </w:r>
            <w:r w:rsidRPr="00B8424F">
              <w:rPr>
                <w:rFonts w:cs="Arial"/>
                <w:szCs w:val="16"/>
              </w:rPr>
              <w:t>(OCC)</w:t>
            </w:r>
          </w:p>
          <w:p w14:paraId="2E1B2406" w14:textId="77777777" w:rsidR="00DD1EAC" w:rsidRPr="00B8424F" w:rsidRDefault="00DD1EAC" w:rsidP="00305361">
            <w:pPr>
              <w:pStyle w:val="TableText"/>
              <w:rPr>
                <w:rFonts w:cs="Arial"/>
                <w:szCs w:val="16"/>
              </w:rPr>
            </w:pPr>
            <w:r w:rsidRPr="00B8424F">
              <w:rPr>
                <w:rFonts w:cs="Arial"/>
                <w:szCs w:val="16"/>
              </w:rPr>
              <w:lastRenderedPageBreak/>
              <w:t>1-703-267-5601</w:t>
            </w:r>
          </w:p>
        </w:tc>
        <w:tc>
          <w:tcPr>
            <w:tcW w:w="1843" w:type="dxa"/>
            <w:tcBorders>
              <w:top w:val="nil"/>
            </w:tcBorders>
          </w:tcPr>
          <w:p w14:paraId="2E1B2407" w14:textId="77777777" w:rsidR="00DD1EAC" w:rsidRPr="009A29E5" w:rsidRDefault="00DD1EAC" w:rsidP="00750165">
            <w:pPr>
              <w:pStyle w:val="TableText"/>
              <w:rPr>
                <w:rFonts w:cs="Arial"/>
                <w:szCs w:val="16"/>
              </w:rPr>
            </w:pPr>
            <w:r>
              <w:rPr>
                <w:rFonts w:cs="Arial"/>
                <w:szCs w:val="16"/>
              </w:rPr>
              <w:lastRenderedPageBreak/>
              <w:t xml:space="preserve">See </w:t>
            </w:r>
            <w:del w:id="1405" w:author="Giacomini-Varvarigos, Maria" w:date="2013-02-07T10:54:00Z">
              <w:r w:rsidDel="00750165">
                <w:rPr>
                  <w:rFonts w:cs="Arial"/>
                  <w:szCs w:val="16"/>
                </w:rPr>
                <w:delText>Remedy</w:delText>
              </w:r>
            </w:del>
            <w:ins w:id="1406" w:author="Giacomini-Varvarigos, Maria" w:date="2013-02-07T10:54:00Z">
              <w:r w:rsidR="00750165">
                <w:rPr>
                  <w:rFonts w:cs="Arial"/>
                  <w:szCs w:val="16"/>
                </w:rPr>
                <w:t>ITSM</w:t>
              </w:r>
            </w:ins>
          </w:p>
        </w:tc>
      </w:tr>
      <w:tr w:rsidR="00DD1EAC" w:rsidRPr="009A29E5" w14:paraId="2E1B240D" w14:textId="77777777" w:rsidTr="00DD1EAC">
        <w:tc>
          <w:tcPr>
            <w:tcW w:w="1276" w:type="dxa"/>
          </w:tcPr>
          <w:p w14:paraId="2E1B2409" w14:textId="77777777" w:rsidR="00DD1EAC" w:rsidRPr="009A29E5" w:rsidRDefault="00DD1EAC" w:rsidP="00305361">
            <w:pPr>
              <w:pStyle w:val="TableText"/>
              <w:rPr>
                <w:rFonts w:cs="Arial"/>
                <w:szCs w:val="16"/>
              </w:rPr>
            </w:pPr>
            <w:r w:rsidRPr="009A29E5">
              <w:rPr>
                <w:rFonts w:cs="Arial"/>
                <w:szCs w:val="16"/>
              </w:rPr>
              <w:lastRenderedPageBreak/>
              <w:t>Team Lead</w:t>
            </w:r>
          </w:p>
        </w:tc>
        <w:tc>
          <w:tcPr>
            <w:tcW w:w="3402" w:type="dxa"/>
          </w:tcPr>
          <w:p w14:paraId="2E1B240A" w14:textId="77777777" w:rsidR="00DD1EAC" w:rsidRPr="009A29E5" w:rsidRDefault="00DD1EAC" w:rsidP="00305361">
            <w:pPr>
              <w:pStyle w:val="TableText"/>
              <w:rPr>
                <w:rFonts w:cs="Arial"/>
                <w:szCs w:val="16"/>
              </w:rPr>
            </w:pPr>
            <w:proofErr w:type="spellStart"/>
            <w:r w:rsidRPr="009A29E5">
              <w:rPr>
                <w:rFonts w:cs="Arial"/>
                <w:szCs w:val="16"/>
              </w:rPr>
              <w:t>Tahseen</w:t>
            </w:r>
            <w:proofErr w:type="spellEnd"/>
            <w:r>
              <w:rPr>
                <w:rFonts w:cs="Arial"/>
                <w:szCs w:val="16"/>
              </w:rPr>
              <w:t xml:space="preserve"> Raza</w:t>
            </w:r>
          </w:p>
        </w:tc>
        <w:tc>
          <w:tcPr>
            <w:tcW w:w="2268" w:type="dxa"/>
          </w:tcPr>
          <w:p w14:paraId="2E1B240B" w14:textId="77777777" w:rsidR="00DD1EAC" w:rsidRPr="009A29E5" w:rsidRDefault="00DD1EAC" w:rsidP="00305361">
            <w:pPr>
              <w:pStyle w:val="NormalWeb"/>
              <w:spacing w:line="240" w:lineRule="auto"/>
              <w:rPr>
                <w:rFonts w:ascii="Arial" w:hAnsi="Arial" w:cs="Arial"/>
                <w:sz w:val="16"/>
                <w:szCs w:val="16"/>
              </w:rPr>
            </w:pPr>
            <w:r w:rsidRPr="009A29E5">
              <w:rPr>
                <w:rFonts w:ascii="Arial" w:hAnsi="Arial" w:cs="Arial"/>
                <w:sz w:val="16"/>
                <w:szCs w:val="16"/>
              </w:rPr>
              <w:t>+18663549295 #8011725</w:t>
            </w:r>
          </w:p>
        </w:tc>
        <w:tc>
          <w:tcPr>
            <w:tcW w:w="1843" w:type="dxa"/>
          </w:tcPr>
          <w:p w14:paraId="2E1B240C" w14:textId="77777777" w:rsidR="00DD1EAC" w:rsidRPr="009A29E5" w:rsidRDefault="00DD1EAC" w:rsidP="00305361">
            <w:pPr>
              <w:pStyle w:val="NormalWeb"/>
              <w:spacing w:line="240" w:lineRule="auto"/>
              <w:rPr>
                <w:rFonts w:ascii="Arial" w:hAnsi="Arial" w:cs="Arial"/>
                <w:sz w:val="16"/>
                <w:szCs w:val="16"/>
              </w:rPr>
            </w:pPr>
            <w:r w:rsidRPr="009A29E5">
              <w:rPr>
                <w:rFonts w:ascii="Arial" w:hAnsi="Arial" w:cs="Arial"/>
                <w:sz w:val="16"/>
                <w:szCs w:val="16"/>
              </w:rPr>
              <w:t>+91 9980130280</w:t>
            </w:r>
          </w:p>
        </w:tc>
      </w:tr>
      <w:tr w:rsidR="00DD1EAC" w:rsidRPr="009A29E5" w14:paraId="2E1B2412" w14:textId="77777777" w:rsidTr="00DD1EAC">
        <w:tc>
          <w:tcPr>
            <w:tcW w:w="1276" w:type="dxa"/>
          </w:tcPr>
          <w:p w14:paraId="2E1B240E" w14:textId="77777777" w:rsidR="00DD1EAC" w:rsidRPr="009A29E5" w:rsidRDefault="00DD1EAC" w:rsidP="00305361">
            <w:pPr>
              <w:pStyle w:val="TableText"/>
              <w:rPr>
                <w:rFonts w:cs="Arial"/>
                <w:szCs w:val="16"/>
              </w:rPr>
            </w:pPr>
            <w:r w:rsidRPr="009A29E5">
              <w:rPr>
                <w:rFonts w:cs="Arial"/>
                <w:szCs w:val="16"/>
              </w:rPr>
              <w:t>Manager</w:t>
            </w:r>
          </w:p>
        </w:tc>
        <w:tc>
          <w:tcPr>
            <w:tcW w:w="3402" w:type="dxa"/>
          </w:tcPr>
          <w:p w14:paraId="2E1B240F" w14:textId="77777777" w:rsidR="00DD1EAC" w:rsidRPr="009A29E5" w:rsidRDefault="00DD1EAC" w:rsidP="00305361">
            <w:pPr>
              <w:pStyle w:val="TableText"/>
              <w:rPr>
                <w:rFonts w:cs="Arial"/>
                <w:szCs w:val="16"/>
              </w:rPr>
            </w:pPr>
            <w:smartTag w:uri="urn:schemas-microsoft-com:office:smarttags" w:element="PersonName">
              <w:r w:rsidRPr="009A29E5">
                <w:rPr>
                  <w:rFonts w:cs="Arial"/>
                  <w:szCs w:val="16"/>
                </w:rPr>
                <w:t>S, Anand</w:t>
              </w:r>
            </w:smartTag>
          </w:p>
        </w:tc>
        <w:tc>
          <w:tcPr>
            <w:tcW w:w="2268" w:type="dxa"/>
          </w:tcPr>
          <w:p w14:paraId="2E1B2410" w14:textId="77777777" w:rsidR="00DD1EAC" w:rsidRPr="009A29E5" w:rsidRDefault="00DD1EAC" w:rsidP="00305361">
            <w:pPr>
              <w:pStyle w:val="TableText"/>
              <w:rPr>
                <w:rFonts w:cs="Arial"/>
                <w:szCs w:val="16"/>
              </w:rPr>
            </w:pPr>
            <w:r w:rsidRPr="009A29E5">
              <w:rPr>
                <w:rFonts w:cs="Arial"/>
                <w:szCs w:val="16"/>
              </w:rPr>
              <w:t>1-866-354-9295 #8011253</w:t>
            </w:r>
          </w:p>
        </w:tc>
        <w:tc>
          <w:tcPr>
            <w:tcW w:w="1843" w:type="dxa"/>
          </w:tcPr>
          <w:p w14:paraId="2E1B2411" w14:textId="77777777" w:rsidR="00DD1EAC" w:rsidRPr="009A29E5" w:rsidRDefault="00DD1EAC" w:rsidP="00305361">
            <w:pPr>
              <w:pStyle w:val="NormalWeb"/>
              <w:spacing w:line="240" w:lineRule="auto"/>
              <w:rPr>
                <w:rFonts w:ascii="Arial" w:hAnsi="Arial" w:cs="Arial"/>
                <w:sz w:val="16"/>
                <w:szCs w:val="16"/>
              </w:rPr>
            </w:pPr>
            <w:r w:rsidRPr="009A29E5">
              <w:rPr>
                <w:rFonts w:ascii="Arial" w:hAnsi="Arial" w:cs="Arial"/>
                <w:sz w:val="16"/>
                <w:szCs w:val="16"/>
              </w:rPr>
              <w:t>+919742268520</w:t>
            </w:r>
          </w:p>
        </w:tc>
      </w:tr>
    </w:tbl>
    <w:p w14:paraId="2E1B2413" w14:textId="77777777" w:rsidR="00A3291F" w:rsidRDefault="00A3291F" w:rsidP="00A3291F">
      <w:pPr>
        <w:pStyle w:val="Header"/>
        <w:tabs>
          <w:tab w:val="clear" w:pos="4320"/>
          <w:tab w:val="clear" w:pos="8640"/>
        </w:tabs>
        <w:spacing w:before="0" w:after="0"/>
      </w:pPr>
    </w:p>
    <w:p w14:paraId="2E1B2414" w14:textId="77777777" w:rsidR="00A3291F" w:rsidRDefault="00A3291F" w:rsidP="00A3291F">
      <w:pPr>
        <w:pStyle w:val="Header"/>
        <w:tabs>
          <w:tab w:val="clear" w:pos="4320"/>
          <w:tab w:val="clear" w:pos="8640"/>
        </w:tabs>
        <w:spacing w:before="0" w:after="0"/>
      </w:pPr>
      <w:r>
        <w:t>The contacts within CGI Stay back Unix Support Team are:</w:t>
      </w:r>
    </w:p>
    <w:tbl>
      <w:tblPr>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276"/>
        <w:gridCol w:w="3402"/>
        <w:gridCol w:w="2268"/>
        <w:gridCol w:w="1843"/>
      </w:tblGrid>
      <w:tr w:rsidR="00DD1EAC" w:rsidRPr="009A29E5" w14:paraId="2E1B2419" w14:textId="77777777" w:rsidTr="00750165">
        <w:tc>
          <w:tcPr>
            <w:tcW w:w="1276" w:type="dxa"/>
            <w:tcBorders>
              <w:top w:val="double" w:sz="4" w:space="0" w:color="auto"/>
              <w:bottom w:val="single" w:sz="6" w:space="0" w:color="auto"/>
            </w:tcBorders>
            <w:shd w:val="pct5" w:color="auto" w:fill="FFFFFF"/>
          </w:tcPr>
          <w:p w14:paraId="2E1B2415" w14:textId="77777777" w:rsidR="00DD1EAC" w:rsidRPr="009A29E5" w:rsidRDefault="00DD1EAC" w:rsidP="00305361">
            <w:pPr>
              <w:pStyle w:val="TableHeading"/>
              <w:rPr>
                <w:rFonts w:cs="Arial"/>
                <w:szCs w:val="16"/>
              </w:rPr>
            </w:pPr>
            <w:r w:rsidRPr="009A29E5">
              <w:rPr>
                <w:rFonts w:cs="Arial"/>
                <w:szCs w:val="16"/>
              </w:rPr>
              <w:t>Role</w:t>
            </w:r>
          </w:p>
        </w:tc>
        <w:tc>
          <w:tcPr>
            <w:tcW w:w="3402" w:type="dxa"/>
            <w:tcBorders>
              <w:top w:val="double" w:sz="4" w:space="0" w:color="auto"/>
              <w:bottom w:val="single" w:sz="6" w:space="0" w:color="auto"/>
            </w:tcBorders>
            <w:shd w:val="pct5" w:color="auto" w:fill="FFFFFF"/>
          </w:tcPr>
          <w:p w14:paraId="2E1B2416" w14:textId="77777777" w:rsidR="00DD1EAC" w:rsidRPr="009A29E5" w:rsidRDefault="00DD1EAC" w:rsidP="00305361">
            <w:pPr>
              <w:pStyle w:val="TableHeading"/>
              <w:rPr>
                <w:rFonts w:cs="Arial"/>
                <w:szCs w:val="16"/>
              </w:rPr>
            </w:pPr>
            <w:r w:rsidRPr="009A29E5">
              <w:rPr>
                <w:rFonts w:cs="Arial"/>
                <w:szCs w:val="16"/>
              </w:rPr>
              <w:t>Name</w:t>
            </w:r>
          </w:p>
        </w:tc>
        <w:tc>
          <w:tcPr>
            <w:tcW w:w="2268" w:type="dxa"/>
            <w:tcBorders>
              <w:top w:val="double" w:sz="4" w:space="0" w:color="auto"/>
              <w:bottom w:val="single" w:sz="6" w:space="0" w:color="auto"/>
            </w:tcBorders>
            <w:shd w:val="pct5" w:color="auto" w:fill="FFFFFF"/>
          </w:tcPr>
          <w:p w14:paraId="2E1B2417" w14:textId="77777777" w:rsidR="00DD1EAC" w:rsidRPr="009A29E5" w:rsidRDefault="00DD1EAC" w:rsidP="00305361">
            <w:pPr>
              <w:pStyle w:val="TableHeading"/>
              <w:rPr>
                <w:rFonts w:cs="Arial"/>
                <w:szCs w:val="16"/>
              </w:rPr>
            </w:pPr>
            <w:r w:rsidRPr="009A29E5">
              <w:rPr>
                <w:rFonts w:cs="Arial"/>
                <w:szCs w:val="16"/>
              </w:rPr>
              <w:t>Phone</w:t>
            </w:r>
          </w:p>
        </w:tc>
        <w:tc>
          <w:tcPr>
            <w:tcW w:w="1843" w:type="dxa"/>
            <w:tcBorders>
              <w:top w:val="double" w:sz="4" w:space="0" w:color="auto"/>
              <w:bottom w:val="single" w:sz="6" w:space="0" w:color="auto"/>
            </w:tcBorders>
            <w:shd w:val="pct5" w:color="auto" w:fill="FFFFFF"/>
          </w:tcPr>
          <w:p w14:paraId="2E1B2418" w14:textId="77777777" w:rsidR="00DD1EAC" w:rsidRPr="009A29E5" w:rsidRDefault="00DD1EAC" w:rsidP="00305361">
            <w:pPr>
              <w:pStyle w:val="TableHeading"/>
              <w:rPr>
                <w:rFonts w:cs="Arial"/>
                <w:szCs w:val="16"/>
              </w:rPr>
            </w:pPr>
            <w:r w:rsidRPr="009A29E5">
              <w:rPr>
                <w:rFonts w:cs="Arial"/>
                <w:szCs w:val="16"/>
              </w:rPr>
              <w:t>Pager</w:t>
            </w:r>
          </w:p>
        </w:tc>
      </w:tr>
      <w:tr w:rsidR="00DD1EAC" w:rsidRPr="009A29E5" w14:paraId="2E1B241E" w14:textId="77777777" w:rsidTr="00750165">
        <w:tc>
          <w:tcPr>
            <w:tcW w:w="1276" w:type="dxa"/>
            <w:tcBorders>
              <w:top w:val="nil"/>
            </w:tcBorders>
          </w:tcPr>
          <w:p w14:paraId="2E1B241A" w14:textId="77777777" w:rsidR="00DD1EAC" w:rsidRPr="009A29E5" w:rsidRDefault="00DD1EAC" w:rsidP="00305361">
            <w:pPr>
              <w:pStyle w:val="TableText"/>
              <w:rPr>
                <w:rFonts w:cs="Arial"/>
                <w:szCs w:val="16"/>
              </w:rPr>
            </w:pPr>
            <w:r w:rsidRPr="009A29E5">
              <w:rPr>
                <w:rFonts w:cs="Arial"/>
                <w:szCs w:val="16"/>
              </w:rPr>
              <w:t>Primary</w:t>
            </w:r>
          </w:p>
        </w:tc>
        <w:tc>
          <w:tcPr>
            <w:tcW w:w="3402" w:type="dxa"/>
            <w:tcBorders>
              <w:top w:val="nil"/>
            </w:tcBorders>
          </w:tcPr>
          <w:p w14:paraId="2E1B241B" w14:textId="77777777" w:rsidR="00DD1EAC" w:rsidRPr="009A29E5" w:rsidRDefault="00DD1EAC" w:rsidP="00305361">
            <w:pPr>
              <w:pStyle w:val="TableText"/>
              <w:rPr>
                <w:rFonts w:cs="Arial"/>
                <w:szCs w:val="16"/>
              </w:rPr>
            </w:pPr>
            <w:r>
              <w:rPr>
                <w:rFonts w:cs="Arial"/>
                <w:szCs w:val="16"/>
              </w:rPr>
              <w:t>Ricky Zhao</w:t>
            </w:r>
          </w:p>
        </w:tc>
        <w:tc>
          <w:tcPr>
            <w:tcW w:w="2268" w:type="dxa"/>
            <w:tcBorders>
              <w:top w:val="nil"/>
            </w:tcBorders>
          </w:tcPr>
          <w:p w14:paraId="2E1B241C" w14:textId="77777777" w:rsidR="00DD1EAC" w:rsidRPr="009A29E5" w:rsidRDefault="00DD1EAC" w:rsidP="00305361">
            <w:pPr>
              <w:pStyle w:val="TableText"/>
              <w:rPr>
                <w:rFonts w:cs="Arial"/>
                <w:szCs w:val="16"/>
              </w:rPr>
            </w:pPr>
            <w:r>
              <w:rPr>
                <w:rFonts w:cs="Arial"/>
                <w:szCs w:val="16"/>
              </w:rPr>
              <w:t>905-858-7100 x1207309</w:t>
            </w:r>
          </w:p>
        </w:tc>
        <w:tc>
          <w:tcPr>
            <w:tcW w:w="1843" w:type="dxa"/>
            <w:tcBorders>
              <w:top w:val="nil"/>
            </w:tcBorders>
          </w:tcPr>
          <w:p w14:paraId="2E1B241D" w14:textId="77777777" w:rsidR="00DD1EAC" w:rsidRPr="009A29E5" w:rsidRDefault="00DD1EAC" w:rsidP="00305361">
            <w:pPr>
              <w:pStyle w:val="NormalWeb"/>
              <w:spacing w:line="240" w:lineRule="auto"/>
              <w:rPr>
                <w:rFonts w:ascii="Arial" w:hAnsi="Arial" w:cs="Arial"/>
                <w:sz w:val="16"/>
                <w:szCs w:val="16"/>
              </w:rPr>
            </w:pPr>
            <w:r>
              <w:rPr>
                <w:rFonts w:ascii="Arial" w:hAnsi="Arial" w:cs="Arial"/>
                <w:sz w:val="16"/>
                <w:szCs w:val="16"/>
              </w:rPr>
              <w:t>416-</w:t>
            </w:r>
            <w:r w:rsidRPr="009A29E5">
              <w:rPr>
                <w:rFonts w:ascii="Arial" w:hAnsi="Arial" w:cs="Arial"/>
                <w:sz w:val="16"/>
                <w:szCs w:val="16"/>
              </w:rPr>
              <w:t>550-9026</w:t>
            </w:r>
          </w:p>
        </w:tc>
      </w:tr>
      <w:tr w:rsidR="00DD1EAC" w:rsidRPr="009A29E5" w14:paraId="2E1B2424" w14:textId="77777777" w:rsidTr="00750165">
        <w:tc>
          <w:tcPr>
            <w:tcW w:w="1276" w:type="dxa"/>
          </w:tcPr>
          <w:p w14:paraId="2E1B241F" w14:textId="77777777" w:rsidR="00DD1EAC" w:rsidRPr="009A29E5" w:rsidRDefault="00DD1EAC" w:rsidP="00305361">
            <w:pPr>
              <w:pStyle w:val="TableText"/>
              <w:rPr>
                <w:rFonts w:cs="Arial"/>
                <w:szCs w:val="16"/>
              </w:rPr>
            </w:pPr>
            <w:r w:rsidRPr="009A29E5">
              <w:rPr>
                <w:rFonts w:cs="Arial"/>
                <w:szCs w:val="16"/>
              </w:rPr>
              <w:t>Team Lead</w:t>
            </w:r>
          </w:p>
        </w:tc>
        <w:tc>
          <w:tcPr>
            <w:tcW w:w="3402" w:type="dxa"/>
          </w:tcPr>
          <w:p w14:paraId="2E1B2420" w14:textId="77777777" w:rsidR="00DD1EAC" w:rsidRDefault="00DD1EAC" w:rsidP="00F755D7">
            <w:pPr>
              <w:pStyle w:val="TableText"/>
              <w:rPr>
                <w:rFonts w:cs="Arial"/>
                <w:szCs w:val="16"/>
              </w:rPr>
            </w:pPr>
            <w:r w:rsidRPr="009A29E5">
              <w:rPr>
                <w:rFonts w:cs="Arial"/>
                <w:szCs w:val="16"/>
              </w:rPr>
              <w:t xml:space="preserve">Kenny </w:t>
            </w:r>
            <w:r>
              <w:rPr>
                <w:rFonts w:cs="Arial"/>
                <w:szCs w:val="16"/>
              </w:rPr>
              <w:t>(</w:t>
            </w:r>
            <w:proofErr w:type="spellStart"/>
            <w:r>
              <w:rPr>
                <w:rFonts w:cs="Arial"/>
                <w:szCs w:val="16"/>
              </w:rPr>
              <w:t>Hin</w:t>
            </w:r>
            <w:proofErr w:type="spellEnd"/>
            <w:r>
              <w:rPr>
                <w:rFonts w:cs="Arial"/>
                <w:szCs w:val="16"/>
              </w:rPr>
              <w:t xml:space="preserve"> </w:t>
            </w:r>
            <w:proofErr w:type="spellStart"/>
            <w:r>
              <w:rPr>
                <w:rFonts w:cs="Arial"/>
                <w:szCs w:val="16"/>
              </w:rPr>
              <w:t>Ing</w:t>
            </w:r>
            <w:proofErr w:type="spellEnd"/>
            <w:r>
              <w:rPr>
                <w:rFonts w:cs="Arial"/>
                <w:szCs w:val="16"/>
              </w:rPr>
              <w:t xml:space="preserve">) </w:t>
            </w:r>
            <w:r w:rsidRPr="009A29E5">
              <w:rPr>
                <w:rFonts w:cs="Arial"/>
                <w:szCs w:val="16"/>
              </w:rPr>
              <w:t>Lee</w:t>
            </w:r>
          </w:p>
          <w:p w14:paraId="2E1B2421" w14:textId="77777777" w:rsidR="00DD1EAC" w:rsidRPr="009A29E5" w:rsidRDefault="00DD1EAC" w:rsidP="00305361">
            <w:pPr>
              <w:pStyle w:val="TableText"/>
              <w:rPr>
                <w:rFonts w:cs="Arial"/>
                <w:szCs w:val="16"/>
              </w:rPr>
            </w:pPr>
            <w:r>
              <w:rPr>
                <w:rFonts w:cs="Arial"/>
                <w:szCs w:val="16"/>
              </w:rPr>
              <w:t>kenny.lee@cgi.com</w:t>
            </w:r>
          </w:p>
        </w:tc>
        <w:tc>
          <w:tcPr>
            <w:tcW w:w="2268" w:type="dxa"/>
          </w:tcPr>
          <w:p w14:paraId="2E1B2422" w14:textId="77777777" w:rsidR="00DD1EAC" w:rsidRPr="009A29E5" w:rsidRDefault="00DD1EAC" w:rsidP="00305361">
            <w:pPr>
              <w:pStyle w:val="TableText"/>
              <w:rPr>
                <w:rFonts w:cs="Arial"/>
                <w:szCs w:val="16"/>
              </w:rPr>
            </w:pPr>
            <w:r>
              <w:rPr>
                <w:rFonts w:cs="Arial"/>
                <w:szCs w:val="16"/>
              </w:rPr>
              <w:t>905-858-7100 x1207306</w:t>
            </w:r>
          </w:p>
        </w:tc>
        <w:tc>
          <w:tcPr>
            <w:tcW w:w="1843" w:type="dxa"/>
          </w:tcPr>
          <w:p w14:paraId="2E1B2423" w14:textId="77777777" w:rsidR="00DD1EAC" w:rsidRPr="009A29E5" w:rsidRDefault="00DD1EAC" w:rsidP="00305361">
            <w:pPr>
              <w:pStyle w:val="NormalWeb"/>
              <w:spacing w:line="240" w:lineRule="auto"/>
              <w:rPr>
                <w:rFonts w:ascii="Arial" w:hAnsi="Arial" w:cs="Arial"/>
                <w:sz w:val="16"/>
                <w:szCs w:val="16"/>
              </w:rPr>
            </w:pPr>
            <w:r w:rsidRPr="009A29E5">
              <w:rPr>
                <w:rFonts w:ascii="Arial" w:hAnsi="Arial" w:cs="Arial"/>
                <w:sz w:val="16"/>
                <w:szCs w:val="16"/>
              </w:rPr>
              <w:t>416-254-5847</w:t>
            </w:r>
          </w:p>
        </w:tc>
      </w:tr>
      <w:tr w:rsidR="00DD1EAC" w:rsidRPr="009A29E5" w14:paraId="2E1B2429" w14:textId="77777777" w:rsidTr="00750165">
        <w:tc>
          <w:tcPr>
            <w:tcW w:w="1276" w:type="dxa"/>
          </w:tcPr>
          <w:p w14:paraId="2E1B2425" w14:textId="77777777" w:rsidR="00DD1EAC" w:rsidRPr="009A29E5" w:rsidRDefault="00DD1EAC" w:rsidP="00305361">
            <w:pPr>
              <w:pStyle w:val="TableText"/>
              <w:rPr>
                <w:rFonts w:cs="Arial"/>
                <w:szCs w:val="16"/>
              </w:rPr>
            </w:pPr>
            <w:r w:rsidRPr="009A29E5">
              <w:rPr>
                <w:rFonts w:cs="Arial"/>
                <w:szCs w:val="16"/>
              </w:rPr>
              <w:t>Manager</w:t>
            </w:r>
          </w:p>
        </w:tc>
        <w:tc>
          <w:tcPr>
            <w:tcW w:w="3402" w:type="dxa"/>
          </w:tcPr>
          <w:p w14:paraId="2E1B2426" w14:textId="77777777" w:rsidR="00DD1EAC" w:rsidRPr="005D56A2" w:rsidRDefault="00DD1EAC" w:rsidP="00305361">
            <w:pPr>
              <w:pStyle w:val="TableText"/>
              <w:rPr>
                <w:rFonts w:cs="Arial"/>
                <w:szCs w:val="16"/>
              </w:rPr>
            </w:pPr>
            <w:r>
              <w:rPr>
                <w:rFonts w:cs="Arial"/>
                <w:szCs w:val="16"/>
              </w:rPr>
              <w:t>Jeff Hanley</w:t>
            </w:r>
            <w:r w:rsidRPr="005D56A2" w:rsidDel="00AD6D9C">
              <w:rPr>
                <w:rFonts w:cs="Arial"/>
                <w:szCs w:val="16"/>
              </w:rPr>
              <w:t xml:space="preserve"> </w:t>
            </w:r>
          </w:p>
        </w:tc>
        <w:tc>
          <w:tcPr>
            <w:tcW w:w="2268" w:type="dxa"/>
          </w:tcPr>
          <w:p w14:paraId="2E1B2427" w14:textId="77777777" w:rsidR="00DD1EAC" w:rsidRPr="005D56A2" w:rsidRDefault="00DD1EAC" w:rsidP="00305361">
            <w:pPr>
              <w:pStyle w:val="NormalWeb"/>
              <w:spacing w:line="240" w:lineRule="auto"/>
              <w:rPr>
                <w:rFonts w:ascii="Arial" w:hAnsi="Arial" w:cs="Arial"/>
                <w:sz w:val="16"/>
                <w:szCs w:val="16"/>
              </w:rPr>
            </w:pPr>
            <w:r>
              <w:rPr>
                <w:rFonts w:ascii="Arial" w:hAnsi="Arial" w:cs="Arial"/>
                <w:sz w:val="16"/>
                <w:szCs w:val="16"/>
                <w:lang w:val="en-US"/>
              </w:rPr>
              <w:t>519-317-4519</w:t>
            </w:r>
          </w:p>
        </w:tc>
        <w:tc>
          <w:tcPr>
            <w:tcW w:w="1843" w:type="dxa"/>
          </w:tcPr>
          <w:p w14:paraId="2E1B2428" w14:textId="77777777" w:rsidR="00DD1EAC" w:rsidRPr="005D56A2" w:rsidRDefault="00DD1EAC" w:rsidP="00305361">
            <w:pPr>
              <w:pStyle w:val="NormalWeb"/>
              <w:spacing w:before="20" w:beforeAutospacing="0" w:after="20" w:afterAutospacing="0" w:line="240" w:lineRule="auto"/>
              <w:rPr>
                <w:rFonts w:ascii="Arial" w:hAnsi="Arial" w:cs="Arial"/>
                <w:sz w:val="16"/>
                <w:szCs w:val="16"/>
              </w:rPr>
            </w:pPr>
            <w:r>
              <w:rPr>
                <w:rFonts w:ascii="Arial" w:hAnsi="Arial" w:cs="Arial"/>
                <w:sz w:val="16"/>
                <w:szCs w:val="16"/>
                <w:lang w:val="en-US"/>
              </w:rPr>
              <w:t>519-317-4519</w:t>
            </w:r>
          </w:p>
        </w:tc>
      </w:tr>
    </w:tbl>
    <w:p w14:paraId="2E1B242A" w14:textId="77777777" w:rsidR="00A3291F" w:rsidRDefault="00A3291F" w:rsidP="00A3291F"/>
    <w:p w14:paraId="2E1B242B" w14:textId="77777777" w:rsidR="00D56C3A" w:rsidRPr="008F471F" w:rsidRDefault="00D56C3A" w:rsidP="00D56C3A">
      <w:pPr>
        <w:pStyle w:val="Heading3"/>
      </w:pPr>
      <w:bookmarkStart w:id="1407" w:name="_Toc316563092"/>
      <w:bookmarkStart w:id="1408" w:name="_Toc352915483"/>
      <w:r w:rsidRPr="008F471F">
        <w:t>CGI Backup &amp; Restore</w:t>
      </w:r>
      <w:bookmarkEnd w:id="1407"/>
      <w:bookmarkEnd w:id="1408"/>
      <w:r w:rsidRPr="008F471F">
        <w:t xml:space="preserve"> </w:t>
      </w:r>
    </w:p>
    <w:p w14:paraId="2E1B242C" w14:textId="77777777" w:rsidR="00D56C3A" w:rsidRDefault="00D56C3A" w:rsidP="00D56C3A">
      <w:pPr>
        <w:rPr>
          <w:rFonts w:cs="Arial"/>
          <w:b/>
          <w:iCs/>
          <w:sz w:val="22"/>
          <w:szCs w:val="22"/>
        </w:rPr>
      </w:pPr>
      <w:r w:rsidRPr="00D764E3">
        <w:rPr>
          <w:b/>
          <w:sz w:val="22"/>
          <w:szCs w:val="22"/>
        </w:rPr>
        <w:t>CGI Backup &amp; Restore Level 1</w:t>
      </w:r>
      <w:r w:rsidRPr="00D764E3">
        <w:rPr>
          <w:rFonts w:cs="Arial"/>
          <w:b/>
          <w:iCs/>
          <w:sz w:val="22"/>
          <w:szCs w:val="22"/>
        </w:rPr>
        <w:t xml:space="preserve"> </w:t>
      </w:r>
    </w:p>
    <w:p w14:paraId="2E1B242D" w14:textId="77777777" w:rsidR="00D56C3A" w:rsidRDefault="00D56C3A" w:rsidP="00D56C3A">
      <w:pPr>
        <w:ind w:left="357"/>
      </w:pPr>
      <w:r>
        <w:t xml:space="preserve">The CGI Backup &amp; Restore Level 1 support high level responsibilities include: </w:t>
      </w:r>
    </w:p>
    <w:p w14:paraId="2E1B242E"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 xml:space="preserve">All </w:t>
      </w:r>
      <w:proofErr w:type="spellStart"/>
      <w:r w:rsidRPr="00351642">
        <w:t>NetBackup</w:t>
      </w:r>
      <w:proofErr w:type="spellEnd"/>
      <w:r w:rsidRPr="00351642">
        <w:t xml:space="preserve"> actions (backup, restore and troubleshooting</w:t>
      </w:r>
    </w:p>
    <w:p w14:paraId="2E1B242F"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Issue recall requests</w:t>
      </w:r>
    </w:p>
    <w:p w14:paraId="2E1B2430"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Bare Metal Recovery of servers</w:t>
      </w:r>
    </w:p>
    <w:p w14:paraId="2E1B2431"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Issuing tickets for audit compliance</w:t>
      </w:r>
    </w:p>
    <w:p w14:paraId="2E1B2432"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Yearly &amp; semi-annual validations/ audits</w:t>
      </w:r>
    </w:p>
    <w:p w14:paraId="2E1B2433"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r w:rsidRPr="00351642">
        <w:t>Configuration of tape drives (</w:t>
      </w:r>
      <w:proofErr w:type="spellStart"/>
      <w:r w:rsidRPr="00351642">
        <w:t>SLConsole</w:t>
      </w:r>
      <w:proofErr w:type="spellEnd"/>
      <w:r w:rsidRPr="00351642">
        <w:t xml:space="preserve"> and VOP GUI’s</w:t>
      </w:r>
      <w:r>
        <w:t>)</w:t>
      </w:r>
    </w:p>
    <w:p w14:paraId="2E1B2434" w14:textId="77777777" w:rsidR="00D56C3A" w:rsidRDefault="00D56C3A" w:rsidP="00EF006F">
      <w:pPr>
        <w:widowControl w:val="0"/>
        <w:numPr>
          <w:ilvl w:val="0"/>
          <w:numId w:val="30"/>
        </w:numPr>
        <w:tabs>
          <w:tab w:val="clear" w:pos="360"/>
          <w:tab w:val="num" w:pos="717"/>
        </w:tabs>
        <w:adjustRightInd w:val="0"/>
        <w:spacing w:before="20" w:after="20"/>
        <w:ind w:left="714" w:hanging="357"/>
        <w:textAlignment w:val="baseline"/>
      </w:pPr>
      <w:proofErr w:type="spellStart"/>
      <w:r w:rsidRPr="00351642">
        <w:t>Adhoc</w:t>
      </w:r>
      <w:proofErr w:type="spellEnd"/>
      <w:r w:rsidRPr="00351642">
        <w:t xml:space="preserve"> backup requests</w:t>
      </w:r>
    </w:p>
    <w:p w14:paraId="2E1B2435" w14:textId="77777777" w:rsidR="00D56C3A" w:rsidRPr="00D764E3" w:rsidRDefault="00D56C3A" w:rsidP="00D56C3A">
      <w:pPr>
        <w:rPr>
          <w:b/>
          <w:sz w:val="22"/>
          <w:szCs w:val="22"/>
        </w:rPr>
      </w:pPr>
      <w:r w:rsidRPr="00D764E3">
        <w:rPr>
          <w:b/>
          <w:sz w:val="22"/>
          <w:szCs w:val="22"/>
        </w:rPr>
        <w:t>CGI Backup &amp; Restore Stay Back</w:t>
      </w:r>
    </w:p>
    <w:p w14:paraId="2E1B2436" w14:textId="77777777" w:rsidR="00D56C3A" w:rsidRDefault="00D56C3A" w:rsidP="00EF006F">
      <w:pPr>
        <w:widowControl w:val="0"/>
        <w:numPr>
          <w:ilvl w:val="0"/>
          <w:numId w:val="31"/>
        </w:numPr>
        <w:adjustRightInd w:val="0"/>
        <w:spacing w:before="20" w:after="20"/>
        <w:ind w:firstLine="66"/>
        <w:textAlignment w:val="baseline"/>
      </w:pPr>
      <w:r w:rsidRPr="00351642">
        <w:t xml:space="preserve">Complex </w:t>
      </w:r>
      <w:proofErr w:type="spellStart"/>
      <w:r w:rsidRPr="00351642">
        <w:t>NetBackup</w:t>
      </w:r>
      <w:proofErr w:type="spellEnd"/>
      <w:r w:rsidRPr="00351642">
        <w:t xml:space="preserve"> Operations</w:t>
      </w:r>
    </w:p>
    <w:p w14:paraId="2E1B2437" w14:textId="77777777" w:rsidR="00D56C3A" w:rsidRDefault="00D56C3A" w:rsidP="00EF006F">
      <w:pPr>
        <w:widowControl w:val="0"/>
        <w:numPr>
          <w:ilvl w:val="2"/>
          <w:numId w:val="30"/>
        </w:numPr>
        <w:tabs>
          <w:tab w:val="clear" w:pos="2160"/>
        </w:tabs>
        <w:adjustRightInd w:val="0"/>
        <w:spacing w:before="20" w:after="20"/>
        <w:ind w:hanging="1014"/>
        <w:textAlignment w:val="baseline"/>
      </w:pPr>
      <w:r w:rsidRPr="00351642">
        <w:t>SRT creation/configuration</w:t>
      </w:r>
    </w:p>
    <w:p w14:paraId="2E1B2438" w14:textId="77777777" w:rsidR="00D56C3A" w:rsidRDefault="00D56C3A" w:rsidP="00EF006F">
      <w:pPr>
        <w:widowControl w:val="0"/>
        <w:numPr>
          <w:ilvl w:val="2"/>
          <w:numId w:val="30"/>
        </w:numPr>
        <w:tabs>
          <w:tab w:val="clear" w:pos="2160"/>
        </w:tabs>
        <w:adjustRightInd w:val="0"/>
        <w:spacing w:before="20" w:after="20"/>
        <w:ind w:hanging="1014"/>
        <w:textAlignment w:val="baseline"/>
      </w:pPr>
      <w:r w:rsidRPr="00351642">
        <w:t>Master server recovery</w:t>
      </w:r>
    </w:p>
    <w:p w14:paraId="2E1B2439" w14:textId="77777777" w:rsidR="00D56C3A" w:rsidRDefault="00D56C3A" w:rsidP="00EF006F">
      <w:pPr>
        <w:widowControl w:val="0"/>
        <w:numPr>
          <w:ilvl w:val="2"/>
          <w:numId w:val="32"/>
        </w:numPr>
        <w:tabs>
          <w:tab w:val="clear" w:pos="2160"/>
        </w:tabs>
        <w:adjustRightInd w:val="0"/>
        <w:spacing w:before="20" w:after="20"/>
        <w:ind w:hanging="1734"/>
        <w:textAlignment w:val="baseline"/>
      </w:pPr>
      <w:r w:rsidRPr="00351642">
        <w:t xml:space="preserve">Addition of new users into java </w:t>
      </w:r>
      <w:proofErr w:type="spellStart"/>
      <w:r w:rsidRPr="00351642">
        <w:t>auth</w:t>
      </w:r>
      <w:proofErr w:type="spellEnd"/>
      <w:r w:rsidRPr="00351642">
        <w:t xml:space="preserve"> configuration</w:t>
      </w:r>
    </w:p>
    <w:p w14:paraId="2E1B243A" w14:textId="77777777" w:rsidR="00D56C3A" w:rsidRDefault="00D56C3A" w:rsidP="00EF006F">
      <w:pPr>
        <w:widowControl w:val="0"/>
        <w:numPr>
          <w:ilvl w:val="2"/>
          <w:numId w:val="32"/>
        </w:numPr>
        <w:tabs>
          <w:tab w:val="clear" w:pos="2160"/>
        </w:tabs>
        <w:adjustRightInd w:val="0"/>
        <w:spacing w:before="20" w:after="20"/>
        <w:ind w:hanging="1734"/>
        <w:textAlignment w:val="baseline"/>
      </w:pPr>
      <w:r w:rsidRPr="00351642">
        <w:t>Provisioning of new backups</w:t>
      </w:r>
    </w:p>
    <w:p w14:paraId="2E1B243B" w14:textId="77777777" w:rsidR="00D56C3A" w:rsidRPr="00984522" w:rsidRDefault="00D56C3A" w:rsidP="00EF006F">
      <w:pPr>
        <w:widowControl w:val="0"/>
        <w:numPr>
          <w:ilvl w:val="0"/>
          <w:numId w:val="33"/>
        </w:numPr>
        <w:tabs>
          <w:tab w:val="clear" w:pos="540"/>
        </w:tabs>
        <w:adjustRightInd w:val="0"/>
        <w:spacing w:before="0" w:after="0"/>
        <w:ind w:hanging="114"/>
        <w:jc w:val="left"/>
        <w:textAlignment w:val="baseline"/>
        <w:rPr>
          <w:sz w:val="24"/>
          <w:szCs w:val="24"/>
          <w:lang w:val="en-CA"/>
        </w:rPr>
      </w:pPr>
      <w:r w:rsidRPr="00644881">
        <w:t>Backup &amp; Restore Stay Back</w:t>
      </w:r>
      <w:r w:rsidRPr="00984522">
        <w:rPr>
          <w:sz w:val="24"/>
          <w:szCs w:val="24"/>
          <w:lang w:val="en-CA"/>
        </w:rPr>
        <w:t xml:space="preserve"> </w:t>
      </w:r>
    </w:p>
    <w:p w14:paraId="2E1B243C" w14:textId="77777777" w:rsidR="00D56C3A" w:rsidRDefault="00D56C3A" w:rsidP="00EF006F">
      <w:pPr>
        <w:widowControl w:val="0"/>
        <w:numPr>
          <w:ilvl w:val="0"/>
          <w:numId w:val="26"/>
        </w:numPr>
        <w:tabs>
          <w:tab w:val="clear" w:pos="540"/>
          <w:tab w:val="num" w:pos="709"/>
        </w:tabs>
        <w:adjustRightInd w:val="0"/>
        <w:spacing w:before="20" w:after="20"/>
        <w:ind w:left="993" w:hanging="284"/>
        <w:jc w:val="left"/>
        <w:textAlignment w:val="baseline"/>
        <w:rPr>
          <w:lang w:val="en-CA"/>
        </w:rPr>
      </w:pPr>
      <w:r w:rsidRPr="00644881">
        <w:t xml:space="preserve">Complex </w:t>
      </w:r>
      <w:proofErr w:type="spellStart"/>
      <w:r w:rsidRPr="00644881">
        <w:t>NetBackup</w:t>
      </w:r>
      <w:proofErr w:type="spellEnd"/>
      <w:r w:rsidRPr="00644881">
        <w:t xml:space="preserve"> Operations</w:t>
      </w:r>
      <w:r w:rsidRPr="00984522">
        <w:rPr>
          <w:lang w:val="en-CA"/>
        </w:rPr>
        <w:t xml:space="preserve"> </w:t>
      </w:r>
    </w:p>
    <w:p w14:paraId="2E1B243D" w14:textId="77777777" w:rsidR="00D56C3A" w:rsidRPr="00116748" w:rsidRDefault="00D56C3A" w:rsidP="00EF006F">
      <w:pPr>
        <w:widowControl w:val="0"/>
        <w:numPr>
          <w:ilvl w:val="0"/>
          <w:numId w:val="26"/>
        </w:numPr>
        <w:tabs>
          <w:tab w:val="clear" w:pos="540"/>
          <w:tab w:val="num" w:pos="709"/>
        </w:tabs>
        <w:adjustRightInd w:val="0"/>
        <w:spacing w:before="20" w:after="20"/>
        <w:ind w:left="993" w:hanging="284"/>
        <w:jc w:val="left"/>
        <w:textAlignment w:val="baseline"/>
        <w:rPr>
          <w:lang w:val="en-CA"/>
        </w:rPr>
      </w:pPr>
      <w:r w:rsidRPr="00644881">
        <w:t>SRT creation/configuration</w:t>
      </w:r>
    </w:p>
    <w:p w14:paraId="2E1B243E" w14:textId="77777777" w:rsidR="00D56C3A" w:rsidRPr="00116748" w:rsidRDefault="00D56C3A" w:rsidP="00EF006F">
      <w:pPr>
        <w:widowControl w:val="0"/>
        <w:numPr>
          <w:ilvl w:val="0"/>
          <w:numId w:val="26"/>
        </w:numPr>
        <w:tabs>
          <w:tab w:val="clear" w:pos="540"/>
          <w:tab w:val="num" w:pos="709"/>
        </w:tabs>
        <w:adjustRightInd w:val="0"/>
        <w:spacing w:before="20" w:after="20"/>
        <w:ind w:left="993" w:hanging="284"/>
        <w:jc w:val="left"/>
        <w:textAlignment w:val="baseline"/>
        <w:rPr>
          <w:lang w:val="en-CA"/>
        </w:rPr>
      </w:pPr>
      <w:r w:rsidRPr="00644881">
        <w:t>Master server recovery</w:t>
      </w:r>
    </w:p>
    <w:p w14:paraId="2E1B243F" w14:textId="77777777" w:rsidR="00D56C3A" w:rsidRPr="00116748" w:rsidRDefault="00D56C3A" w:rsidP="00EF006F">
      <w:pPr>
        <w:widowControl w:val="0"/>
        <w:numPr>
          <w:ilvl w:val="0"/>
          <w:numId w:val="26"/>
        </w:numPr>
        <w:tabs>
          <w:tab w:val="clear" w:pos="540"/>
          <w:tab w:val="num" w:pos="709"/>
        </w:tabs>
        <w:adjustRightInd w:val="0"/>
        <w:spacing w:before="20" w:after="20"/>
        <w:ind w:left="993" w:hanging="284"/>
        <w:jc w:val="left"/>
        <w:textAlignment w:val="baseline"/>
        <w:rPr>
          <w:lang w:val="en-CA"/>
        </w:rPr>
      </w:pPr>
      <w:r w:rsidRPr="00644881">
        <w:t xml:space="preserve">Addition of new users into java </w:t>
      </w:r>
      <w:proofErr w:type="spellStart"/>
      <w:r w:rsidRPr="00644881">
        <w:t>auth</w:t>
      </w:r>
      <w:proofErr w:type="spellEnd"/>
      <w:r w:rsidRPr="00644881">
        <w:t xml:space="preserve"> configuration</w:t>
      </w:r>
    </w:p>
    <w:p w14:paraId="2E1B2440" w14:textId="77777777" w:rsidR="00D56C3A" w:rsidRPr="00116748" w:rsidRDefault="00D56C3A" w:rsidP="00EF006F">
      <w:pPr>
        <w:widowControl w:val="0"/>
        <w:numPr>
          <w:ilvl w:val="0"/>
          <w:numId w:val="26"/>
        </w:numPr>
        <w:tabs>
          <w:tab w:val="clear" w:pos="540"/>
          <w:tab w:val="num" w:pos="709"/>
        </w:tabs>
        <w:adjustRightInd w:val="0"/>
        <w:spacing w:before="20" w:after="20"/>
        <w:ind w:left="993" w:hanging="284"/>
        <w:jc w:val="left"/>
        <w:textAlignment w:val="baseline"/>
        <w:rPr>
          <w:lang w:val="en-CA"/>
        </w:rPr>
      </w:pPr>
      <w:r w:rsidRPr="00644881">
        <w:t>Provisioning of new backups</w:t>
      </w:r>
    </w:p>
    <w:p w14:paraId="2E1B2441" w14:textId="77777777" w:rsidR="00D56C3A" w:rsidRPr="00116748" w:rsidRDefault="00D56C3A" w:rsidP="00EF006F">
      <w:pPr>
        <w:widowControl w:val="0"/>
        <w:numPr>
          <w:ilvl w:val="0"/>
          <w:numId w:val="26"/>
        </w:numPr>
        <w:tabs>
          <w:tab w:val="clear" w:pos="540"/>
          <w:tab w:val="num" w:pos="709"/>
        </w:tabs>
        <w:adjustRightInd w:val="0"/>
        <w:spacing w:before="20" w:after="20"/>
        <w:ind w:hanging="114"/>
        <w:jc w:val="left"/>
        <w:textAlignment w:val="baseline"/>
        <w:rPr>
          <w:lang w:val="en-CA"/>
        </w:rPr>
      </w:pPr>
      <w:r w:rsidRPr="00644881">
        <w:t>Onsite Operations</w:t>
      </w:r>
    </w:p>
    <w:p w14:paraId="2E1B2442" w14:textId="77777777" w:rsidR="00D56C3A" w:rsidRPr="00116748" w:rsidRDefault="00D56C3A" w:rsidP="00EF006F">
      <w:pPr>
        <w:widowControl w:val="0"/>
        <w:numPr>
          <w:ilvl w:val="0"/>
          <w:numId w:val="26"/>
        </w:numPr>
        <w:tabs>
          <w:tab w:val="clear" w:pos="540"/>
          <w:tab w:val="num" w:pos="993"/>
        </w:tabs>
        <w:adjustRightInd w:val="0"/>
        <w:spacing w:before="20" w:after="20"/>
        <w:ind w:firstLine="169"/>
        <w:jc w:val="left"/>
        <w:textAlignment w:val="baseline"/>
        <w:rPr>
          <w:lang w:val="en-CA"/>
        </w:rPr>
      </w:pPr>
      <w:r w:rsidRPr="00644881">
        <w:t>All media handling</w:t>
      </w:r>
    </w:p>
    <w:p w14:paraId="2E1B2443" w14:textId="77777777" w:rsidR="00D56C3A" w:rsidRPr="007A3D95" w:rsidRDefault="00D56C3A" w:rsidP="00EF006F">
      <w:pPr>
        <w:widowControl w:val="0"/>
        <w:numPr>
          <w:ilvl w:val="0"/>
          <w:numId w:val="26"/>
        </w:numPr>
        <w:tabs>
          <w:tab w:val="clear" w:pos="540"/>
          <w:tab w:val="num" w:pos="993"/>
        </w:tabs>
        <w:adjustRightInd w:val="0"/>
        <w:spacing w:before="20" w:after="20"/>
        <w:ind w:firstLine="169"/>
        <w:jc w:val="left"/>
        <w:textAlignment w:val="baseline"/>
        <w:rPr>
          <w:lang w:val="en-CA"/>
        </w:rPr>
      </w:pPr>
      <w:r w:rsidRPr="00644881">
        <w:t>Physical support of tape library and master server</w:t>
      </w:r>
    </w:p>
    <w:p w14:paraId="2E1B2444" w14:textId="77777777" w:rsidR="008F471F" w:rsidRDefault="008F471F" w:rsidP="008F471F">
      <w:pPr>
        <w:rPr>
          <w:ins w:id="1409" w:author="Giacomini-Varvarigos, Maria" w:date="2013-04-05T08:42:00Z"/>
          <w:b/>
          <w:bCs/>
        </w:rPr>
      </w:pPr>
    </w:p>
    <w:p w14:paraId="2E1B2445" w14:textId="77777777" w:rsidR="008F471F" w:rsidRDefault="008F471F" w:rsidP="008F471F">
      <w:pPr>
        <w:rPr>
          <w:ins w:id="1410" w:author="Giacomini-Varvarigos, Maria" w:date="2013-04-05T08:42:00Z"/>
          <w:b/>
          <w:bCs/>
        </w:rPr>
      </w:pPr>
      <w:ins w:id="1411" w:author="Giacomini-Varvarigos, Maria" w:date="2013-04-05T08:42:00Z">
        <w:r>
          <w:rPr>
            <w:b/>
            <w:bCs/>
          </w:rPr>
          <w:t>ITSM Support group assignment:</w:t>
        </w:r>
      </w:ins>
    </w:p>
    <w:p w14:paraId="2E1B2446" w14:textId="77777777" w:rsidR="008F471F" w:rsidRDefault="008F471F" w:rsidP="008F471F">
      <w:pPr>
        <w:numPr>
          <w:ilvl w:val="0"/>
          <w:numId w:val="60"/>
        </w:numPr>
        <w:ind w:left="851" w:hanging="284"/>
        <w:jc w:val="left"/>
        <w:rPr>
          <w:ins w:id="1412" w:author="Giacomini-Varvarigos, Maria" w:date="2013-04-05T08:42:00Z"/>
          <w:rFonts w:ascii="Calibri" w:hAnsi="Calibri" w:cs="Calibri"/>
        </w:rPr>
      </w:pPr>
      <w:ins w:id="1413" w:author="Giacomini-Varvarigos, Maria" w:date="2013-04-05T08:42:00Z">
        <w:r>
          <w:t xml:space="preserve">CGI Support to BM /BTV / BDI/ BC </w:t>
        </w:r>
        <w:r>
          <w:rPr>
            <w:rFonts w:ascii="Wingdings" w:hAnsi="Wingdings"/>
            <w:i/>
            <w:iCs/>
          </w:rPr>
          <w:t></w:t>
        </w:r>
        <w:r>
          <w:t xml:space="preserve"> </w:t>
        </w:r>
        <w:r>
          <w:rPr>
            <w:rFonts w:cs="Arial"/>
            <w:sz w:val="18"/>
            <w:szCs w:val="18"/>
          </w:rPr>
          <w:t>Backup &amp; Storage Management</w:t>
        </w:r>
        <w:r>
          <w:rPr>
            <w:i/>
            <w:iCs/>
          </w:rPr>
          <w:t xml:space="preserve"> </w:t>
        </w:r>
        <w:r>
          <w:rPr>
            <w:rFonts w:ascii="Wingdings" w:hAnsi="Wingdings"/>
            <w:i/>
            <w:iCs/>
          </w:rPr>
          <w:t></w:t>
        </w:r>
        <w:r>
          <w:t xml:space="preserve"> </w:t>
        </w:r>
        <w:r>
          <w:rPr>
            <w:rFonts w:cs="Arial"/>
            <w:sz w:val="18"/>
            <w:szCs w:val="18"/>
          </w:rPr>
          <w:t>Centralized Backup Operations</w:t>
        </w:r>
      </w:ins>
    </w:p>
    <w:p w14:paraId="2E1B2447" w14:textId="77777777" w:rsidR="007A3D95" w:rsidRPr="008F471F" w:rsidDel="008F471F" w:rsidRDefault="007A3D95" w:rsidP="007A3D95">
      <w:pPr>
        <w:widowControl w:val="0"/>
        <w:adjustRightInd w:val="0"/>
        <w:spacing w:before="20" w:after="20"/>
        <w:ind w:left="709"/>
        <w:jc w:val="left"/>
        <w:textAlignment w:val="baseline"/>
        <w:rPr>
          <w:del w:id="1414" w:author="Giacomini-Varvarigos, Maria" w:date="2013-04-05T08:42:00Z"/>
        </w:rPr>
      </w:pPr>
    </w:p>
    <w:tbl>
      <w:tblPr>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52"/>
        <w:gridCol w:w="2126"/>
        <w:gridCol w:w="4111"/>
      </w:tblGrid>
      <w:tr w:rsidR="00677F4B" w:rsidRPr="00412121" w14:paraId="2E1B244B" w14:textId="77777777" w:rsidTr="00677F4B">
        <w:trPr>
          <w:trHeight w:val="377"/>
        </w:trPr>
        <w:tc>
          <w:tcPr>
            <w:tcW w:w="2552" w:type="dxa"/>
            <w:tcBorders>
              <w:top w:val="double" w:sz="4" w:space="0" w:color="auto"/>
              <w:bottom w:val="single" w:sz="6" w:space="0" w:color="auto"/>
            </w:tcBorders>
            <w:shd w:val="pct10" w:color="auto" w:fill="FFFFFF"/>
          </w:tcPr>
          <w:p w14:paraId="2E1B2448" w14:textId="77777777" w:rsidR="00677F4B" w:rsidRPr="00B140B1" w:rsidRDefault="00677F4B" w:rsidP="00305361">
            <w:pPr>
              <w:pStyle w:val="TableHeading"/>
              <w:rPr>
                <w:szCs w:val="16"/>
              </w:rPr>
            </w:pPr>
            <w:r>
              <w:rPr>
                <w:szCs w:val="16"/>
              </w:rPr>
              <w:t>Role</w:t>
            </w:r>
          </w:p>
        </w:tc>
        <w:tc>
          <w:tcPr>
            <w:tcW w:w="2126" w:type="dxa"/>
            <w:tcBorders>
              <w:top w:val="double" w:sz="4" w:space="0" w:color="auto"/>
              <w:bottom w:val="single" w:sz="6" w:space="0" w:color="auto"/>
            </w:tcBorders>
            <w:shd w:val="pct10" w:color="auto" w:fill="FFFFFF"/>
          </w:tcPr>
          <w:p w14:paraId="2E1B2449" w14:textId="77777777" w:rsidR="00677F4B" w:rsidRPr="00B140B1" w:rsidRDefault="00677F4B" w:rsidP="00305361">
            <w:pPr>
              <w:pStyle w:val="TableHeading"/>
              <w:rPr>
                <w:szCs w:val="16"/>
              </w:rPr>
            </w:pPr>
            <w:r w:rsidRPr="00B140B1">
              <w:rPr>
                <w:szCs w:val="16"/>
              </w:rPr>
              <w:t>Name</w:t>
            </w:r>
          </w:p>
        </w:tc>
        <w:tc>
          <w:tcPr>
            <w:tcW w:w="4111" w:type="dxa"/>
            <w:tcBorders>
              <w:top w:val="double" w:sz="4" w:space="0" w:color="auto"/>
              <w:bottom w:val="single" w:sz="6" w:space="0" w:color="auto"/>
            </w:tcBorders>
            <w:shd w:val="pct10" w:color="auto" w:fill="FFFFFF"/>
          </w:tcPr>
          <w:p w14:paraId="2E1B244A" w14:textId="77777777" w:rsidR="00677F4B" w:rsidRPr="00B140B1" w:rsidRDefault="00677F4B" w:rsidP="00305361">
            <w:pPr>
              <w:pStyle w:val="TableHeading"/>
              <w:rPr>
                <w:szCs w:val="16"/>
              </w:rPr>
            </w:pPr>
            <w:r>
              <w:rPr>
                <w:szCs w:val="16"/>
              </w:rPr>
              <w:t>e-Mail</w:t>
            </w:r>
          </w:p>
        </w:tc>
      </w:tr>
      <w:tr w:rsidR="00677F4B" w:rsidRPr="00412121" w14:paraId="2E1B244F" w14:textId="77777777" w:rsidTr="00677F4B">
        <w:tc>
          <w:tcPr>
            <w:tcW w:w="2552" w:type="dxa"/>
            <w:tcBorders>
              <w:bottom w:val="double" w:sz="4" w:space="0" w:color="auto"/>
            </w:tcBorders>
          </w:tcPr>
          <w:p w14:paraId="2E1B244C" w14:textId="77777777" w:rsidR="00677F4B" w:rsidRPr="00033EEB" w:rsidRDefault="00677F4B" w:rsidP="00305361">
            <w:pPr>
              <w:pStyle w:val="TableText"/>
              <w:rPr>
                <w:rFonts w:cs="Arial"/>
                <w:szCs w:val="16"/>
              </w:rPr>
            </w:pPr>
            <w:r>
              <w:rPr>
                <w:rFonts w:cs="Arial"/>
                <w:szCs w:val="16"/>
              </w:rPr>
              <w:t>Backup &amp; Restore Prime</w:t>
            </w:r>
          </w:p>
        </w:tc>
        <w:tc>
          <w:tcPr>
            <w:tcW w:w="2126" w:type="dxa"/>
            <w:tcBorders>
              <w:bottom w:val="double" w:sz="4" w:space="0" w:color="auto"/>
            </w:tcBorders>
          </w:tcPr>
          <w:p w14:paraId="2E1B244D" w14:textId="77777777" w:rsidR="00677F4B" w:rsidRPr="00033EEB" w:rsidRDefault="00DD62E0" w:rsidP="00305361">
            <w:pPr>
              <w:pStyle w:val="TableText"/>
              <w:rPr>
                <w:rStyle w:val="Hyperlink"/>
                <w:rFonts w:cs="Arial"/>
                <w:color w:val="auto"/>
                <w:szCs w:val="16"/>
              </w:rPr>
            </w:pPr>
            <w:hyperlink r:id="rId50" w:tooltip="mailto:richard.jamgotchian@cgi.com" w:history="1">
              <w:r w:rsidR="00677F4B">
                <w:rPr>
                  <w:rStyle w:val="Hyperlink"/>
                  <w:color w:val="auto"/>
                  <w:u w:val="none"/>
                  <w:lang w:val="fr-CA"/>
                </w:rPr>
                <w:t>N/A</w:t>
              </w:r>
            </w:hyperlink>
          </w:p>
        </w:tc>
        <w:tc>
          <w:tcPr>
            <w:tcW w:w="4111" w:type="dxa"/>
            <w:tcBorders>
              <w:bottom w:val="double" w:sz="4" w:space="0" w:color="auto"/>
            </w:tcBorders>
          </w:tcPr>
          <w:p w14:paraId="2E1B244E" w14:textId="77777777" w:rsidR="00677F4B" w:rsidRPr="00033EEB" w:rsidRDefault="00DD62E0" w:rsidP="00305361">
            <w:pPr>
              <w:pStyle w:val="TableText"/>
              <w:rPr>
                <w:rStyle w:val="Hyperlink"/>
                <w:rFonts w:cs="Arial"/>
                <w:color w:val="auto"/>
                <w:szCs w:val="16"/>
              </w:rPr>
            </w:pPr>
            <w:hyperlink r:id="rId51" w:history="1">
              <w:r w:rsidR="00677F4B" w:rsidRPr="00351642">
                <w:rPr>
                  <w:rStyle w:val="Hyperlink"/>
                </w:rPr>
                <w:t>Hway.Storage.team.BAN.INDIA@cgi.com</w:t>
              </w:r>
            </w:hyperlink>
          </w:p>
        </w:tc>
      </w:tr>
    </w:tbl>
    <w:p w14:paraId="2E1B2450" w14:textId="77777777" w:rsidR="00D56C3A" w:rsidRDefault="00D56C3A" w:rsidP="00A3291F"/>
    <w:p w14:paraId="2E1B2451" w14:textId="77777777" w:rsidR="00305361" w:rsidRDefault="00305361" w:rsidP="00677F4B">
      <w:pPr>
        <w:pStyle w:val="Heading3"/>
        <w:rPr>
          <w:ins w:id="1415" w:author="Giacomini-Varvarigos, Maria" w:date="2013-02-07T09:46:00Z"/>
        </w:rPr>
      </w:pPr>
      <w:bookmarkStart w:id="1416" w:name="_Toc316563096"/>
      <w:bookmarkStart w:id="1417" w:name="_Toc352915484"/>
      <w:r w:rsidRPr="00305361">
        <w:t xml:space="preserve">CGI </w:t>
      </w:r>
      <w:bookmarkEnd w:id="1416"/>
      <w:proofErr w:type="spellStart"/>
      <w:r w:rsidR="00ED73D0" w:rsidRPr="00305361">
        <w:t>Patch</w:t>
      </w:r>
      <w:r w:rsidR="00ED73D0">
        <w:t>L</w:t>
      </w:r>
      <w:r w:rsidR="00ED73D0" w:rsidRPr="00305361">
        <w:t>ink</w:t>
      </w:r>
      <w:bookmarkEnd w:id="1417"/>
      <w:proofErr w:type="spellEnd"/>
    </w:p>
    <w:p w14:paraId="2E1B2452" w14:textId="77777777" w:rsidR="00677F4B" w:rsidRPr="000178CE" w:rsidRDefault="00677F4B" w:rsidP="000178CE">
      <w:pPr>
        <w:ind w:left="426"/>
        <w:rPr>
          <w:ins w:id="1418" w:author="Giacomini-Varvarigos, Maria" w:date="2013-02-07T09:46:00Z"/>
          <w:b/>
        </w:rPr>
      </w:pPr>
      <w:ins w:id="1419" w:author="Giacomini-Varvarigos, Maria" w:date="2013-02-07T09:46:00Z">
        <w:r w:rsidRPr="000178CE">
          <w:rPr>
            <w:b/>
          </w:rPr>
          <w:t>ITSM Support group assignment:</w:t>
        </w:r>
      </w:ins>
    </w:p>
    <w:p w14:paraId="2E1B2453" w14:textId="77777777" w:rsidR="00677F4B" w:rsidRPr="006056B0" w:rsidRDefault="00677F4B" w:rsidP="00677F4B">
      <w:pPr>
        <w:pStyle w:val="ListParagraph"/>
        <w:numPr>
          <w:ilvl w:val="1"/>
          <w:numId w:val="53"/>
        </w:numPr>
        <w:tabs>
          <w:tab w:val="clear" w:pos="1440"/>
          <w:tab w:val="num" w:pos="1134"/>
        </w:tabs>
        <w:ind w:hanging="589"/>
      </w:pPr>
      <w:ins w:id="1420" w:author="Giacomini-Varvarigos, Maria" w:date="2013-02-07T09:47:00Z">
        <w:r w:rsidRPr="00677F4B">
          <w:rPr>
            <w:rFonts w:ascii="Times New Roman" w:hAnsi="Times New Roman"/>
            <w:sz w:val="20"/>
            <w:szCs w:val="20"/>
          </w:rPr>
          <w:t>CGI Support to BC/BM/BDI/BTV -&gt; Release Management -&gt; Patch Management – Server</w:t>
        </w:r>
      </w:ins>
    </w:p>
    <w:p w14:paraId="2E1B2454" w14:textId="77777777" w:rsidR="00305361" w:rsidRDefault="00305361" w:rsidP="00305361">
      <w:r>
        <w:lastRenderedPageBreak/>
        <w:t xml:space="preserve">The CGI </w:t>
      </w:r>
      <w:proofErr w:type="spellStart"/>
      <w:r w:rsidR="00C918C3">
        <w:t>PatchLink</w:t>
      </w:r>
      <w:proofErr w:type="spellEnd"/>
      <w:r>
        <w:t xml:space="preserve"> team coordinate</w:t>
      </w:r>
      <w:r w:rsidR="00F6031F">
        <w:t>s</w:t>
      </w:r>
      <w:r>
        <w:t xml:space="preserve"> the </w:t>
      </w:r>
      <w:r w:rsidR="00543C12">
        <w:t>patch installation on servers.</w:t>
      </w:r>
    </w:p>
    <w:tbl>
      <w:tblPr>
        <w:tblW w:w="0" w:type="auto"/>
        <w:tblCellMar>
          <w:left w:w="0" w:type="dxa"/>
          <w:right w:w="0" w:type="dxa"/>
        </w:tblCellMar>
        <w:tblLook w:val="0000" w:firstRow="0" w:lastRow="0" w:firstColumn="0" w:lastColumn="0" w:noHBand="0" w:noVBand="0"/>
      </w:tblPr>
      <w:tblGrid>
        <w:gridCol w:w="1590"/>
        <w:gridCol w:w="2328"/>
        <w:gridCol w:w="2141"/>
        <w:gridCol w:w="1404"/>
      </w:tblGrid>
      <w:tr w:rsidR="00677F4B" w14:paraId="2E1B2459" w14:textId="77777777" w:rsidTr="00305361">
        <w:tc>
          <w:tcPr>
            <w:tcW w:w="1590"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455" w14:textId="77777777" w:rsidR="00677F4B" w:rsidRPr="00C96ADC" w:rsidRDefault="00677F4B" w:rsidP="00305361">
            <w:pPr>
              <w:pStyle w:val="TableHeading"/>
            </w:pPr>
            <w:r>
              <w:t>Role</w:t>
            </w:r>
          </w:p>
        </w:tc>
        <w:tc>
          <w:tcPr>
            <w:tcW w:w="232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456" w14:textId="77777777" w:rsidR="00677F4B" w:rsidRPr="00C96ADC" w:rsidRDefault="00677F4B" w:rsidP="00305361">
            <w:pPr>
              <w:pStyle w:val="TableHeading"/>
            </w:pPr>
            <w:r w:rsidRPr="00C96ADC">
              <w:t>Name</w:t>
            </w:r>
          </w:p>
        </w:tc>
        <w:tc>
          <w:tcPr>
            <w:tcW w:w="2141"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457" w14:textId="77777777" w:rsidR="00677F4B" w:rsidRPr="00C96ADC" w:rsidRDefault="00677F4B" w:rsidP="00305361">
            <w:pPr>
              <w:pStyle w:val="TableHeading"/>
            </w:pPr>
            <w:r w:rsidRPr="00C96ADC">
              <w:t>Hou</w:t>
            </w:r>
            <w:r>
              <w:t>rs</w:t>
            </w:r>
          </w:p>
        </w:tc>
        <w:tc>
          <w:tcPr>
            <w:tcW w:w="1404"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458" w14:textId="77777777" w:rsidR="00677F4B" w:rsidRPr="00C96ADC" w:rsidRDefault="00677F4B" w:rsidP="00305361">
            <w:pPr>
              <w:pStyle w:val="TableHeading"/>
            </w:pPr>
            <w:r w:rsidRPr="00C96ADC">
              <w:t xml:space="preserve">Phone </w:t>
            </w:r>
          </w:p>
        </w:tc>
      </w:tr>
      <w:tr w:rsidR="00677F4B" w14:paraId="2E1B245E" w14:textId="77777777" w:rsidTr="00F6031F">
        <w:tc>
          <w:tcPr>
            <w:tcW w:w="1590"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45A" w14:textId="77777777" w:rsidR="00677F4B" w:rsidRPr="00C96ADC" w:rsidRDefault="00677F4B" w:rsidP="00305361">
            <w:pPr>
              <w:pStyle w:val="tabletextcharchar0"/>
              <w:spacing w:line="240" w:lineRule="auto"/>
              <w:rPr>
                <w:szCs w:val="20"/>
                <w:lang w:val="en-US"/>
              </w:rPr>
            </w:pPr>
            <w:r>
              <w:rPr>
                <w:szCs w:val="20"/>
                <w:lang w:val="en-US"/>
              </w:rPr>
              <w:t>CGI-</w:t>
            </w:r>
            <w:proofErr w:type="spellStart"/>
            <w:r>
              <w:rPr>
                <w:szCs w:val="20"/>
                <w:lang w:val="en-US"/>
              </w:rPr>
              <w:t>Patchlink</w:t>
            </w:r>
            <w:proofErr w:type="spellEnd"/>
            <w:r>
              <w:rPr>
                <w:szCs w:val="20"/>
                <w:lang w:val="en-US"/>
              </w:rPr>
              <w:t xml:space="preserve"> </w:t>
            </w:r>
            <w:r w:rsidRPr="00C96ADC">
              <w:rPr>
                <w:szCs w:val="20"/>
                <w:lang w:val="en-US"/>
              </w:rPr>
              <w:t>Team</w:t>
            </w:r>
          </w:p>
        </w:tc>
        <w:tc>
          <w:tcPr>
            <w:tcW w:w="2328" w:type="dxa"/>
            <w:tcBorders>
              <w:top w:val="nil"/>
              <w:left w:val="nil"/>
              <w:bottom w:val="double" w:sz="4" w:space="0" w:color="auto"/>
              <w:right w:val="single" w:sz="8" w:space="0" w:color="auto"/>
            </w:tcBorders>
            <w:tcMar>
              <w:top w:w="0" w:type="dxa"/>
              <w:left w:w="108" w:type="dxa"/>
              <w:bottom w:w="0" w:type="dxa"/>
              <w:right w:w="108" w:type="dxa"/>
            </w:tcMar>
          </w:tcPr>
          <w:p w14:paraId="2E1B245B" w14:textId="77777777" w:rsidR="00677F4B" w:rsidRPr="00C96ADC" w:rsidRDefault="00677F4B" w:rsidP="00305361">
            <w:pPr>
              <w:pStyle w:val="tabletextcharchar0"/>
              <w:spacing w:line="240" w:lineRule="auto"/>
              <w:jc w:val="both"/>
              <w:rPr>
                <w:szCs w:val="20"/>
                <w:lang w:val="en-US"/>
              </w:rPr>
            </w:pPr>
          </w:p>
        </w:tc>
        <w:tc>
          <w:tcPr>
            <w:tcW w:w="2141" w:type="dxa"/>
            <w:tcBorders>
              <w:top w:val="nil"/>
              <w:left w:val="nil"/>
              <w:bottom w:val="double" w:sz="4" w:space="0" w:color="auto"/>
              <w:right w:val="single" w:sz="8" w:space="0" w:color="auto"/>
            </w:tcBorders>
            <w:tcMar>
              <w:top w:w="0" w:type="dxa"/>
              <w:left w:w="108" w:type="dxa"/>
              <w:bottom w:w="0" w:type="dxa"/>
              <w:right w:w="108" w:type="dxa"/>
            </w:tcMar>
          </w:tcPr>
          <w:p w14:paraId="2E1B245C" w14:textId="77777777" w:rsidR="00677F4B" w:rsidRPr="00C96ADC" w:rsidRDefault="00677F4B" w:rsidP="00305361">
            <w:pPr>
              <w:rPr>
                <w:rFonts w:ascii="Arial" w:hAnsi="Arial" w:cs="Arial"/>
                <w:sz w:val="16"/>
              </w:rPr>
            </w:pPr>
          </w:p>
        </w:tc>
        <w:tc>
          <w:tcPr>
            <w:tcW w:w="1404" w:type="dxa"/>
            <w:tcBorders>
              <w:top w:val="nil"/>
              <w:left w:val="nil"/>
              <w:bottom w:val="double" w:sz="4" w:space="0" w:color="auto"/>
              <w:right w:val="double" w:sz="4" w:space="0" w:color="auto"/>
            </w:tcBorders>
            <w:tcMar>
              <w:top w:w="0" w:type="dxa"/>
              <w:left w:w="108" w:type="dxa"/>
              <w:bottom w:w="0" w:type="dxa"/>
              <w:right w:w="108" w:type="dxa"/>
            </w:tcMar>
          </w:tcPr>
          <w:p w14:paraId="2E1B245D" w14:textId="77777777" w:rsidR="00677F4B" w:rsidRPr="00C96ADC" w:rsidRDefault="00677F4B" w:rsidP="00305361">
            <w:pPr>
              <w:rPr>
                <w:rFonts w:ascii="Arial" w:hAnsi="Arial" w:cs="Arial"/>
                <w:sz w:val="16"/>
              </w:rPr>
            </w:pPr>
          </w:p>
        </w:tc>
      </w:tr>
    </w:tbl>
    <w:p w14:paraId="2E1B245F" w14:textId="77777777" w:rsidR="00305361" w:rsidRDefault="00305361" w:rsidP="00305361">
      <w:pPr>
        <w:tabs>
          <w:tab w:val="left" w:pos="567"/>
        </w:tabs>
        <w:rPr>
          <w:rFonts w:ascii="Arial" w:hAnsi="Arial" w:cs="Arial"/>
          <w:b/>
          <w:sz w:val="24"/>
          <w:szCs w:val="24"/>
          <w:u w:val="single"/>
        </w:rPr>
      </w:pPr>
    </w:p>
    <w:p w14:paraId="2E1B2460" w14:textId="77777777" w:rsidR="00F6031F" w:rsidRPr="00305361" w:rsidRDefault="00F6031F" w:rsidP="00F6031F">
      <w:pPr>
        <w:pStyle w:val="Heading3"/>
      </w:pPr>
      <w:bookmarkStart w:id="1421" w:name="_Toc316563094"/>
      <w:bookmarkStart w:id="1422" w:name="_Toc352915485"/>
      <w:r w:rsidRPr="00305361">
        <w:t>CGI DSO Security Team (McAfee suite)</w:t>
      </w:r>
      <w:bookmarkEnd w:id="1421"/>
      <w:bookmarkEnd w:id="1422"/>
    </w:p>
    <w:p w14:paraId="2E1B2461" w14:textId="77777777" w:rsidR="00F6031F" w:rsidRDefault="00F6031F" w:rsidP="00F6031F">
      <w:r>
        <w:t xml:space="preserve">CGI DSO Security is responsible for maintaining and operating the McAfee products installed in the CDE and for referring </w:t>
      </w:r>
      <w:proofErr w:type="spellStart"/>
      <w:r>
        <w:t>ArcSight</w:t>
      </w:r>
      <w:proofErr w:type="spellEnd"/>
      <w:r>
        <w:t xml:space="preserve"> related incident to CGI GMSS</w:t>
      </w:r>
    </w:p>
    <w:p w14:paraId="2E1B2462" w14:textId="77777777" w:rsidR="000178CE" w:rsidRPr="000178CE" w:rsidRDefault="00F6031F" w:rsidP="000178CE">
      <w:pPr>
        <w:ind w:left="426"/>
        <w:rPr>
          <w:ins w:id="1423" w:author="Giacomini-Varvarigos, Maria" w:date="2013-02-07T09:48:00Z"/>
          <w:b/>
        </w:rPr>
      </w:pPr>
      <w:r>
        <w:rPr>
          <w:lang w:val="en-CA"/>
        </w:rPr>
        <w:t xml:space="preserve"> </w:t>
      </w:r>
      <w:ins w:id="1424" w:author="Giacomini-Varvarigos, Maria" w:date="2013-02-07T09:47:00Z">
        <w:r w:rsidR="000178CE" w:rsidRPr="000178CE">
          <w:rPr>
            <w:b/>
          </w:rPr>
          <w:t>ITSM Support group assignment:</w:t>
        </w:r>
      </w:ins>
    </w:p>
    <w:p w14:paraId="2E1B2463" w14:textId="77777777" w:rsidR="00F6031F" w:rsidRDefault="000178CE" w:rsidP="00F6031F">
      <w:pPr>
        <w:pStyle w:val="ListParagraph"/>
        <w:numPr>
          <w:ilvl w:val="1"/>
          <w:numId w:val="37"/>
        </w:numPr>
        <w:spacing w:before="20" w:after="20"/>
      </w:pPr>
      <w:ins w:id="1425" w:author="Giacomini-Varvarigos, Maria" w:date="2013-02-07T09:48:00Z">
        <w:r w:rsidRPr="000178CE">
          <w:rPr>
            <w:rFonts w:ascii="Times New Roman" w:hAnsi="Times New Roman"/>
            <w:sz w:val="20"/>
            <w:szCs w:val="20"/>
          </w:rPr>
          <w:t>CGI Support to BC/BM/BDI/BTV -&gt; Security Management -&gt; McAfee Services</w:t>
        </w:r>
      </w:ins>
    </w:p>
    <w:tbl>
      <w:tblPr>
        <w:tblW w:w="6805"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560"/>
        <w:gridCol w:w="1701"/>
        <w:gridCol w:w="1843"/>
        <w:gridCol w:w="1701"/>
      </w:tblGrid>
      <w:tr w:rsidR="000178CE" w14:paraId="2E1B2468" w14:textId="77777777" w:rsidTr="000178CE">
        <w:tc>
          <w:tcPr>
            <w:tcW w:w="1560" w:type="dxa"/>
            <w:tcBorders>
              <w:top w:val="double" w:sz="4" w:space="0" w:color="auto"/>
              <w:bottom w:val="single" w:sz="6" w:space="0" w:color="auto"/>
            </w:tcBorders>
            <w:shd w:val="pct5" w:color="auto" w:fill="FFFFFF"/>
          </w:tcPr>
          <w:p w14:paraId="2E1B2464" w14:textId="77777777" w:rsidR="000178CE" w:rsidRDefault="000178CE" w:rsidP="00DC15E6">
            <w:pPr>
              <w:pStyle w:val="TableHeading"/>
            </w:pPr>
            <w:r>
              <w:t>Role</w:t>
            </w:r>
          </w:p>
        </w:tc>
        <w:tc>
          <w:tcPr>
            <w:tcW w:w="1701" w:type="dxa"/>
            <w:tcBorders>
              <w:top w:val="double" w:sz="4" w:space="0" w:color="auto"/>
              <w:bottom w:val="single" w:sz="6" w:space="0" w:color="auto"/>
            </w:tcBorders>
            <w:shd w:val="pct5" w:color="auto" w:fill="FFFFFF"/>
          </w:tcPr>
          <w:p w14:paraId="2E1B2465" w14:textId="77777777" w:rsidR="000178CE" w:rsidRDefault="000178CE" w:rsidP="00DC15E6">
            <w:pPr>
              <w:pStyle w:val="TableHeading"/>
            </w:pPr>
            <w:r>
              <w:t>Name</w:t>
            </w:r>
          </w:p>
        </w:tc>
        <w:tc>
          <w:tcPr>
            <w:tcW w:w="1843" w:type="dxa"/>
            <w:tcBorders>
              <w:top w:val="double" w:sz="4" w:space="0" w:color="auto"/>
              <w:bottom w:val="single" w:sz="6" w:space="0" w:color="auto"/>
            </w:tcBorders>
            <w:shd w:val="pct5" w:color="auto" w:fill="FFFFFF"/>
          </w:tcPr>
          <w:p w14:paraId="2E1B2466" w14:textId="77777777" w:rsidR="000178CE" w:rsidRDefault="000178CE" w:rsidP="00DC15E6">
            <w:pPr>
              <w:pStyle w:val="TableHeading"/>
            </w:pPr>
            <w:r>
              <w:t>Phone</w:t>
            </w:r>
          </w:p>
        </w:tc>
        <w:tc>
          <w:tcPr>
            <w:tcW w:w="1701" w:type="dxa"/>
            <w:tcBorders>
              <w:top w:val="double" w:sz="4" w:space="0" w:color="auto"/>
              <w:bottom w:val="single" w:sz="6" w:space="0" w:color="auto"/>
            </w:tcBorders>
            <w:shd w:val="pct5" w:color="auto" w:fill="FFFFFF"/>
          </w:tcPr>
          <w:p w14:paraId="2E1B2467" w14:textId="77777777" w:rsidR="000178CE" w:rsidRDefault="000178CE" w:rsidP="00DC15E6">
            <w:pPr>
              <w:pStyle w:val="TableHeading"/>
            </w:pPr>
            <w:r>
              <w:t>Pager/Cell</w:t>
            </w:r>
          </w:p>
        </w:tc>
      </w:tr>
      <w:tr w:rsidR="000178CE" w14:paraId="2E1B246D" w14:textId="77777777" w:rsidTr="000178CE">
        <w:tc>
          <w:tcPr>
            <w:tcW w:w="1560" w:type="dxa"/>
            <w:tcBorders>
              <w:top w:val="nil"/>
            </w:tcBorders>
          </w:tcPr>
          <w:p w14:paraId="2E1B2469" w14:textId="77777777" w:rsidR="000178CE" w:rsidRPr="00CC0688" w:rsidRDefault="000178CE" w:rsidP="00DC15E6">
            <w:pPr>
              <w:pStyle w:val="TableText"/>
              <w:rPr>
                <w:rFonts w:cs="Arial"/>
              </w:rPr>
            </w:pPr>
            <w:r w:rsidRPr="00CC0688">
              <w:rPr>
                <w:rFonts w:cs="Arial"/>
              </w:rPr>
              <w:t>Primary</w:t>
            </w:r>
          </w:p>
        </w:tc>
        <w:tc>
          <w:tcPr>
            <w:tcW w:w="1701" w:type="dxa"/>
            <w:tcBorders>
              <w:top w:val="nil"/>
            </w:tcBorders>
          </w:tcPr>
          <w:p w14:paraId="2E1B246A" w14:textId="77777777" w:rsidR="000178CE" w:rsidRPr="00CC0688" w:rsidRDefault="000178CE" w:rsidP="00DC15E6">
            <w:pPr>
              <w:pStyle w:val="TableText"/>
              <w:rPr>
                <w:rFonts w:cs="Arial"/>
              </w:rPr>
            </w:pPr>
            <w:r>
              <w:rPr>
                <w:rFonts w:cs="Arial"/>
              </w:rPr>
              <w:t>Brenda Thorne</w:t>
            </w:r>
          </w:p>
        </w:tc>
        <w:tc>
          <w:tcPr>
            <w:tcW w:w="1843" w:type="dxa"/>
            <w:tcBorders>
              <w:top w:val="nil"/>
            </w:tcBorders>
          </w:tcPr>
          <w:p w14:paraId="2E1B246B" w14:textId="77777777" w:rsidR="000178CE" w:rsidRPr="00CC0688" w:rsidRDefault="000178CE" w:rsidP="00DC15E6">
            <w:pPr>
              <w:pStyle w:val="TableText"/>
              <w:rPr>
                <w:rFonts w:cs="Arial"/>
              </w:rPr>
            </w:pPr>
          </w:p>
        </w:tc>
        <w:tc>
          <w:tcPr>
            <w:tcW w:w="1701" w:type="dxa"/>
            <w:tcBorders>
              <w:top w:val="nil"/>
            </w:tcBorders>
          </w:tcPr>
          <w:p w14:paraId="2E1B246C" w14:textId="77777777" w:rsidR="000178CE" w:rsidRPr="00CC0688" w:rsidRDefault="000178CE" w:rsidP="00F92E4A">
            <w:pPr>
              <w:pStyle w:val="TableText"/>
              <w:rPr>
                <w:rFonts w:cs="Arial"/>
              </w:rPr>
            </w:pPr>
            <w:r>
              <w:rPr>
                <w:rFonts w:cs="Arial"/>
              </w:rPr>
              <w:t xml:space="preserve">As per </w:t>
            </w:r>
            <w:del w:id="1426" w:author="Giacomini-Varvarigos, Maria" w:date="2013-02-07T11:12:00Z">
              <w:r w:rsidDel="00F92E4A">
                <w:rPr>
                  <w:rFonts w:cs="Arial"/>
                </w:rPr>
                <w:delText>Remedy</w:delText>
              </w:r>
            </w:del>
            <w:ins w:id="1427" w:author="Giacomini-Varvarigos, Maria" w:date="2013-02-07T11:12:00Z">
              <w:r w:rsidR="00F92E4A">
                <w:rPr>
                  <w:rFonts w:cs="Arial"/>
                </w:rPr>
                <w:t>ITSM</w:t>
              </w:r>
            </w:ins>
          </w:p>
        </w:tc>
      </w:tr>
      <w:tr w:rsidR="000178CE" w14:paraId="2E1B2472" w14:textId="77777777" w:rsidTr="000178CE">
        <w:tc>
          <w:tcPr>
            <w:tcW w:w="1560" w:type="dxa"/>
          </w:tcPr>
          <w:p w14:paraId="2E1B246E" w14:textId="77777777" w:rsidR="000178CE" w:rsidRPr="00CC0688" w:rsidRDefault="000178CE" w:rsidP="00DC15E6">
            <w:pPr>
              <w:pStyle w:val="TableText"/>
              <w:rPr>
                <w:rFonts w:cs="Arial"/>
              </w:rPr>
            </w:pPr>
            <w:r w:rsidRPr="00CC0688">
              <w:rPr>
                <w:rFonts w:cs="Arial"/>
              </w:rPr>
              <w:t>Manager</w:t>
            </w:r>
          </w:p>
        </w:tc>
        <w:tc>
          <w:tcPr>
            <w:tcW w:w="1701" w:type="dxa"/>
          </w:tcPr>
          <w:p w14:paraId="2E1B246F" w14:textId="77777777" w:rsidR="000178CE" w:rsidRPr="00CC0688" w:rsidRDefault="000178CE" w:rsidP="00DC15E6">
            <w:pPr>
              <w:pStyle w:val="TableText"/>
              <w:rPr>
                <w:rFonts w:cs="Arial"/>
              </w:rPr>
            </w:pPr>
            <w:r>
              <w:rPr>
                <w:rFonts w:cs="Arial"/>
              </w:rPr>
              <w:t>Lisa Chaffey</w:t>
            </w:r>
          </w:p>
        </w:tc>
        <w:tc>
          <w:tcPr>
            <w:tcW w:w="1843" w:type="dxa"/>
          </w:tcPr>
          <w:p w14:paraId="2E1B2470" w14:textId="77777777" w:rsidR="000178CE" w:rsidRPr="00FC23D3" w:rsidRDefault="000178CE" w:rsidP="00DC15E6">
            <w:pPr>
              <w:pStyle w:val="TableText"/>
              <w:rPr>
                <w:rFonts w:cs="Arial"/>
                <w:szCs w:val="16"/>
              </w:rPr>
            </w:pPr>
            <w:r>
              <w:rPr>
                <w:rStyle w:val="labelsmall"/>
                <w:rFonts w:cs="Arial"/>
                <w:color w:val="000000"/>
                <w:szCs w:val="16"/>
              </w:rPr>
              <w:t>519-</w:t>
            </w:r>
            <w:r w:rsidRPr="00FC23D3">
              <w:rPr>
                <w:rStyle w:val="labelsmall"/>
                <w:rFonts w:cs="Arial"/>
                <w:color w:val="000000"/>
                <w:szCs w:val="16"/>
              </w:rPr>
              <w:t>686-8078</w:t>
            </w:r>
          </w:p>
        </w:tc>
        <w:tc>
          <w:tcPr>
            <w:tcW w:w="1701" w:type="dxa"/>
          </w:tcPr>
          <w:p w14:paraId="2E1B2471" w14:textId="77777777" w:rsidR="000178CE" w:rsidRPr="00FC23D3" w:rsidRDefault="000178CE" w:rsidP="00DC15E6">
            <w:pPr>
              <w:pStyle w:val="TableText"/>
              <w:rPr>
                <w:rFonts w:cs="Arial"/>
                <w:szCs w:val="16"/>
              </w:rPr>
            </w:pPr>
            <w:r>
              <w:rPr>
                <w:rStyle w:val="labelsmall"/>
                <w:rFonts w:cs="Arial"/>
                <w:color w:val="000000"/>
                <w:szCs w:val="16"/>
              </w:rPr>
              <w:t>519-</w:t>
            </w:r>
            <w:r w:rsidRPr="00FC23D3">
              <w:rPr>
                <w:rStyle w:val="labelsmall"/>
                <w:rFonts w:cs="Arial"/>
                <w:color w:val="000000"/>
                <w:szCs w:val="16"/>
              </w:rPr>
              <w:t>280-7934</w:t>
            </w:r>
          </w:p>
        </w:tc>
      </w:tr>
      <w:tr w:rsidR="000178CE" w14:paraId="2E1B2477" w14:textId="77777777" w:rsidTr="000178CE">
        <w:tc>
          <w:tcPr>
            <w:tcW w:w="1560" w:type="dxa"/>
            <w:tcBorders>
              <w:top w:val="nil"/>
            </w:tcBorders>
          </w:tcPr>
          <w:p w14:paraId="2E1B2473" w14:textId="77777777" w:rsidR="000178CE" w:rsidRPr="009F3D3D" w:rsidRDefault="000178CE" w:rsidP="00DC15E6">
            <w:pPr>
              <w:pStyle w:val="TableText"/>
              <w:rPr>
                <w:rFonts w:cs="Arial"/>
                <w:szCs w:val="16"/>
              </w:rPr>
            </w:pPr>
            <w:r w:rsidRPr="009F3D3D">
              <w:rPr>
                <w:rFonts w:cs="Arial"/>
                <w:szCs w:val="16"/>
              </w:rPr>
              <w:t xml:space="preserve">Client Service Manager </w:t>
            </w:r>
          </w:p>
        </w:tc>
        <w:tc>
          <w:tcPr>
            <w:tcW w:w="1701" w:type="dxa"/>
            <w:tcBorders>
              <w:top w:val="nil"/>
            </w:tcBorders>
          </w:tcPr>
          <w:p w14:paraId="2E1B2474" w14:textId="77777777" w:rsidR="000178CE" w:rsidRPr="009F3D3D" w:rsidRDefault="000178CE" w:rsidP="00DC15E6">
            <w:pPr>
              <w:pStyle w:val="TableText"/>
              <w:rPr>
                <w:rFonts w:cs="Arial"/>
                <w:szCs w:val="16"/>
              </w:rPr>
            </w:pPr>
            <w:r w:rsidRPr="009F3D3D">
              <w:rPr>
                <w:rFonts w:cs="Arial"/>
                <w:szCs w:val="16"/>
              </w:rPr>
              <w:t>Andrew Atkin</w:t>
            </w:r>
            <w:r>
              <w:rPr>
                <w:rFonts w:cs="Arial"/>
                <w:szCs w:val="16"/>
              </w:rPr>
              <w:t>son</w:t>
            </w:r>
          </w:p>
        </w:tc>
        <w:tc>
          <w:tcPr>
            <w:tcW w:w="1843" w:type="dxa"/>
            <w:tcBorders>
              <w:top w:val="nil"/>
            </w:tcBorders>
          </w:tcPr>
          <w:p w14:paraId="2E1B2475" w14:textId="77777777" w:rsidR="000178CE" w:rsidRPr="009F3D3D" w:rsidRDefault="000178CE" w:rsidP="00DC15E6">
            <w:pPr>
              <w:pStyle w:val="TableText"/>
              <w:rPr>
                <w:rFonts w:cs="Arial"/>
                <w:szCs w:val="16"/>
              </w:rPr>
            </w:pPr>
            <w:r>
              <w:rPr>
                <w:rFonts w:cs="Arial"/>
                <w:color w:val="000000"/>
                <w:szCs w:val="16"/>
              </w:rPr>
              <w:t>613-</w:t>
            </w:r>
            <w:r w:rsidRPr="009F3D3D">
              <w:rPr>
                <w:rFonts w:cs="Arial"/>
                <w:color w:val="000000"/>
                <w:szCs w:val="16"/>
              </w:rPr>
              <w:t>740-5900 #5680</w:t>
            </w:r>
          </w:p>
        </w:tc>
        <w:tc>
          <w:tcPr>
            <w:tcW w:w="1701" w:type="dxa"/>
            <w:tcBorders>
              <w:top w:val="nil"/>
            </w:tcBorders>
          </w:tcPr>
          <w:p w14:paraId="2E1B2476" w14:textId="77777777" w:rsidR="000178CE" w:rsidRPr="009F3D3D" w:rsidRDefault="000178CE" w:rsidP="00DC15E6">
            <w:pPr>
              <w:pStyle w:val="TableText"/>
              <w:rPr>
                <w:rFonts w:cs="Arial"/>
                <w:szCs w:val="16"/>
              </w:rPr>
            </w:pPr>
            <w:r>
              <w:rPr>
                <w:rStyle w:val="labelsmall"/>
                <w:rFonts w:cs="Arial"/>
                <w:color w:val="000000"/>
                <w:szCs w:val="16"/>
              </w:rPr>
              <w:t>613-</w:t>
            </w:r>
            <w:r w:rsidRPr="009F3D3D">
              <w:rPr>
                <w:rStyle w:val="labelsmall"/>
                <w:rFonts w:cs="Arial"/>
                <w:color w:val="000000"/>
                <w:szCs w:val="16"/>
              </w:rPr>
              <w:t>203-2554</w:t>
            </w:r>
          </w:p>
        </w:tc>
      </w:tr>
    </w:tbl>
    <w:p w14:paraId="2E1B2478" w14:textId="77777777" w:rsidR="00F6031F" w:rsidRDefault="00F6031F" w:rsidP="00F6031F">
      <w:pPr>
        <w:pStyle w:val="Header"/>
        <w:tabs>
          <w:tab w:val="clear" w:pos="4320"/>
          <w:tab w:val="clear" w:pos="8640"/>
        </w:tabs>
        <w:spacing w:before="0" w:after="0"/>
      </w:pPr>
    </w:p>
    <w:p w14:paraId="2E1B2479" w14:textId="77777777" w:rsidR="00305361" w:rsidRDefault="00305361" w:rsidP="00A3291F"/>
    <w:p w14:paraId="2E1B247A" w14:textId="77777777" w:rsidR="00D56C3A" w:rsidRPr="00652B57" w:rsidRDefault="00D56C3A" w:rsidP="00D56C3A">
      <w:pPr>
        <w:pStyle w:val="Heading3"/>
      </w:pPr>
      <w:bookmarkStart w:id="1428" w:name="_CGI_GMSS_-"/>
      <w:bookmarkStart w:id="1429" w:name="_Toc352915486"/>
      <w:bookmarkEnd w:id="1428"/>
      <w:r w:rsidRPr="00652B57">
        <w:t>CGI GMSS</w:t>
      </w:r>
      <w:r>
        <w:t xml:space="preserve"> - </w:t>
      </w:r>
      <w:proofErr w:type="spellStart"/>
      <w:r>
        <w:t>ArcSight</w:t>
      </w:r>
      <w:proofErr w:type="spellEnd"/>
      <w:r>
        <w:t xml:space="preserve"> Support</w:t>
      </w:r>
      <w:bookmarkEnd w:id="1429"/>
    </w:p>
    <w:p w14:paraId="2E1B247B" w14:textId="77777777" w:rsidR="00F6031F" w:rsidRPr="00A77F15" w:rsidRDefault="00D56C3A" w:rsidP="00EF006F">
      <w:pPr>
        <w:widowControl w:val="0"/>
        <w:numPr>
          <w:ilvl w:val="0"/>
          <w:numId w:val="29"/>
        </w:numPr>
        <w:adjustRightInd w:val="0"/>
        <w:spacing w:before="20" w:after="20"/>
        <w:ind w:left="357" w:hanging="357"/>
        <w:textAlignment w:val="baseline"/>
        <w:rPr>
          <w:lang w:val="en-CA"/>
        </w:rPr>
      </w:pPr>
      <w:r>
        <w:rPr>
          <w:lang w:val="en-CA"/>
        </w:rPr>
        <w:t xml:space="preserve">Investigate and resolve </w:t>
      </w:r>
      <w:proofErr w:type="spellStart"/>
      <w:r>
        <w:rPr>
          <w:lang w:val="en-CA"/>
        </w:rPr>
        <w:t>ArcSight</w:t>
      </w:r>
      <w:proofErr w:type="spellEnd"/>
      <w:r>
        <w:rPr>
          <w:lang w:val="en-CA"/>
        </w:rPr>
        <w:t xml:space="preserve"> Agent related incidents</w:t>
      </w:r>
      <w:r w:rsidR="00F6031F">
        <w:rPr>
          <w:lang w:val="en-CA"/>
        </w:rPr>
        <w:t>, as received from DSO Security</w:t>
      </w:r>
    </w:p>
    <w:p w14:paraId="2E1B247C" w14:textId="77777777" w:rsidR="000178CE" w:rsidRPr="000178CE" w:rsidRDefault="000178CE" w:rsidP="000178CE">
      <w:pPr>
        <w:ind w:left="426"/>
        <w:rPr>
          <w:ins w:id="1430" w:author="Giacomini-Varvarigos, Maria" w:date="2013-02-07T09:49:00Z"/>
          <w:b/>
        </w:rPr>
      </w:pPr>
      <w:ins w:id="1431" w:author="Giacomini-Varvarigos, Maria" w:date="2013-02-07T09:49:00Z">
        <w:r w:rsidRPr="000178CE">
          <w:rPr>
            <w:b/>
          </w:rPr>
          <w:t>ITSM Support group assignment:</w:t>
        </w:r>
      </w:ins>
    </w:p>
    <w:p w14:paraId="2E1B247D" w14:textId="77777777" w:rsidR="00F6031F" w:rsidRPr="000178CE" w:rsidRDefault="000178CE" w:rsidP="003F1951">
      <w:pPr>
        <w:pStyle w:val="ListParagraph"/>
        <w:numPr>
          <w:ilvl w:val="1"/>
          <w:numId w:val="54"/>
        </w:numPr>
        <w:tabs>
          <w:tab w:val="clear" w:pos="1440"/>
          <w:tab w:val="num" w:pos="993"/>
        </w:tabs>
        <w:ind w:hanging="731"/>
        <w:rPr>
          <w:ins w:id="1432" w:author="Giacomini-Varvarigos, Maria" w:date="2013-02-07T09:49:00Z"/>
        </w:rPr>
      </w:pPr>
      <w:ins w:id="1433" w:author="Giacomini-Varvarigos, Maria" w:date="2013-02-07T09:50:00Z">
        <w:r w:rsidRPr="000178CE">
          <w:rPr>
            <w:rFonts w:ascii="Times New Roman" w:hAnsi="Times New Roman"/>
            <w:sz w:val="20"/>
            <w:szCs w:val="20"/>
          </w:rPr>
          <w:t xml:space="preserve">Assigned Group:  CGI Support to BC -&gt; Security Management -&gt; </w:t>
        </w:r>
        <w:proofErr w:type="spellStart"/>
        <w:r w:rsidRPr="000178CE">
          <w:rPr>
            <w:rFonts w:ascii="Times New Roman" w:hAnsi="Times New Roman"/>
            <w:sz w:val="20"/>
            <w:szCs w:val="20"/>
          </w:rPr>
          <w:t>ArcSight</w:t>
        </w:r>
        <w:proofErr w:type="spellEnd"/>
        <w:r w:rsidRPr="000178CE">
          <w:rPr>
            <w:rFonts w:ascii="Times New Roman" w:hAnsi="Times New Roman"/>
            <w:sz w:val="20"/>
            <w:szCs w:val="20"/>
          </w:rPr>
          <w:t xml:space="preserve"> Application Support</w:t>
        </w:r>
      </w:ins>
    </w:p>
    <w:p w14:paraId="2E1B247E" w14:textId="77777777" w:rsidR="000178CE" w:rsidRDefault="000178CE" w:rsidP="00D56C3A">
      <w:pPr>
        <w:pStyle w:val="Header"/>
        <w:tabs>
          <w:tab w:val="clear" w:pos="4320"/>
          <w:tab w:val="clear" w:pos="8640"/>
        </w:tabs>
        <w:spacing w:before="0" w:after="0"/>
      </w:pPr>
    </w:p>
    <w:p w14:paraId="2E1B247F" w14:textId="77777777" w:rsidR="00D56C3A" w:rsidRDefault="00D56C3A" w:rsidP="00D56C3A">
      <w:pPr>
        <w:pStyle w:val="Header"/>
        <w:tabs>
          <w:tab w:val="clear" w:pos="4320"/>
          <w:tab w:val="clear" w:pos="8640"/>
        </w:tabs>
        <w:spacing w:before="0" w:after="0"/>
      </w:pPr>
      <w:r>
        <w:t>The contacts within CGI GMSS (</w:t>
      </w:r>
      <w:smartTag w:uri="urn:schemas-microsoft-com:office:smarttags" w:element="place">
        <w:smartTag w:uri="urn:schemas-microsoft-com:office:smarttags" w:element="City">
          <w:r>
            <w:t>Ottawa</w:t>
          </w:r>
        </w:smartTag>
      </w:smartTag>
      <w:r>
        <w:t>) are as follows:</w:t>
      </w:r>
    </w:p>
    <w:tbl>
      <w:tblPr>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560"/>
        <w:gridCol w:w="1701"/>
        <w:gridCol w:w="1984"/>
        <w:gridCol w:w="1843"/>
        <w:gridCol w:w="1701"/>
      </w:tblGrid>
      <w:tr w:rsidR="00D56C3A" w:rsidRPr="00990AEF" w14:paraId="2E1B2485" w14:textId="77777777" w:rsidTr="00305361">
        <w:tc>
          <w:tcPr>
            <w:tcW w:w="1560" w:type="dxa"/>
            <w:tcBorders>
              <w:top w:val="double" w:sz="4" w:space="0" w:color="auto"/>
              <w:bottom w:val="single" w:sz="6" w:space="0" w:color="auto"/>
            </w:tcBorders>
            <w:shd w:val="pct5" w:color="auto" w:fill="FFFFFF"/>
          </w:tcPr>
          <w:p w14:paraId="2E1B2480" w14:textId="77777777" w:rsidR="00D56C3A" w:rsidRPr="00990AEF" w:rsidRDefault="00D56C3A" w:rsidP="00305361">
            <w:pPr>
              <w:pStyle w:val="TableHeading"/>
              <w:rPr>
                <w:szCs w:val="16"/>
              </w:rPr>
            </w:pPr>
            <w:r w:rsidRPr="00990AEF">
              <w:rPr>
                <w:szCs w:val="16"/>
              </w:rPr>
              <w:t>Role</w:t>
            </w:r>
          </w:p>
        </w:tc>
        <w:tc>
          <w:tcPr>
            <w:tcW w:w="1701" w:type="dxa"/>
            <w:tcBorders>
              <w:top w:val="double" w:sz="4" w:space="0" w:color="auto"/>
              <w:bottom w:val="single" w:sz="6" w:space="0" w:color="auto"/>
            </w:tcBorders>
            <w:shd w:val="pct5" w:color="auto" w:fill="FFFFFF"/>
          </w:tcPr>
          <w:p w14:paraId="2E1B2481" w14:textId="77777777" w:rsidR="00D56C3A" w:rsidRPr="00990AEF" w:rsidRDefault="00D56C3A" w:rsidP="00305361">
            <w:pPr>
              <w:pStyle w:val="TableHeading"/>
              <w:rPr>
                <w:szCs w:val="16"/>
              </w:rPr>
            </w:pPr>
            <w:r w:rsidRPr="00990AEF">
              <w:rPr>
                <w:szCs w:val="16"/>
              </w:rPr>
              <w:t>Name</w:t>
            </w:r>
          </w:p>
        </w:tc>
        <w:tc>
          <w:tcPr>
            <w:tcW w:w="1984" w:type="dxa"/>
            <w:tcBorders>
              <w:top w:val="double" w:sz="4" w:space="0" w:color="auto"/>
              <w:bottom w:val="single" w:sz="6" w:space="0" w:color="auto"/>
            </w:tcBorders>
            <w:shd w:val="pct5" w:color="auto" w:fill="FFFFFF"/>
          </w:tcPr>
          <w:p w14:paraId="2E1B2482" w14:textId="77777777" w:rsidR="00D56C3A" w:rsidRPr="00990AEF" w:rsidRDefault="00D56C3A" w:rsidP="00305361">
            <w:pPr>
              <w:pStyle w:val="TableHeading"/>
              <w:rPr>
                <w:szCs w:val="16"/>
              </w:rPr>
            </w:pPr>
            <w:r w:rsidRPr="00990AEF">
              <w:rPr>
                <w:szCs w:val="16"/>
              </w:rPr>
              <w:t>Email</w:t>
            </w:r>
          </w:p>
        </w:tc>
        <w:tc>
          <w:tcPr>
            <w:tcW w:w="1843" w:type="dxa"/>
            <w:tcBorders>
              <w:top w:val="double" w:sz="4" w:space="0" w:color="auto"/>
              <w:bottom w:val="single" w:sz="6" w:space="0" w:color="auto"/>
            </w:tcBorders>
            <w:shd w:val="pct5" w:color="auto" w:fill="FFFFFF"/>
          </w:tcPr>
          <w:p w14:paraId="2E1B2483" w14:textId="77777777" w:rsidR="00D56C3A" w:rsidRPr="00990AEF" w:rsidRDefault="00D56C3A" w:rsidP="00305361">
            <w:pPr>
              <w:pStyle w:val="TableHeading"/>
              <w:rPr>
                <w:szCs w:val="16"/>
              </w:rPr>
            </w:pPr>
            <w:r w:rsidRPr="00990AEF">
              <w:rPr>
                <w:szCs w:val="16"/>
              </w:rPr>
              <w:t>Phone</w:t>
            </w:r>
          </w:p>
        </w:tc>
        <w:tc>
          <w:tcPr>
            <w:tcW w:w="1701" w:type="dxa"/>
            <w:tcBorders>
              <w:top w:val="double" w:sz="4" w:space="0" w:color="auto"/>
              <w:bottom w:val="single" w:sz="6" w:space="0" w:color="auto"/>
            </w:tcBorders>
            <w:shd w:val="pct5" w:color="auto" w:fill="FFFFFF"/>
          </w:tcPr>
          <w:p w14:paraId="2E1B2484" w14:textId="77777777" w:rsidR="00D56C3A" w:rsidRPr="00990AEF" w:rsidRDefault="00D56C3A" w:rsidP="00305361">
            <w:pPr>
              <w:pStyle w:val="TableHeading"/>
              <w:rPr>
                <w:szCs w:val="16"/>
              </w:rPr>
            </w:pPr>
            <w:r w:rsidRPr="00990AEF">
              <w:rPr>
                <w:szCs w:val="16"/>
              </w:rPr>
              <w:t>Pager</w:t>
            </w:r>
          </w:p>
        </w:tc>
      </w:tr>
      <w:tr w:rsidR="00D56C3A" w:rsidRPr="00990AEF" w14:paraId="2E1B248B" w14:textId="77777777" w:rsidTr="00305361">
        <w:tc>
          <w:tcPr>
            <w:tcW w:w="1560" w:type="dxa"/>
            <w:tcBorders>
              <w:top w:val="nil"/>
            </w:tcBorders>
          </w:tcPr>
          <w:p w14:paraId="2E1B2486" w14:textId="77777777" w:rsidR="00D56C3A" w:rsidRPr="00990AEF" w:rsidRDefault="00D56C3A" w:rsidP="00305361">
            <w:pPr>
              <w:pStyle w:val="TableText"/>
              <w:rPr>
                <w:rFonts w:cs="Arial"/>
                <w:szCs w:val="16"/>
              </w:rPr>
            </w:pPr>
            <w:r w:rsidRPr="00990AEF">
              <w:rPr>
                <w:rFonts w:cs="Arial"/>
                <w:szCs w:val="16"/>
              </w:rPr>
              <w:t>Primary</w:t>
            </w:r>
          </w:p>
        </w:tc>
        <w:tc>
          <w:tcPr>
            <w:tcW w:w="1701" w:type="dxa"/>
            <w:tcBorders>
              <w:top w:val="nil"/>
            </w:tcBorders>
          </w:tcPr>
          <w:p w14:paraId="2E1B2487" w14:textId="77777777" w:rsidR="00D56C3A" w:rsidRPr="00990AEF" w:rsidRDefault="00D56C3A" w:rsidP="00305361">
            <w:pPr>
              <w:pStyle w:val="TableText"/>
              <w:rPr>
                <w:rFonts w:cs="Arial"/>
                <w:szCs w:val="16"/>
              </w:rPr>
            </w:pPr>
            <w:r w:rsidRPr="00990AEF">
              <w:rPr>
                <w:rFonts w:cs="Arial"/>
                <w:szCs w:val="16"/>
              </w:rPr>
              <w:t>CGI</w:t>
            </w:r>
            <w:r>
              <w:rPr>
                <w:rFonts w:cs="Arial"/>
                <w:szCs w:val="16"/>
              </w:rPr>
              <w:t xml:space="preserve"> G</w:t>
            </w:r>
            <w:r w:rsidRPr="00990AEF">
              <w:rPr>
                <w:rFonts w:cs="Arial"/>
                <w:szCs w:val="16"/>
              </w:rPr>
              <w:t>MSS</w:t>
            </w:r>
          </w:p>
        </w:tc>
        <w:tc>
          <w:tcPr>
            <w:tcW w:w="1984" w:type="dxa"/>
            <w:tcBorders>
              <w:top w:val="nil"/>
            </w:tcBorders>
          </w:tcPr>
          <w:p w14:paraId="2E1B2488" w14:textId="77777777" w:rsidR="00D56C3A" w:rsidRPr="00990AEF" w:rsidRDefault="00DD62E0" w:rsidP="00305361">
            <w:pPr>
              <w:pStyle w:val="TableText"/>
              <w:rPr>
                <w:rFonts w:cs="Arial"/>
                <w:szCs w:val="16"/>
              </w:rPr>
            </w:pPr>
            <w:hyperlink r:id="rId52" w:history="1">
              <w:r w:rsidR="00D56C3A" w:rsidRPr="00990AEF">
                <w:rPr>
                  <w:rStyle w:val="Hyperlink"/>
                  <w:rFonts w:cs="Arial"/>
                  <w:szCs w:val="16"/>
                </w:rPr>
                <w:t>Soc.mss@cgi.com</w:t>
              </w:r>
            </w:hyperlink>
          </w:p>
        </w:tc>
        <w:tc>
          <w:tcPr>
            <w:tcW w:w="1843" w:type="dxa"/>
            <w:tcBorders>
              <w:top w:val="nil"/>
            </w:tcBorders>
          </w:tcPr>
          <w:p w14:paraId="2E1B2489" w14:textId="77777777" w:rsidR="00D56C3A" w:rsidRPr="00990AEF" w:rsidRDefault="00D56C3A" w:rsidP="00305361">
            <w:pPr>
              <w:pStyle w:val="TableText"/>
              <w:rPr>
                <w:rFonts w:cs="Arial"/>
                <w:szCs w:val="16"/>
              </w:rPr>
            </w:pPr>
            <w:r>
              <w:rPr>
                <w:rFonts w:cs="Arial"/>
                <w:szCs w:val="16"/>
              </w:rPr>
              <w:t>1-866-677-7472 or 613-</w:t>
            </w:r>
            <w:r w:rsidRPr="00990AEF">
              <w:rPr>
                <w:rFonts w:cs="Arial"/>
                <w:szCs w:val="16"/>
              </w:rPr>
              <w:t>742-2417</w:t>
            </w:r>
          </w:p>
        </w:tc>
        <w:tc>
          <w:tcPr>
            <w:tcW w:w="1701" w:type="dxa"/>
            <w:tcBorders>
              <w:top w:val="nil"/>
            </w:tcBorders>
          </w:tcPr>
          <w:p w14:paraId="2E1B248A" w14:textId="77777777" w:rsidR="00D56C3A" w:rsidRPr="00990AEF" w:rsidRDefault="00D56C3A" w:rsidP="00305361">
            <w:pPr>
              <w:pStyle w:val="TableText"/>
              <w:rPr>
                <w:rFonts w:cs="Arial"/>
                <w:szCs w:val="16"/>
              </w:rPr>
            </w:pPr>
          </w:p>
        </w:tc>
      </w:tr>
      <w:tr w:rsidR="00D56C3A" w:rsidRPr="00990AEF" w14:paraId="2E1B2491" w14:textId="77777777" w:rsidTr="00305361">
        <w:tc>
          <w:tcPr>
            <w:tcW w:w="1560" w:type="dxa"/>
          </w:tcPr>
          <w:p w14:paraId="2E1B248C" w14:textId="77777777" w:rsidR="00D56C3A" w:rsidRPr="00990AEF" w:rsidRDefault="00D56C3A" w:rsidP="00305361">
            <w:pPr>
              <w:pStyle w:val="TableText"/>
              <w:rPr>
                <w:rFonts w:cs="Arial"/>
                <w:szCs w:val="16"/>
              </w:rPr>
            </w:pPr>
            <w:r w:rsidRPr="00990AEF">
              <w:rPr>
                <w:rFonts w:cs="Arial"/>
                <w:szCs w:val="16"/>
              </w:rPr>
              <w:t>Team Leader</w:t>
            </w:r>
          </w:p>
        </w:tc>
        <w:tc>
          <w:tcPr>
            <w:tcW w:w="1701" w:type="dxa"/>
          </w:tcPr>
          <w:p w14:paraId="2E1B248D" w14:textId="77777777" w:rsidR="00D56C3A" w:rsidRPr="00990AEF" w:rsidRDefault="00D56C3A" w:rsidP="00305361">
            <w:pPr>
              <w:pStyle w:val="TableText"/>
              <w:rPr>
                <w:rFonts w:cs="Arial"/>
                <w:szCs w:val="16"/>
              </w:rPr>
            </w:pPr>
            <w:r w:rsidRPr="00990AEF">
              <w:rPr>
                <w:rFonts w:cs="Arial"/>
                <w:szCs w:val="16"/>
              </w:rPr>
              <w:t>Tim Hersey</w:t>
            </w:r>
          </w:p>
        </w:tc>
        <w:tc>
          <w:tcPr>
            <w:tcW w:w="1984" w:type="dxa"/>
          </w:tcPr>
          <w:p w14:paraId="2E1B248E" w14:textId="77777777" w:rsidR="00D56C3A" w:rsidRPr="00990AEF" w:rsidRDefault="00DD62E0" w:rsidP="00305361">
            <w:pPr>
              <w:pStyle w:val="TableText"/>
              <w:rPr>
                <w:rFonts w:cs="Arial"/>
                <w:szCs w:val="16"/>
              </w:rPr>
            </w:pPr>
            <w:hyperlink r:id="rId53" w:history="1">
              <w:r w:rsidR="00D56C3A" w:rsidRPr="00990AEF">
                <w:rPr>
                  <w:rStyle w:val="Hyperlink"/>
                  <w:rFonts w:cs="Arial"/>
                  <w:szCs w:val="16"/>
                </w:rPr>
                <w:t>Tim.hersey@cgi.com</w:t>
              </w:r>
            </w:hyperlink>
          </w:p>
        </w:tc>
        <w:tc>
          <w:tcPr>
            <w:tcW w:w="1843" w:type="dxa"/>
          </w:tcPr>
          <w:p w14:paraId="2E1B248F" w14:textId="77777777" w:rsidR="00D56C3A" w:rsidRPr="00990AEF" w:rsidRDefault="00D56C3A" w:rsidP="00305361">
            <w:pPr>
              <w:pStyle w:val="TableText"/>
              <w:rPr>
                <w:rFonts w:cs="Arial"/>
                <w:szCs w:val="16"/>
              </w:rPr>
            </w:pPr>
            <w:r>
              <w:rPr>
                <w:rStyle w:val="labelsmall"/>
                <w:rFonts w:cs="Arial"/>
                <w:color w:val="000000"/>
                <w:szCs w:val="16"/>
              </w:rPr>
              <w:t>613</w:t>
            </w:r>
            <w:r w:rsidRPr="00990AEF">
              <w:rPr>
                <w:rStyle w:val="labelsmall"/>
                <w:rFonts w:cs="Arial"/>
                <w:color w:val="000000"/>
                <w:szCs w:val="16"/>
              </w:rPr>
              <w:t>740-5900</w:t>
            </w:r>
            <w:r>
              <w:rPr>
                <w:rStyle w:val="labelsmall"/>
                <w:rFonts w:cs="Arial"/>
                <w:color w:val="000000"/>
                <w:szCs w:val="16"/>
              </w:rPr>
              <w:t xml:space="preserve"> </w:t>
            </w:r>
            <w:r w:rsidRPr="00990AEF">
              <w:rPr>
                <w:rStyle w:val="labelsmall"/>
                <w:rFonts w:cs="Arial"/>
                <w:color w:val="000000"/>
                <w:szCs w:val="16"/>
              </w:rPr>
              <w:t>x5354</w:t>
            </w:r>
          </w:p>
        </w:tc>
        <w:tc>
          <w:tcPr>
            <w:tcW w:w="1701" w:type="dxa"/>
          </w:tcPr>
          <w:p w14:paraId="2E1B2490" w14:textId="77777777" w:rsidR="00D56C3A" w:rsidRPr="00990AEF" w:rsidRDefault="00D56C3A" w:rsidP="00305361">
            <w:pPr>
              <w:pStyle w:val="TableText"/>
              <w:rPr>
                <w:rFonts w:cs="Arial"/>
                <w:szCs w:val="16"/>
              </w:rPr>
            </w:pPr>
          </w:p>
        </w:tc>
      </w:tr>
      <w:tr w:rsidR="00D56C3A" w:rsidRPr="00990AEF" w14:paraId="2E1B2497" w14:textId="77777777" w:rsidTr="00305361">
        <w:tc>
          <w:tcPr>
            <w:tcW w:w="1560" w:type="dxa"/>
            <w:tcBorders>
              <w:top w:val="nil"/>
            </w:tcBorders>
          </w:tcPr>
          <w:p w14:paraId="2E1B2492" w14:textId="77777777" w:rsidR="00D56C3A" w:rsidRPr="00990AEF" w:rsidRDefault="00D56C3A" w:rsidP="00305361">
            <w:pPr>
              <w:pStyle w:val="TableText"/>
              <w:rPr>
                <w:rFonts w:cs="Arial"/>
                <w:szCs w:val="16"/>
              </w:rPr>
            </w:pPr>
            <w:r w:rsidRPr="00990AEF">
              <w:rPr>
                <w:rFonts w:cs="Arial"/>
                <w:szCs w:val="16"/>
              </w:rPr>
              <w:t>Manager</w:t>
            </w:r>
          </w:p>
        </w:tc>
        <w:tc>
          <w:tcPr>
            <w:tcW w:w="1701" w:type="dxa"/>
            <w:tcBorders>
              <w:top w:val="nil"/>
            </w:tcBorders>
          </w:tcPr>
          <w:p w14:paraId="2E1B2493" w14:textId="77777777" w:rsidR="00D56C3A" w:rsidRPr="00990AEF" w:rsidRDefault="00D56C3A" w:rsidP="00305361">
            <w:pPr>
              <w:pStyle w:val="TableText"/>
              <w:rPr>
                <w:rFonts w:cs="Arial"/>
                <w:szCs w:val="16"/>
              </w:rPr>
            </w:pPr>
            <w:r w:rsidRPr="00990AEF">
              <w:rPr>
                <w:rFonts w:cs="Arial"/>
                <w:szCs w:val="16"/>
              </w:rPr>
              <w:t xml:space="preserve">Marc </w:t>
            </w:r>
            <w:proofErr w:type="spellStart"/>
            <w:r w:rsidRPr="00990AEF">
              <w:rPr>
                <w:rFonts w:cs="Arial"/>
                <w:szCs w:val="16"/>
              </w:rPr>
              <w:t>Bercier</w:t>
            </w:r>
            <w:proofErr w:type="spellEnd"/>
          </w:p>
        </w:tc>
        <w:tc>
          <w:tcPr>
            <w:tcW w:w="1984" w:type="dxa"/>
            <w:tcBorders>
              <w:top w:val="nil"/>
            </w:tcBorders>
          </w:tcPr>
          <w:p w14:paraId="2E1B2494" w14:textId="77777777" w:rsidR="00D56C3A" w:rsidRPr="00990AEF" w:rsidRDefault="00DD62E0" w:rsidP="00305361">
            <w:pPr>
              <w:pStyle w:val="TableText"/>
              <w:rPr>
                <w:rFonts w:cs="Arial"/>
                <w:szCs w:val="16"/>
              </w:rPr>
            </w:pPr>
            <w:hyperlink r:id="rId54" w:history="1">
              <w:r w:rsidR="00D56C3A" w:rsidRPr="00990AEF">
                <w:rPr>
                  <w:rStyle w:val="Hyperlink"/>
                  <w:rFonts w:cs="Arial"/>
                  <w:szCs w:val="16"/>
                </w:rPr>
                <w:t>Marc.bercier@cgi.com</w:t>
              </w:r>
            </w:hyperlink>
          </w:p>
        </w:tc>
        <w:tc>
          <w:tcPr>
            <w:tcW w:w="1843" w:type="dxa"/>
            <w:tcBorders>
              <w:top w:val="nil"/>
            </w:tcBorders>
          </w:tcPr>
          <w:p w14:paraId="2E1B2495" w14:textId="77777777" w:rsidR="00D56C3A" w:rsidRPr="00990AEF" w:rsidRDefault="00D56C3A" w:rsidP="00305361">
            <w:pPr>
              <w:pStyle w:val="TableText"/>
              <w:rPr>
                <w:rFonts w:cs="Arial"/>
                <w:color w:val="000000"/>
                <w:szCs w:val="16"/>
              </w:rPr>
            </w:pPr>
            <w:r>
              <w:rPr>
                <w:rFonts w:cs="Arial"/>
                <w:color w:val="000000"/>
                <w:szCs w:val="16"/>
              </w:rPr>
              <w:t>613-</w:t>
            </w:r>
            <w:r w:rsidRPr="00990AEF">
              <w:rPr>
                <w:rFonts w:cs="Arial"/>
                <w:color w:val="000000"/>
                <w:szCs w:val="16"/>
              </w:rPr>
              <w:t>740-5912</w:t>
            </w:r>
          </w:p>
        </w:tc>
        <w:tc>
          <w:tcPr>
            <w:tcW w:w="1701" w:type="dxa"/>
            <w:tcBorders>
              <w:top w:val="nil"/>
            </w:tcBorders>
          </w:tcPr>
          <w:p w14:paraId="2E1B2496" w14:textId="77777777" w:rsidR="00D56C3A" w:rsidRPr="00990AEF" w:rsidRDefault="00D56C3A" w:rsidP="00305361">
            <w:pPr>
              <w:pStyle w:val="TableText"/>
              <w:rPr>
                <w:rStyle w:val="labelsmall"/>
                <w:rFonts w:cs="Arial"/>
                <w:color w:val="000000"/>
                <w:szCs w:val="16"/>
              </w:rPr>
            </w:pPr>
          </w:p>
        </w:tc>
      </w:tr>
      <w:tr w:rsidR="00D56C3A" w:rsidRPr="00990AEF" w14:paraId="2E1B249D" w14:textId="77777777" w:rsidTr="00305361">
        <w:tc>
          <w:tcPr>
            <w:tcW w:w="1560" w:type="dxa"/>
          </w:tcPr>
          <w:p w14:paraId="2E1B2498" w14:textId="77777777" w:rsidR="00D56C3A" w:rsidRPr="00990AEF" w:rsidRDefault="00D56C3A" w:rsidP="00305361">
            <w:pPr>
              <w:pStyle w:val="TableText"/>
              <w:rPr>
                <w:rFonts w:cs="Arial"/>
                <w:szCs w:val="16"/>
              </w:rPr>
            </w:pPr>
            <w:r w:rsidRPr="00990AEF">
              <w:rPr>
                <w:rFonts w:cs="Arial"/>
                <w:szCs w:val="16"/>
              </w:rPr>
              <w:t xml:space="preserve">Client Service Manager </w:t>
            </w:r>
          </w:p>
        </w:tc>
        <w:tc>
          <w:tcPr>
            <w:tcW w:w="1701" w:type="dxa"/>
          </w:tcPr>
          <w:p w14:paraId="2E1B2499" w14:textId="77777777" w:rsidR="00D56C3A" w:rsidRPr="00990AEF" w:rsidRDefault="00D56C3A" w:rsidP="00305361">
            <w:pPr>
              <w:pStyle w:val="TableText"/>
              <w:rPr>
                <w:rFonts w:cs="Arial"/>
                <w:szCs w:val="16"/>
              </w:rPr>
            </w:pPr>
            <w:r w:rsidRPr="00990AEF">
              <w:rPr>
                <w:rFonts w:cs="Arial"/>
                <w:szCs w:val="16"/>
              </w:rPr>
              <w:t>Andrew Atkinson</w:t>
            </w:r>
          </w:p>
        </w:tc>
        <w:tc>
          <w:tcPr>
            <w:tcW w:w="1984" w:type="dxa"/>
          </w:tcPr>
          <w:p w14:paraId="2E1B249A" w14:textId="77777777" w:rsidR="00D56C3A" w:rsidRPr="00990AEF" w:rsidRDefault="00D56C3A" w:rsidP="00305361">
            <w:pPr>
              <w:pStyle w:val="TableText"/>
              <w:rPr>
                <w:rFonts w:cs="Arial"/>
                <w:szCs w:val="16"/>
              </w:rPr>
            </w:pPr>
            <w:r w:rsidRPr="00990AEF">
              <w:rPr>
                <w:rFonts w:cs="Arial"/>
                <w:szCs w:val="16"/>
              </w:rPr>
              <w:t>N/A</w:t>
            </w:r>
          </w:p>
        </w:tc>
        <w:tc>
          <w:tcPr>
            <w:tcW w:w="1843" w:type="dxa"/>
          </w:tcPr>
          <w:p w14:paraId="2E1B249B" w14:textId="77777777" w:rsidR="00D56C3A" w:rsidRPr="00990AEF" w:rsidRDefault="00D56C3A" w:rsidP="00305361">
            <w:pPr>
              <w:pStyle w:val="TableText"/>
              <w:rPr>
                <w:rStyle w:val="labelsmall"/>
                <w:rFonts w:cs="Arial"/>
                <w:color w:val="000000"/>
                <w:szCs w:val="16"/>
              </w:rPr>
            </w:pPr>
            <w:r>
              <w:rPr>
                <w:rFonts w:cs="Arial"/>
                <w:color w:val="000000"/>
                <w:szCs w:val="16"/>
              </w:rPr>
              <w:t>613-740-5900 x</w:t>
            </w:r>
            <w:r w:rsidRPr="00990AEF">
              <w:rPr>
                <w:rFonts w:cs="Arial"/>
                <w:color w:val="000000"/>
                <w:szCs w:val="16"/>
              </w:rPr>
              <w:t>5680</w:t>
            </w:r>
          </w:p>
        </w:tc>
        <w:tc>
          <w:tcPr>
            <w:tcW w:w="1701" w:type="dxa"/>
          </w:tcPr>
          <w:p w14:paraId="2E1B249C" w14:textId="77777777" w:rsidR="00D56C3A" w:rsidRPr="00990AEF" w:rsidRDefault="00D56C3A" w:rsidP="00305361">
            <w:pPr>
              <w:pStyle w:val="TableText"/>
              <w:rPr>
                <w:rStyle w:val="labelsmall"/>
                <w:rFonts w:cs="Arial"/>
                <w:color w:val="000000"/>
                <w:szCs w:val="16"/>
              </w:rPr>
            </w:pPr>
            <w:r>
              <w:rPr>
                <w:rStyle w:val="labelsmall"/>
                <w:rFonts w:cs="Arial"/>
                <w:color w:val="000000"/>
                <w:szCs w:val="16"/>
              </w:rPr>
              <w:t>613-</w:t>
            </w:r>
            <w:r w:rsidRPr="00990AEF">
              <w:rPr>
                <w:rStyle w:val="labelsmall"/>
                <w:rFonts w:cs="Arial"/>
                <w:color w:val="000000"/>
                <w:szCs w:val="16"/>
              </w:rPr>
              <w:t>203-2554</w:t>
            </w:r>
          </w:p>
        </w:tc>
      </w:tr>
    </w:tbl>
    <w:p w14:paraId="2E1B249E" w14:textId="77777777" w:rsidR="00D56C3A" w:rsidRDefault="00D56C3A" w:rsidP="00D56C3A"/>
    <w:p w14:paraId="2E1B249F" w14:textId="77777777" w:rsidR="00305361" w:rsidRPr="00305361" w:rsidRDefault="00305361" w:rsidP="00305361">
      <w:pPr>
        <w:pStyle w:val="Heading3"/>
      </w:pPr>
      <w:bookmarkStart w:id="1434" w:name="_Toc316892406"/>
      <w:bookmarkStart w:id="1435" w:name="_Toc316893144"/>
      <w:bookmarkStart w:id="1436" w:name="_Toc316896580"/>
      <w:bookmarkStart w:id="1437" w:name="_Toc316896852"/>
      <w:bookmarkStart w:id="1438" w:name="_Toc316897124"/>
      <w:bookmarkStart w:id="1439" w:name="_Toc316930994"/>
      <w:bookmarkStart w:id="1440" w:name="_Toc316931267"/>
      <w:bookmarkStart w:id="1441" w:name="_Toc316937771"/>
      <w:bookmarkStart w:id="1442" w:name="_Toc316938584"/>
      <w:bookmarkStart w:id="1443" w:name="_Toc316892407"/>
      <w:bookmarkStart w:id="1444" w:name="_Toc316893145"/>
      <w:bookmarkStart w:id="1445" w:name="_Toc316896581"/>
      <w:bookmarkStart w:id="1446" w:name="_Toc316896853"/>
      <w:bookmarkStart w:id="1447" w:name="_Toc316897125"/>
      <w:bookmarkStart w:id="1448" w:name="_Toc316930995"/>
      <w:bookmarkStart w:id="1449" w:name="_Toc316931268"/>
      <w:bookmarkStart w:id="1450" w:name="_Toc316937772"/>
      <w:bookmarkStart w:id="1451" w:name="_Toc316938585"/>
      <w:bookmarkStart w:id="1452" w:name="_Toc316892414"/>
      <w:bookmarkStart w:id="1453" w:name="_Toc316893152"/>
      <w:bookmarkStart w:id="1454" w:name="_Toc316896588"/>
      <w:bookmarkStart w:id="1455" w:name="_Toc316896860"/>
      <w:bookmarkStart w:id="1456" w:name="_Toc316897132"/>
      <w:bookmarkStart w:id="1457" w:name="_Toc316931002"/>
      <w:bookmarkStart w:id="1458" w:name="_Toc316931275"/>
      <w:bookmarkStart w:id="1459" w:name="_Toc316937779"/>
      <w:bookmarkStart w:id="1460" w:name="_Toc316938592"/>
      <w:bookmarkStart w:id="1461" w:name="_Toc316892415"/>
      <w:bookmarkStart w:id="1462" w:name="_Toc316893153"/>
      <w:bookmarkStart w:id="1463" w:name="_Toc316896589"/>
      <w:bookmarkStart w:id="1464" w:name="_Toc316896861"/>
      <w:bookmarkStart w:id="1465" w:name="_Toc316897133"/>
      <w:bookmarkStart w:id="1466" w:name="_Toc316931003"/>
      <w:bookmarkStart w:id="1467" w:name="_Toc316931276"/>
      <w:bookmarkStart w:id="1468" w:name="_Toc316937780"/>
      <w:bookmarkStart w:id="1469" w:name="_Toc316938593"/>
      <w:bookmarkStart w:id="1470" w:name="_Toc316563095"/>
      <w:bookmarkStart w:id="1471" w:name="_Toc352915487"/>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r w:rsidRPr="00305361">
        <w:t>CGI Monitoring</w:t>
      </w:r>
      <w:r>
        <w:t>,</w:t>
      </w:r>
      <w:r w:rsidRPr="00305361">
        <w:t xml:space="preserve"> Performance</w:t>
      </w:r>
      <w:r>
        <w:t>,</w:t>
      </w:r>
      <w:r w:rsidRPr="00305361">
        <w:t xml:space="preserve"> and Capacity (MPC)</w:t>
      </w:r>
      <w:bookmarkEnd w:id="1470"/>
      <w:bookmarkEnd w:id="1471"/>
    </w:p>
    <w:p w14:paraId="2E1B24A0" w14:textId="77777777" w:rsidR="00305361" w:rsidRDefault="00305361" w:rsidP="00305361">
      <w:r>
        <w:t xml:space="preserve">The CGI CSB Monitoring, Performance and Capacity (MPC) support team will perform a primary Tier 2 support role for the Compuware software suite and </w:t>
      </w:r>
      <w:proofErr w:type="spellStart"/>
      <w:r>
        <w:t>Foglight</w:t>
      </w:r>
      <w:proofErr w:type="spellEnd"/>
      <w:r>
        <w:t xml:space="preserve"> scripted testing tool.  Incidents identified as application related by the customer or the Help Desk will refer the calls to the Compuware </w:t>
      </w:r>
      <w:del w:id="1472" w:author="Giacomini-Varvarigos, Maria" w:date="2013-02-07T11:12:00Z">
        <w:r w:rsidDel="00F92E4A">
          <w:delText>Remedy</w:delText>
        </w:r>
      </w:del>
      <w:ins w:id="1473" w:author="Giacomini-Varvarigos, Maria" w:date="2013-02-07T11:12:00Z">
        <w:r w:rsidR="00F92E4A">
          <w:t>ITSM</w:t>
        </w:r>
      </w:ins>
      <w:r>
        <w:t xml:space="preserve"> queue.  At a high level the team will:</w:t>
      </w:r>
    </w:p>
    <w:p w14:paraId="2E1B24A1" w14:textId="77777777" w:rsidR="00305361" w:rsidRDefault="00305361" w:rsidP="00EF006F">
      <w:pPr>
        <w:widowControl w:val="0"/>
        <w:numPr>
          <w:ilvl w:val="0"/>
          <w:numId w:val="34"/>
        </w:numPr>
        <w:adjustRightInd w:val="0"/>
        <w:spacing w:before="40" w:after="20"/>
        <w:ind w:left="283" w:hanging="357"/>
        <w:textAlignment w:val="baseline"/>
      </w:pPr>
      <w:r>
        <w:t>Monitor availability of system via the existing Compuware alerts</w:t>
      </w:r>
    </w:p>
    <w:p w14:paraId="2E1B24A2" w14:textId="77777777" w:rsidR="00305361" w:rsidRDefault="00305361" w:rsidP="00EF006F">
      <w:pPr>
        <w:widowControl w:val="0"/>
        <w:numPr>
          <w:ilvl w:val="0"/>
          <w:numId w:val="34"/>
        </w:numPr>
        <w:adjustRightInd w:val="0"/>
        <w:spacing w:before="40" w:after="20"/>
        <w:ind w:left="283" w:hanging="357"/>
        <w:textAlignment w:val="baseline"/>
      </w:pPr>
      <w:r>
        <w:t>Perform problem determination on the Compuware software incident</w:t>
      </w:r>
    </w:p>
    <w:p w14:paraId="2E1B24A3" w14:textId="77777777" w:rsidR="00305361" w:rsidRDefault="00305361" w:rsidP="00EF006F">
      <w:pPr>
        <w:widowControl w:val="0"/>
        <w:numPr>
          <w:ilvl w:val="0"/>
          <w:numId w:val="34"/>
        </w:numPr>
        <w:adjustRightInd w:val="0"/>
        <w:spacing w:before="40" w:after="20"/>
        <w:ind w:left="283" w:hanging="357"/>
        <w:textAlignment w:val="baseline"/>
      </w:pPr>
      <w:r>
        <w:t>Lead the recovery from system crashes with assistance from DSO</w:t>
      </w:r>
    </w:p>
    <w:p w14:paraId="2E1B24A4" w14:textId="77777777" w:rsidR="00305361" w:rsidRDefault="00305361" w:rsidP="00EF006F">
      <w:pPr>
        <w:widowControl w:val="0"/>
        <w:numPr>
          <w:ilvl w:val="0"/>
          <w:numId w:val="34"/>
        </w:numPr>
        <w:adjustRightInd w:val="0"/>
        <w:spacing w:before="40" w:after="20"/>
        <w:ind w:left="283" w:hanging="357"/>
        <w:textAlignment w:val="baseline"/>
      </w:pPr>
      <w:r>
        <w:t xml:space="preserve">Escalate alerts to IMC Bell </w:t>
      </w:r>
      <w:smartTag w:uri="urn:schemas-microsoft-com:office:smarttags" w:element="place">
        <w:smartTag w:uri="urn:schemas-microsoft-com:office:smarttags" w:element="country-region">
          <w:r>
            <w:t>Canada</w:t>
          </w:r>
        </w:smartTag>
      </w:smartTag>
      <w:r>
        <w:t xml:space="preserve"> or Bell Mobility / BDI Help Desk when appropriate.</w:t>
      </w:r>
    </w:p>
    <w:p w14:paraId="2E1B24A5" w14:textId="77777777" w:rsidR="00305361" w:rsidRDefault="00305361" w:rsidP="00EF006F">
      <w:pPr>
        <w:widowControl w:val="0"/>
        <w:numPr>
          <w:ilvl w:val="0"/>
          <w:numId w:val="34"/>
        </w:numPr>
        <w:adjustRightInd w:val="0"/>
        <w:spacing w:before="40" w:after="20"/>
        <w:ind w:left="283" w:hanging="357"/>
        <w:textAlignment w:val="baseline"/>
      </w:pPr>
      <w:r>
        <w:t>Perform activities as per Compuware Operations Procedures</w:t>
      </w:r>
    </w:p>
    <w:p w14:paraId="2E1B24A6" w14:textId="77777777" w:rsidR="00305361" w:rsidRDefault="00305361" w:rsidP="00EF006F">
      <w:pPr>
        <w:widowControl w:val="0"/>
        <w:numPr>
          <w:ilvl w:val="0"/>
          <w:numId w:val="34"/>
        </w:numPr>
        <w:adjustRightInd w:val="0"/>
        <w:spacing w:before="40" w:after="20"/>
        <w:ind w:left="283" w:hanging="357"/>
        <w:textAlignment w:val="baseline"/>
      </w:pPr>
      <w:r>
        <w:t>Manage access Control to the Compuware software</w:t>
      </w:r>
    </w:p>
    <w:p w14:paraId="2E1B24A7" w14:textId="77777777" w:rsidR="00305361" w:rsidRDefault="00305361" w:rsidP="00EF006F">
      <w:pPr>
        <w:widowControl w:val="0"/>
        <w:numPr>
          <w:ilvl w:val="0"/>
          <w:numId w:val="34"/>
        </w:numPr>
        <w:adjustRightInd w:val="0"/>
        <w:spacing w:before="40" w:after="20"/>
        <w:ind w:left="283" w:hanging="357"/>
        <w:textAlignment w:val="baseline"/>
      </w:pPr>
      <w:r>
        <w:t>Participate in problem resolution processes related to Compuware suite</w:t>
      </w:r>
    </w:p>
    <w:p w14:paraId="2E1B24A8" w14:textId="77777777" w:rsidR="00305361" w:rsidRDefault="00305361" w:rsidP="00EF006F">
      <w:pPr>
        <w:widowControl w:val="0"/>
        <w:numPr>
          <w:ilvl w:val="0"/>
          <w:numId w:val="34"/>
        </w:numPr>
        <w:adjustRightInd w:val="0"/>
        <w:spacing w:before="40" w:after="20"/>
        <w:ind w:left="1077" w:hanging="357"/>
        <w:textAlignment w:val="baseline"/>
      </w:pPr>
      <w:r>
        <w:t>Ensure appropriate server backup processes are running as per operational procedures</w:t>
      </w:r>
    </w:p>
    <w:p w14:paraId="2E1B24A9" w14:textId="77777777" w:rsidR="00305361" w:rsidRDefault="00305361" w:rsidP="00EF006F">
      <w:pPr>
        <w:widowControl w:val="0"/>
        <w:numPr>
          <w:ilvl w:val="0"/>
          <w:numId w:val="34"/>
        </w:numPr>
        <w:adjustRightInd w:val="0"/>
        <w:spacing w:before="40" w:after="20"/>
        <w:ind w:left="1077" w:hanging="357"/>
        <w:textAlignment w:val="baseline"/>
      </w:pPr>
      <w:r>
        <w:t>Interface with Compuware Vantage Vendor Support</w:t>
      </w:r>
    </w:p>
    <w:p w14:paraId="2E1B24AA" w14:textId="77777777" w:rsidR="000178CE" w:rsidRDefault="000178CE" w:rsidP="000178CE">
      <w:pPr>
        <w:ind w:left="720" w:hanging="436"/>
        <w:rPr>
          <w:ins w:id="1474" w:author="Giacomini-Varvarigos, Maria" w:date="2013-02-07T09:53:00Z"/>
          <w:b/>
        </w:rPr>
      </w:pPr>
      <w:ins w:id="1475" w:author="Giacomini-Varvarigos, Maria" w:date="2013-02-07T09:52:00Z">
        <w:r w:rsidRPr="000178CE">
          <w:rPr>
            <w:b/>
          </w:rPr>
          <w:t>ITSM Support group assignment:</w:t>
        </w:r>
      </w:ins>
    </w:p>
    <w:p w14:paraId="2E1B24AB" w14:textId="77777777" w:rsidR="00305361" w:rsidRDefault="000178CE" w:rsidP="003F1951">
      <w:pPr>
        <w:pStyle w:val="ListParagraph"/>
        <w:numPr>
          <w:ilvl w:val="1"/>
          <w:numId w:val="54"/>
        </w:numPr>
        <w:spacing w:before="40" w:after="20"/>
        <w:ind w:left="720"/>
      </w:pPr>
      <w:ins w:id="1476" w:author="Giacomini-Varvarigos, Maria" w:date="2013-02-07T09:53:00Z">
        <w:r w:rsidRPr="00750165">
          <w:rPr>
            <w:rFonts w:ascii="Times New Roman" w:hAnsi="Times New Roman"/>
            <w:sz w:val="20"/>
            <w:szCs w:val="20"/>
            <w:lang w:val="fr-CA"/>
          </w:rPr>
          <w:t xml:space="preserve">CGI Support to BC/BM/BDI/BTV -&gt;  Application Management </w:t>
        </w:r>
        <w:proofErr w:type="spellStart"/>
        <w:r w:rsidRPr="00750165">
          <w:rPr>
            <w:rFonts w:ascii="Times New Roman" w:hAnsi="Times New Roman"/>
            <w:sz w:val="20"/>
            <w:szCs w:val="20"/>
            <w:lang w:val="fr-CA"/>
          </w:rPr>
          <w:t>Tier</w:t>
        </w:r>
        <w:proofErr w:type="spellEnd"/>
        <w:r w:rsidRPr="00750165">
          <w:rPr>
            <w:rFonts w:ascii="Times New Roman" w:hAnsi="Times New Roman"/>
            <w:sz w:val="20"/>
            <w:szCs w:val="20"/>
            <w:lang w:val="fr-CA"/>
          </w:rPr>
          <w:t xml:space="preserve"> 1 -&gt; </w:t>
        </w:r>
        <w:r w:rsidRPr="000178CE">
          <w:rPr>
            <w:rFonts w:ascii="Times New Roman" w:hAnsi="Times New Roman"/>
            <w:sz w:val="20"/>
            <w:szCs w:val="20"/>
          </w:rPr>
          <w:t>Compuware</w:t>
        </w:r>
      </w:ins>
    </w:p>
    <w:tbl>
      <w:tblPr>
        <w:tblW w:w="0" w:type="auto"/>
        <w:tblCellMar>
          <w:left w:w="0" w:type="dxa"/>
          <w:right w:w="0" w:type="dxa"/>
        </w:tblCellMar>
        <w:tblLook w:val="0000" w:firstRow="0" w:lastRow="0" w:firstColumn="0" w:lastColumn="0" w:noHBand="0" w:noVBand="0"/>
      </w:tblPr>
      <w:tblGrid>
        <w:gridCol w:w="1648"/>
        <w:gridCol w:w="2697"/>
        <w:gridCol w:w="2240"/>
        <w:gridCol w:w="2312"/>
      </w:tblGrid>
      <w:tr w:rsidR="00750165" w14:paraId="2E1B24B0" w14:textId="77777777" w:rsidTr="00750165">
        <w:tc>
          <w:tcPr>
            <w:tcW w:w="1648"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4AC" w14:textId="77777777" w:rsidR="00750165" w:rsidRPr="00C96ADC" w:rsidRDefault="00750165" w:rsidP="00305361">
            <w:pPr>
              <w:pStyle w:val="TableHeading"/>
            </w:pPr>
            <w:r>
              <w:lastRenderedPageBreak/>
              <w:t>Role</w:t>
            </w:r>
          </w:p>
        </w:tc>
        <w:tc>
          <w:tcPr>
            <w:tcW w:w="2697"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4AD" w14:textId="77777777" w:rsidR="00750165" w:rsidRPr="00C96ADC" w:rsidRDefault="00750165" w:rsidP="00305361">
            <w:pPr>
              <w:pStyle w:val="TableHeading"/>
            </w:pPr>
            <w:r w:rsidRPr="00C96ADC">
              <w:t>Name</w:t>
            </w:r>
          </w:p>
        </w:tc>
        <w:tc>
          <w:tcPr>
            <w:tcW w:w="2240"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4AE" w14:textId="77777777" w:rsidR="00750165" w:rsidRPr="00C96ADC" w:rsidRDefault="00750165" w:rsidP="00305361">
            <w:pPr>
              <w:pStyle w:val="TableHeading"/>
            </w:pPr>
            <w:r w:rsidRPr="00C96ADC">
              <w:t>House of Operations (EST)</w:t>
            </w:r>
          </w:p>
        </w:tc>
        <w:tc>
          <w:tcPr>
            <w:tcW w:w="2312"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4AF" w14:textId="77777777" w:rsidR="00750165" w:rsidRPr="00C96ADC" w:rsidRDefault="00750165" w:rsidP="00305361">
            <w:pPr>
              <w:pStyle w:val="TableHeading"/>
            </w:pPr>
            <w:r w:rsidRPr="00C96ADC">
              <w:t xml:space="preserve">Phone </w:t>
            </w:r>
          </w:p>
        </w:tc>
      </w:tr>
      <w:tr w:rsidR="00750165" w14:paraId="2E1B24B8" w14:textId="77777777" w:rsidTr="00750165">
        <w:tc>
          <w:tcPr>
            <w:tcW w:w="164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4B1" w14:textId="77777777" w:rsidR="00750165" w:rsidRPr="00C96ADC" w:rsidRDefault="00750165" w:rsidP="00305361">
            <w:pPr>
              <w:pStyle w:val="TableText"/>
              <w:rPr>
                <w:rFonts w:cs="Arial"/>
              </w:rPr>
            </w:pPr>
            <w:r w:rsidRPr="00C96ADC">
              <w:rPr>
                <w:rFonts w:cs="Arial"/>
              </w:rPr>
              <w:t>CGI MPC Team</w:t>
            </w:r>
          </w:p>
          <w:p w14:paraId="2E1B24B2" w14:textId="77777777" w:rsidR="00750165" w:rsidRPr="00C96ADC" w:rsidRDefault="00750165" w:rsidP="00305361">
            <w:pPr>
              <w:pStyle w:val="TableText"/>
              <w:rPr>
                <w:rFonts w:cs="Arial"/>
              </w:rPr>
            </w:pPr>
          </w:p>
        </w:tc>
        <w:tc>
          <w:tcPr>
            <w:tcW w:w="2697" w:type="dxa"/>
            <w:tcBorders>
              <w:top w:val="nil"/>
              <w:left w:val="nil"/>
              <w:bottom w:val="single" w:sz="8" w:space="0" w:color="auto"/>
              <w:right w:val="single" w:sz="8" w:space="0" w:color="auto"/>
            </w:tcBorders>
            <w:tcMar>
              <w:top w:w="0" w:type="dxa"/>
              <w:left w:w="108" w:type="dxa"/>
              <w:bottom w:w="0" w:type="dxa"/>
              <w:right w:w="108" w:type="dxa"/>
            </w:tcMar>
          </w:tcPr>
          <w:p w14:paraId="2E1B24B3" w14:textId="77777777" w:rsidR="00750165" w:rsidRPr="00A353D8" w:rsidRDefault="00DD62E0" w:rsidP="00305361">
            <w:pPr>
              <w:pStyle w:val="tabletextcharchar0"/>
              <w:spacing w:line="240" w:lineRule="auto"/>
              <w:jc w:val="both"/>
              <w:rPr>
                <w:lang w:val="en-US"/>
              </w:rPr>
            </w:pPr>
            <w:hyperlink r:id="rId55" w:tooltip="mailto:MPC_SUPPORT.CSB@CGI.COM" w:history="1">
              <w:r w:rsidR="00750165" w:rsidRPr="00A353D8">
                <w:rPr>
                  <w:rStyle w:val="Hyperlink"/>
                  <w:lang w:val="en-US"/>
                </w:rPr>
                <w:t>MPC_SUPPORT.CSB@CGI.COM</w:t>
              </w:r>
            </w:hyperlink>
          </w:p>
        </w:tc>
        <w:tc>
          <w:tcPr>
            <w:tcW w:w="2240" w:type="dxa"/>
            <w:tcBorders>
              <w:top w:val="nil"/>
              <w:left w:val="nil"/>
              <w:bottom w:val="single" w:sz="8" w:space="0" w:color="auto"/>
              <w:right w:val="single" w:sz="8" w:space="0" w:color="auto"/>
            </w:tcBorders>
            <w:tcMar>
              <w:top w:w="0" w:type="dxa"/>
              <w:left w:w="108" w:type="dxa"/>
              <w:bottom w:w="0" w:type="dxa"/>
              <w:right w:w="108" w:type="dxa"/>
            </w:tcMar>
          </w:tcPr>
          <w:p w14:paraId="2E1B24B4" w14:textId="77777777" w:rsidR="00750165" w:rsidRPr="00C96ADC" w:rsidRDefault="00750165" w:rsidP="00305361">
            <w:pPr>
              <w:pStyle w:val="TableText"/>
              <w:rPr>
                <w:rFonts w:cs="Arial"/>
              </w:rPr>
            </w:pPr>
            <w:r>
              <w:rPr>
                <w:rFonts w:cs="Arial"/>
              </w:rPr>
              <w:t>Mon</w:t>
            </w:r>
            <w:r w:rsidRPr="00C96ADC">
              <w:rPr>
                <w:rFonts w:cs="Arial"/>
              </w:rPr>
              <w:t>– Fri</w:t>
            </w:r>
            <w:r>
              <w:rPr>
                <w:rFonts w:cs="Arial"/>
              </w:rPr>
              <w:t xml:space="preserve"> 8am–5pm</w:t>
            </w:r>
          </w:p>
          <w:p w14:paraId="2E1B24B5" w14:textId="77777777" w:rsidR="00750165" w:rsidRPr="00C96ADC" w:rsidRDefault="00750165" w:rsidP="00305361">
            <w:pPr>
              <w:pStyle w:val="TableText"/>
              <w:rPr>
                <w:rFonts w:cs="Arial"/>
              </w:rPr>
            </w:pPr>
            <w:r>
              <w:rPr>
                <w:rFonts w:cs="Arial"/>
              </w:rPr>
              <w:t>If week</w:t>
            </w:r>
            <w:r w:rsidRPr="00C96ADC">
              <w:rPr>
                <w:rFonts w:cs="Arial"/>
              </w:rPr>
              <w:t>ends Pager Support</w:t>
            </w:r>
          </w:p>
        </w:tc>
        <w:tc>
          <w:tcPr>
            <w:tcW w:w="2312" w:type="dxa"/>
            <w:tcBorders>
              <w:top w:val="nil"/>
              <w:left w:val="nil"/>
              <w:bottom w:val="single" w:sz="8" w:space="0" w:color="auto"/>
              <w:right w:val="double" w:sz="4" w:space="0" w:color="auto"/>
            </w:tcBorders>
            <w:tcMar>
              <w:top w:w="0" w:type="dxa"/>
              <w:left w:w="108" w:type="dxa"/>
              <w:bottom w:w="0" w:type="dxa"/>
              <w:right w:w="108" w:type="dxa"/>
            </w:tcMar>
          </w:tcPr>
          <w:p w14:paraId="2E1B24B6" w14:textId="77777777" w:rsidR="00750165" w:rsidRPr="00C96ADC" w:rsidDel="00750165" w:rsidRDefault="00750165" w:rsidP="00750165">
            <w:pPr>
              <w:pStyle w:val="TableText"/>
              <w:rPr>
                <w:del w:id="1477" w:author="Giacomini-Varvarigos, Maria" w:date="2013-02-07T10:55:00Z"/>
                <w:rFonts w:cs="Arial"/>
              </w:rPr>
            </w:pPr>
            <w:r w:rsidRPr="00C96ADC">
              <w:rPr>
                <w:rFonts w:cs="Arial"/>
              </w:rPr>
              <w:t xml:space="preserve">+91 953-896-6431 </w:t>
            </w:r>
          </w:p>
          <w:p w14:paraId="2E1B24B7" w14:textId="77777777" w:rsidR="00750165" w:rsidRPr="00C96ADC" w:rsidRDefault="00750165" w:rsidP="00750165">
            <w:pPr>
              <w:pStyle w:val="TableText"/>
              <w:rPr>
                <w:rFonts w:cs="Arial"/>
              </w:rPr>
            </w:pPr>
            <w:r w:rsidRPr="00C96ADC">
              <w:rPr>
                <w:rFonts w:cs="Arial"/>
              </w:rPr>
              <w:t>(24/7)</w:t>
            </w:r>
          </w:p>
        </w:tc>
      </w:tr>
      <w:tr w:rsidR="00750165" w14:paraId="2E1B24BF" w14:textId="77777777" w:rsidTr="00750165">
        <w:tc>
          <w:tcPr>
            <w:tcW w:w="164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4B9" w14:textId="77777777" w:rsidR="00750165" w:rsidRPr="00C96ADC" w:rsidRDefault="00750165" w:rsidP="00305361">
            <w:pPr>
              <w:pStyle w:val="TableText"/>
              <w:rPr>
                <w:rFonts w:cs="Arial"/>
              </w:rPr>
            </w:pPr>
            <w:r w:rsidRPr="00C96ADC">
              <w:rPr>
                <w:rFonts w:cs="Arial"/>
              </w:rPr>
              <w:t>IGDC-Escalation Manager for MPC</w:t>
            </w:r>
          </w:p>
        </w:tc>
        <w:tc>
          <w:tcPr>
            <w:tcW w:w="2697" w:type="dxa"/>
            <w:tcBorders>
              <w:top w:val="nil"/>
              <w:left w:val="nil"/>
              <w:bottom w:val="single" w:sz="8" w:space="0" w:color="auto"/>
              <w:right w:val="single" w:sz="8" w:space="0" w:color="auto"/>
            </w:tcBorders>
            <w:tcMar>
              <w:top w:w="0" w:type="dxa"/>
              <w:left w:w="108" w:type="dxa"/>
              <w:bottom w:w="0" w:type="dxa"/>
              <w:right w:w="108" w:type="dxa"/>
            </w:tcMar>
          </w:tcPr>
          <w:p w14:paraId="2E1B24BA" w14:textId="77777777" w:rsidR="00750165" w:rsidRPr="00A353D8" w:rsidRDefault="00750165" w:rsidP="00305361">
            <w:pPr>
              <w:pStyle w:val="TableText"/>
              <w:rPr>
                <w:rFonts w:cs="Arial"/>
                <w:szCs w:val="16"/>
                <w:lang w:val="pt-BR"/>
              </w:rPr>
            </w:pPr>
            <w:r w:rsidRPr="00A353D8">
              <w:rPr>
                <w:rFonts w:cs="Arial"/>
                <w:szCs w:val="16"/>
                <w:lang w:val="pt-BR"/>
              </w:rPr>
              <w:t>S Raja Ramachandran</w:t>
            </w:r>
          </w:p>
          <w:p w14:paraId="2E1B24BB" w14:textId="77777777" w:rsidR="00750165" w:rsidRPr="00C96ADC" w:rsidRDefault="00DD62E0" w:rsidP="00305361">
            <w:pPr>
              <w:rPr>
                <w:rFonts w:ascii="Arial" w:hAnsi="Arial" w:cs="Arial"/>
                <w:sz w:val="16"/>
                <w:szCs w:val="16"/>
                <w:lang w:val="pt-BR"/>
              </w:rPr>
            </w:pPr>
            <w:hyperlink r:id="rId56" w:tooltip="mailto:rajaramachandran.s@cgi.com" w:history="1">
              <w:r w:rsidR="00750165" w:rsidRPr="00C96ADC">
                <w:rPr>
                  <w:rStyle w:val="Hyperlink"/>
                  <w:rFonts w:ascii="Arial" w:hAnsi="Arial" w:cs="Arial"/>
                  <w:sz w:val="16"/>
                  <w:szCs w:val="16"/>
                  <w:lang w:val="pt-BR"/>
                </w:rPr>
                <w:t>rajaramachandran.s@cgi.com</w:t>
              </w:r>
            </w:hyperlink>
          </w:p>
        </w:tc>
        <w:tc>
          <w:tcPr>
            <w:tcW w:w="2240" w:type="dxa"/>
            <w:tcBorders>
              <w:top w:val="nil"/>
              <w:left w:val="nil"/>
              <w:bottom w:val="single" w:sz="8" w:space="0" w:color="auto"/>
              <w:right w:val="single" w:sz="8" w:space="0" w:color="auto"/>
            </w:tcBorders>
            <w:tcMar>
              <w:top w:w="0" w:type="dxa"/>
              <w:left w:w="108" w:type="dxa"/>
              <w:bottom w:w="0" w:type="dxa"/>
              <w:right w:w="108" w:type="dxa"/>
            </w:tcMar>
          </w:tcPr>
          <w:p w14:paraId="2E1B24BC" w14:textId="77777777" w:rsidR="00750165" w:rsidRPr="00C96ADC" w:rsidRDefault="00750165" w:rsidP="00305361">
            <w:pPr>
              <w:pStyle w:val="TableText"/>
              <w:rPr>
                <w:rFonts w:cs="Arial"/>
              </w:rPr>
            </w:pPr>
            <w:r>
              <w:rPr>
                <w:rFonts w:cs="Arial"/>
              </w:rPr>
              <w:t>Mon</w:t>
            </w:r>
            <w:r w:rsidRPr="00C96ADC">
              <w:rPr>
                <w:rFonts w:cs="Arial"/>
              </w:rPr>
              <w:t>– Fri</w:t>
            </w:r>
            <w:r>
              <w:rPr>
                <w:rFonts w:cs="Arial"/>
              </w:rPr>
              <w:t xml:space="preserve"> 8am–5pm</w:t>
            </w:r>
          </w:p>
          <w:p w14:paraId="2E1B24BD" w14:textId="77777777" w:rsidR="00750165" w:rsidRPr="00C96ADC" w:rsidRDefault="00750165" w:rsidP="00305361">
            <w:pPr>
              <w:pStyle w:val="TableText"/>
              <w:rPr>
                <w:rFonts w:cs="Arial"/>
              </w:rPr>
            </w:pPr>
          </w:p>
        </w:tc>
        <w:tc>
          <w:tcPr>
            <w:tcW w:w="2312" w:type="dxa"/>
            <w:tcBorders>
              <w:top w:val="nil"/>
              <w:left w:val="nil"/>
              <w:bottom w:val="single" w:sz="8" w:space="0" w:color="auto"/>
              <w:right w:val="double" w:sz="4" w:space="0" w:color="auto"/>
            </w:tcBorders>
            <w:tcMar>
              <w:top w:w="0" w:type="dxa"/>
              <w:left w:w="108" w:type="dxa"/>
              <w:bottom w:w="0" w:type="dxa"/>
              <w:right w:w="108" w:type="dxa"/>
            </w:tcMar>
          </w:tcPr>
          <w:p w14:paraId="2E1B24BE" w14:textId="77777777" w:rsidR="00750165" w:rsidRPr="00C96ADC" w:rsidRDefault="00750165" w:rsidP="00305361">
            <w:pPr>
              <w:pStyle w:val="TableText"/>
              <w:rPr>
                <w:rFonts w:cs="Arial"/>
              </w:rPr>
            </w:pPr>
            <w:r w:rsidRPr="00C96ADC">
              <w:rPr>
                <w:rFonts w:cs="Arial"/>
              </w:rPr>
              <w:t>+919448832658</w:t>
            </w:r>
          </w:p>
        </w:tc>
      </w:tr>
      <w:tr w:rsidR="00750165" w14:paraId="2E1B24C6" w14:textId="77777777" w:rsidTr="00750165">
        <w:tc>
          <w:tcPr>
            <w:tcW w:w="1648"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4C0" w14:textId="77777777" w:rsidR="00750165" w:rsidRPr="00C96ADC" w:rsidRDefault="00750165" w:rsidP="00305361">
            <w:pPr>
              <w:pStyle w:val="TableText"/>
              <w:rPr>
                <w:rFonts w:cs="Arial"/>
              </w:rPr>
            </w:pPr>
            <w:r w:rsidRPr="00C96ADC">
              <w:rPr>
                <w:rFonts w:cs="Arial"/>
              </w:rPr>
              <w:t>CSB-Escalation Manager for MPC</w:t>
            </w:r>
          </w:p>
        </w:tc>
        <w:tc>
          <w:tcPr>
            <w:tcW w:w="2697" w:type="dxa"/>
            <w:tcBorders>
              <w:top w:val="nil"/>
              <w:left w:val="nil"/>
              <w:bottom w:val="double" w:sz="4" w:space="0" w:color="auto"/>
              <w:right w:val="single" w:sz="8" w:space="0" w:color="auto"/>
            </w:tcBorders>
            <w:tcMar>
              <w:top w:w="0" w:type="dxa"/>
              <w:left w:w="108" w:type="dxa"/>
              <w:bottom w:w="0" w:type="dxa"/>
              <w:right w:w="108" w:type="dxa"/>
            </w:tcMar>
          </w:tcPr>
          <w:p w14:paraId="2E1B24C1" w14:textId="77777777" w:rsidR="00750165" w:rsidRPr="00C96ADC" w:rsidRDefault="00750165" w:rsidP="00305361">
            <w:pPr>
              <w:pStyle w:val="TableText"/>
              <w:rPr>
                <w:rFonts w:cs="Arial"/>
                <w:szCs w:val="16"/>
              </w:rPr>
            </w:pPr>
            <w:r w:rsidRPr="00C96ADC">
              <w:rPr>
                <w:rFonts w:cs="Arial"/>
                <w:szCs w:val="16"/>
              </w:rPr>
              <w:t>Alan Gordon</w:t>
            </w:r>
          </w:p>
          <w:p w14:paraId="2E1B24C2" w14:textId="77777777" w:rsidR="00750165" w:rsidRPr="00C96ADC" w:rsidRDefault="00DD62E0" w:rsidP="00305361">
            <w:pPr>
              <w:rPr>
                <w:rFonts w:ascii="Arial" w:hAnsi="Arial" w:cs="Arial"/>
                <w:sz w:val="16"/>
                <w:szCs w:val="16"/>
                <w:lang w:val="fr-CA"/>
              </w:rPr>
            </w:pPr>
            <w:hyperlink r:id="rId57" w:tooltip="mailto:alan.gordon@cgi.com" w:history="1">
              <w:r w:rsidR="00750165" w:rsidRPr="00C96ADC">
                <w:rPr>
                  <w:rStyle w:val="Hyperlink"/>
                  <w:rFonts w:ascii="Arial" w:hAnsi="Arial" w:cs="Arial"/>
                  <w:sz w:val="16"/>
                  <w:szCs w:val="16"/>
                  <w:lang w:val="fr-CA"/>
                </w:rPr>
                <w:t>alan.gordon@cgi.com</w:t>
              </w:r>
            </w:hyperlink>
          </w:p>
        </w:tc>
        <w:tc>
          <w:tcPr>
            <w:tcW w:w="2240" w:type="dxa"/>
            <w:tcBorders>
              <w:top w:val="nil"/>
              <w:left w:val="nil"/>
              <w:bottom w:val="double" w:sz="4" w:space="0" w:color="auto"/>
              <w:right w:val="single" w:sz="8" w:space="0" w:color="auto"/>
            </w:tcBorders>
            <w:tcMar>
              <w:top w:w="0" w:type="dxa"/>
              <w:left w:w="108" w:type="dxa"/>
              <w:bottom w:w="0" w:type="dxa"/>
              <w:right w:w="108" w:type="dxa"/>
            </w:tcMar>
          </w:tcPr>
          <w:p w14:paraId="2E1B24C3" w14:textId="77777777" w:rsidR="00750165" w:rsidRPr="00C96ADC" w:rsidRDefault="00750165" w:rsidP="00305361">
            <w:pPr>
              <w:pStyle w:val="TableText"/>
              <w:rPr>
                <w:rFonts w:cs="Arial"/>
              </w:rPr>
            </w:pPr>
            <w:r>
              <w:rPr>
                <w:rFonts w:cs="Arial"/>
              </w:rPr>
              <w:t>Mon</w:t>
            </w:r>
            <w:r w:rsidRPr="00C96ADC">
              <w:rPr>
                <w:rFonts w:cs="Arial"/>
              </w:rPr>
              <w:t>– Fri</w:t>
            </w:r>
            <w:r>
              <w:rPr>
                <w:rFonts w:cs="Arial"/>
              </w:rPr>
              <w:t xml:space="preserve"> 8am–5pm</w:t>
            </w:r>
          </w:p>
          <w:p w14:paraId="2E1B24C4" w14:textId="77777777" w:rsidR="00750165" w:rsidRPr="00C96ADC" w:rsidRDefault="00750165" w:rsidP="00305361">
            <w:pPr>
              <w:pStyle w:val="TableText"/>
              <w:rPr>
                <w:rFonts w:cs="Arial"/>
              </w:rPr>
            </w:pPr>
          </w:p>
        </w:tc>
        <w:tc>
          <w:tcPr>
            <w:tcW w:w="2312" w:type="dxa"/>
            <w:tcBorders>
              <w:top w:val="nil"/>
              <w:left w:val="nil"/>
              <w:bottom w:val="double" w:sz="4" w:space="0" w:color="auto"/>
              <w:right w:val="double" w:sz="4" w:space="0" w:color="auto"/>
            </w:tcBorders>
            <w:tcMar>
              <w:top w:w="0" w:type="dxa"/>
              <w:left w:w="108" w:type="dxa"/>
              <w:bottom w:w="0" w:type="dxa"/>
              <w:right w:w="108" w:type="dxa"/>
            </w:tcMar>
          </w:tcPr>
          <w:p w14:paraId="2E1B24C5" w14:textId="77777777" w:rsidR="00750165" w:rsidRPr="00C96ADC" w:rsidRDefault="00750165" w:rsidP="00305361">
            <w:pPr>
              <w:pStyle w:val="TableText"/>
              <w:rPr>
                <w:rFonts w:cs="Arial"/>
              </w:rPr>
            </w:pPr>
            <w:r>
              <w:rPr>
                <w:rFonts w:cs="Arial"/>
              </w:rPr>
              <w:t>514-</w:t>
            </w:r>
            <w:r w:rsidRPr="00C96ADC">
              <w:rPr>
                <w:rFonts w:cs="Arial"/>
              </w:rPr>
              <w:t>705-9125</w:t>
            </w:r>
          </w:p>
        </w:tc>
      </w:tr>
    </w:tbl>
    <w:p w14:paraId="2E1B24C7" w14:textId="77777777" w:rsidR="00305361" w:rsidRDefault="00305361" w:rsidP="00305361">
      <w:pPr>
        <w:spacing w:before="0" w:after="0"/>
        <w:jc w:val="left"/>
        <w:rPr>
          <w:rFonts w:ascii="Arial" w:hAnsi="Arial" w:cs="Arial"/>
          <w:color w:val="000080"/>
          <w:lang w:val="en-CA"/>
        </w:rPr>
      </w:pPr>
    </w:p>
    <w:p w14:paraId="2E1B24C8" w14:textId="77777777" w:rsidR="000B44BE" w:rsidRDefault="00CF47F3">
      <w:pPr>
        <w:pStyle w:val="Heading3"/>
      </w:pPr>
      <w:bookmarkStart w:id="1478" w:name="_Toc316892484"/>
      <w:bookmarkStart w:id="1479" w:name="_Toc316893222"/>
      <w:bookmarkStart w:id="1480" w:name="_Toc316896658"/>
      <w:bookmarkStart w:id="1481" w:name="_Toc316896930"/>
      <w:bookmarkStart w:id="1482" w:name="_Toc316897202"/>
      <w:bookmarkStart w:id="1483" w:name="_Toc316931072"/>
      <w:bookmarkStart w:id="1484" w:name="_Toc316931345"/>
      <w:bookmarkStart w:id="1485" w:name="_Toc316937849"/>
      <w:bookmarkStart w:id="1486" w:name="_Toc316938662"/>
      <w:bookmarkStart w:id="1487" w:name="_Toc316892486"/>
      <w:bookmarkStart w:id="1488" w:name="_Toc316893224"/>
      <w:bookmarkStart w:id="1489" w:name="_Toc316896660"/>
      <w:bookmarkStart w:id="1490" w:name="_Toc316896932"/>
      <w:bookmarkStart w:id="1491" w:name="_Toc316897204"/>
      <w:bookmarkStart w:id="1492" w:name="_Toc316931074"/>
      <w:bookmarkStart w:id="1493" w:name="_Toc316931347"/>
      <w:bookmarkStart w:id="1494" w:name="_Toc316937851"/>
      <w:bookmarkStart w:id="1495" w:name="_Toc316938664"/>
      <w:bookmarkStart w:id="1496" w:name="_Toc352915488"/>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r>
        <w:t>CGI Service Management (SM)</w:t>
      </w:r>
      <w:bookmarkEnd w:id="1496"/>
    </w:p>
    <w:p w14:paraId="2E1B24C9" w14:textId="77777777" w:rsidR="00CF47F3" w:rsidRPr="000A69B0" w:rsidRDefault="00CF47F3" w:rsidP="00CF47F3">
      <w:r w:rsidRPr="000A69B0">
        <w:t>The CGI Service Management (SM) team manages the Network Mediation Enterprise</w:t>
      </w:r>
      <w:r w:rsidRPr="000A69B0">
        <w:rPr>
          <w:rFonts w:ascii="Times" w:hAnsi="Times"/>
          <w:vertAlign w:val="superscript"/>
        </w:rPr>
        <w:t xml:space="preserve"> </w:t>
      </w:r>
      <w:r w:rsidRPr="000A69B0">
        <w:t xml:space="preserve">Service Level Agreements (SLA) between CGI and </w:t>
      </w:r>
      <w:smartTag w:uri="urn:schemas-microsoft-com:office:smarttags" w:element="City">
        <w:r w:rsidRPr="000A69B0">
          <w:t>Bell</w:t>
        </w:r>
      </w:smartTag>
      <w:r w:rsidRPr="000A69B0">
        <w:t xml:space="preserve"> </w:t>
      </w:r>
      <w:smartTag w:uri="urn:schemas-microsoft-com:office:smarttags" w:element="place">
        <w:smartTag w:uri="urn:schemas-microsoft-com:office:smarttags" w:element="country-region">
          <w:r w:rsidRPr="000A69B0">
            <w:t>Canada</w:t>
          </w:r>
        </w:smartTag>
      </w:smartTag>
      <w:r w:rsidRPr="000A69B0">
        <w:t>, and is responsible for the following activities:</w:t>
      </w:r>
    </w:p>
    <w:p w14:paraId="2E1B24CA" w14:textId="77777777" w:rsidR="00CF47F3" w:rsidRPr="009345E7" w:rsidRDefault="00CF47F3" w:rsidP="00EF006F">
      <w:pPr>
        <w:pStyle w:val="BodyText"/>
        <w:numPr>
          <w:ilvl w:val="0"/>
          <w:numId w:val="18"/>
        </w:numPr>
        <w:shd w:val="clear" w:color="auto" w:fill="auto"/>
        <w:tabs>
          <w:tab w:val="clear" w:pos="360"/>
          <w:tab w:val="num" w:pos="720"/>
        </w:tabs>
        <w:spacing w:before="20" w:after="20" w:line="240" w:lineRule="auto"/>
        <w:ind w:left="720"/>
        <w:rPr>
          <w:sz w:val="20"/>
        </w:rPr>
      </w:pPr>
      <w:r w:rsidRPr="009345E7">
        <w:rPr>
          <w:sz w:val="20"/>
        </w:rPr>
        <w:t>Establishment of the Service Level Agreement</w:t>
      </w:r>
    </w:p>
    <w:p w14:paraId="2E1B24CB" w14:textId="77777777" w:rsidR="00CF47F3" w:rsidRPr="009345E7" w:rsidRDefault="00CF47F3" w:rsidP="00EF006F">
      <w:pPr>
        <w:pStyle w:val="BodyText"/>
        <w:numPr>
          <w:ilvl w:val="0"/>
          <w:numId w:val="17"/>
        </w:numPr>
        <w:shd w:val="clear" w:color="auto" w:fill="auto"/>
        <w:tabs>
          <w:tab w:val="clear" w:pos="360"/>
          <w:tab w:val="num" w:pos="720"/>
        </w:tabs>
        <w:spacing w:before="20" w:after="20" w:line="240" w:lineRule="auto"/>
        <w:ind w:left="720"/>
        <w:rPr>
          <w:sz w:val="20"/>
        </w:rPr>
      </w:pPr>
      <w:r w:rsidRPr="009345E7">
        <w:rPr>
          <w:sz w:val="20"/>
        </w:rPr>
        <w:t>Administration and management of the Service Level Agreement</w:t>
      </w:r>
    </w:p>
    <w:p w14:paraId="2E1B24CC" w14:textId="77777777" w:rsidR="00CF47F3" w:rsidRPr="009345E7" w:rsidRDefault="00CF47F3" w:rsidP="00EF006F">
      <w:pPr>
        <w:pStyle w:val="BodyText"/>
        <w:numPr>
          <w:ilvl w:val="0"/>
          <w:numId w:val="17"/>
        </w:numPr>
        <w:shd w:val="clear" w:color="auto" w:fill="auto"/>
        <w:tabs>
          <w:tab w:val="clear" w:pos="360"/>
          <w:tab w:val="num" w:pos="720"/>
        </w:tabs>
        <w:spacing w:before="20" w:after="20" w:line="240" w:lineRule="auto"/>
        <w:ind w:left="720"/>
        <w:rPr>
          <w:sz w:val="20"/>
        </w:rPr>
      </w:pPr>
      <w:r w:rsidRPr="009345E7">
        <w:rPr>
          <w:sz w:val="20"/>
        </w:rPr>
        <w:t>Tracking and comparison of trends for Service Level Agreement measures</w:t>
      </w:r>
    </w:p>
    <w:p w14:paraId="2E1B24CD" w14:textId="77777777" w:rsidR="00CF47F3" w:rsidRDefault="00CF47F3" w:rsidP="00EF006F">
      <w:pPr>
        <w:pStyle w:val="BodyText"/>
        <w:numPr>
          <w:ilvl w:val="0"/>
          <w:numId w:val="17"/>
        </w:numPr>
        <w:shd w:val="clear" w:color="auto" w:fill="auto"/>
        <w:tabs>
          <w:tab w:val="clear" w:pos="360"/>
          <w:tab w:val="num" w:pos="720"/>
        </w:tabs>
        <w:spacing w:before="20" w:after="20" w:line="240" w:lineRule="auto"/>
        <w:ind w:left="720"/>
        <w:rPr>
          <w:sz w:val="20"/>
        </w:rPr>
      </w:pPr>
      <w:r w:rsidRPr="009345E7">
        <w:rPr>
          <w:sz w:val="20"/>
        </w:rPr>
        <w:t>Customer Satisfaction Management</w:t>
      </w:r>
    </w:p>
    <w:p w14:paraId="2E1B24CE" w14:textId="77777777" w:rsidR="00CF47F3" w:rsidRPr="009345E7" w:rsidRDefault="00CF47F3" w:rsidP="00CF47F3">
      <w:pPr>
        <w:pStyle w:val="BodyText"/>
        <w:shd w:val="clear" w:color="auto" w:fill="auto"/>
        <w:spacing w:before="20" w:after="20" w:line="240" w:lineRule="auto"/>
        <w:ind w:left="360"/>
        <w:rPr>
          <w:sz w:val="20"/>
        </w:rPr>
      </w:pPr>
    </w:p>
    <w:tbl>
      <w:tblPr>
        <w:tblW w:w="8222" w:type="dxa"/>
        <w:tblInd w:w="108" w:type="dxa"/>
        <w:tblCellMar>
          <w:left w:w="0" w:type="dxa"/>
          <w:right w:w="0" w:type="dxa"/>
        </w:tblCellMar>
        <w:tblLook w:val="0000" w:firstRow="0" w:lastRow="0" w:firstColumn="0" w:lastColumn="0" w:noHBand="0" w:noVBand="0"/>
      </w:tblPr>
      <w:tblGrid>
        <w:gridCol w:w="867"/>
        <w:gridCol w:w="2819"/>
        <w:gridCol w:w="1559"/>
        <w:gridCol w:w="1418"/>
        <w:gridCol w:w="1559"/>
      </w:tblGrid>
      <w:tr w:rsidR="00750165" w:rsidRPr="00796DC0" w14:paraId="2E1B24D4" w14:textId="77777777" w:rsidTr="00750165">
        <w:tc>
          <w:tcPr>
            <w:tcW w:w="867" w:type="dxa"/>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tcPr>
          <w:p w14:paraId="2E1B24CF" w14:textId="77777777" w:rsidR="00750165" w:rsidRPr="00796DC0" w:rsidRDefault="00750165" w:rsidP="00E653C8">
            <w:pPr>
              <w:spacing w:before="40" w:after="40"/>
              <w:jc w:val="left"/>
              <w:rPr>
                <w:rFonts w:ascii="Arial" w:hAnsi="Arial" w:cs="Arial"/>
                <w:b/>
                <w:bCs/>
                <w:sz w:val="16"/>
                <w:szCs w:val="16"/>
              </w:rPr>
            </w:pPr>
            <w:r w:rsidRPr="00796DC0">
              <w:rPr>
                <w:rFonts w:ascii="Arial" w:hAnsi="Arial" w:cs="Arial"/>
                <w:b/>
                <w:bCs/>
                <w:sz w:val="16"/>
                <w:szCs w:val="16"/>
              </w:rPr>
              <w:t>Role</w:t>
            </w:r>
          </w:p>
        </w:tc>
        <w:tc>
          <w:tcPr>
            <w:tcW w:w="2819"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4D0" w14:textId="77777777" w:rsidR="00750165" w:rsidRPr="00796DC0" w:rsidRDefault="00750165" w:rsidP="00E653C8">
            <w:pPr>
              <w:spacing w:before="40" w:after="40"/>
              <w:jc w:val="left"/>
              <w:rPr>
                <w:rFonts w:ascii="Arial" w:hAnsi="Arial" w:cs="Arial"/>
                <w:b/>
                <w:bCs/>
                <w:sz w:val="16"/>
                <w:szCs w:val="16"/>
              </w:rPr>
            </w:pPr>
            <w:r w:rsidRPr="00796DC0">
              <w:rPr>
                <w:rFonts w:ascii="Arial" w:hAnsi="Arial" w:cs="Arial"/>
                <w:b/>
                <w:bCs/>
                <w:sz w:val="16"/>
                <w:szCs w:val="16"/>
              </w:rPr>
              <w:t>Name</w:t>
            </w:r>
          </w:p>
        </w:tc>
        <w:tc>
          <w:tcPr>
            <w:tcW w:w="1559"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4D1" w14:textId="77777777" w:rsidR="00750165" w:rsidRPr="00796DC0" w:rsidRDefault="00750165" w:rsidP="00E653C8">
            <w:pPr>
              <w:spacing w:before="0" w:after="0"/>
              <w:jc w:val="left"/>
              <w:rPr>
                <w:rFonts w:ascii="Arial" w:hAnsi="Arial" w:cs="Arial"/>
                <w:b/>
                <w:bCs/>
                <w:sz w:val="16"/>
                <w:szCs w:val="16"/>
              </w:rPr>
            </w:pPr>
            <w:r w:rsidRPr="00796DC0">
              <w:rPr>
                <w:rFonts w:ascii="Arial" w:hAnsi="Arial" w:cs="Arial"/>
                <w:b/>
                <w:bCs/>
                <w:sz w:val="16"/>
                <w:szCs w:val="16"/>
              </w:rPr>
              <w:t>Hours of  Operation</w:t>
            </w:r>
          </w:p>
        </w:tc>
        <w:tc>
          <w:tcPr>
            <w:tcW w:w="1418"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4D2" w14:textId="77777777" w:rsidR="00750165" w:rsidRPr="00796DC0" w:rsidRDefault="00750165" w:rsidP="00E653C8">
            <w:pPr>
              <w:spacing w:before="40" w:after="40"/>
              <w:jc w:val="left"/>
              <w:rPr>
                <w:rFonts w:ascii="Arial" w:hAnsi="Arial" w:cs="Arial"/>
                <w:b/>
                <w:bCs/>
                <w:sz w:val="16"/>
                <w:szCs w:val="16"/>
              </w:rPr>
            </w:pPr>
            <w:r w:rsidRPr="00796DC0">
              <w:rPr>
                <w:rFonts w:ascii="Arial" w:hAnsi="Arial" w:cs="Arial"/>
                <w:b/>
                <w:bCs/>
                <w:sz w:val="16"/>
                <w:szCs w:val="16"/>
              </w:rPr>
              <w:t>Phone</w:t>
            </w:r>
          </w:p>
        </w:tc>
        <w:tc>
          <w:tcPr>
            <w:tcW w:w="1559" w:type="dxa"/>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tcPr>
          <w:p w14:paraId="2E1B24D3" w14:textId="77777777" w:rsidR="00750165" w:rsidRPr="00796DC0" w:rsidRDefault="00750165" w:rsidP="00E653C8">
            <w:pPr>
              <w:spacing w:before="40" w:after="40"/>
              <w:jc w:val="left"/>
              <w:rPr>
                <w:rFonts w:ascii="Arial" w:hAnsi="Arial" w:cs="Arial"/>
                <w:b/>
                <w:bCs/>
                <w:sz w:val="16"/>
                <w:szCs w:val="16"/>
              </w:rPr>
            </w:pPr>
            <w:r w:rsidRPr="00796DC0">
              <w:rPr>
                <w:rFonts w:ascii="Arial" w:hAnsi="Arial" w:cs="Arial"/>
                <w:b/>
                <w:bCs/>
                <w:sz w:val="16"/>
                <w:szCs w:val="16"/>
              </w:rPr>
              <w:t>Pager</w:t>
            </w:r>
          </w:p>
        </w:tc>
      </w:tr>
      <w:tr w:rsidR="00750165" w:rsidRPr="00796DC0" w14:paraId="2E1B24DC" w14:textId="77777777" w:rsidTr="00750165">
        <w:tc>
          <w:tcPr>
            <w:tcW w:w="867"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4D5"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Prime</w:t>
            </w:r>
          </w:p>
        </w:tc>
        <w:tc>
          <w:tcPr>
            <w:tcW w:w="2819" w:type="dxa"/>
            <w:tcBorders>
              <w:top w:val="nil"/>
              <w:left w:val="nil"/>
              <w:bottom w:val="single" w:sz="8" w:space="0" w:color="auto"/>
              <w:right w:val="single" w:sz="8" w:space="0" w:color="auto"/>
            </w:tcBorders>
            <w:tcMar>
              <w:top w:w="0" w:type="dxa"/>
              <w:left w:w="108" w:type="dxa"/>
              <w:bottom w:w="0" w:type="dxa"/>
              <w:right w:w="108" w:type="dxa"/>
            </w:tcMar>
          </w:tcPr>
          <w:p w14:paraId="2E1B24D6" w14:textId="77777777" w:rsidR="00750165" w:rsidRDefault="00750165" w:rsidP="00750165">
            <w:pPr>
              <w:spacing w:before="40" w:after="40"/>
              <w:jc w:val="left"/>
              <w:rPr>
                <w:ins w:id="1497" w:author="Giacomini-Varvarigos, Maria" w:date="2013-02-07T11:01:00Z"/>
                <w:rFonts w:ascii="Arial" w:hAnsi="Arial" w:cs="Arial"/>
                <w:sz w:val="16"/>
                <w:szCs w:val="16"/>
              </w:rPr>
            </w:pPr>
            <w:ins w:id="1498" w:author="Giacomini-Varvarigos, Maria" w:date="2013-02-07T11:00:00Z">
              <w:r w:rsidRPr="00750165">
                <w:rPr>
                  <w:rFonts w:ascii="Arial" w:hAnsi="Arial" w:cs="Arial"/>
                  <w:sz w:val="16"/>
                  <w:szCs w:val="16"/>
                </w:rPr>
                <w:t xml:space="preserve">Ravi </w:t>
              </w:r>
              <w:proofErr w:type="spellStart"/>
              <w:r w:rsidRPr="00750165">
                <w:rPr>
                  <w:rFonts w:ascii="Arial" w:hAnsi="Arial" w:cs="Arial"/>
                  <w:sz w:val="16"/>
                  <w:szCs w:val="16"/>
                </w:rPr>
                <w:t>Teja</w:t>
              </w:r>
              <w:proofErr w:type="spellEnd"/>
              <w:r w:rsidRPr="00750165">
                <w:rPr>
                  <w:rFonts w:ascii="Arial" w:hAnsi="Arial" w:cs="Arial"/>
                  <w:sz w:val="16"/>
                  <w:szCs w:val="16"/>
                </w:rPr>
                <w:t xml:space="preserve"> </w:t>
              </w:r>
              <w:proofErr w:type="spellStart"/>
              <w:r w:rsidRPr="00750165">
                <w:rPr>
                  <w:rFonts w:ascii="Arial" w:hAnsi="Arial" w:cs="Arial"/>
                  <w:sz w:val="16"/>
                  <w:szCs w:val="16"/>
                </w:rPr>
                <w:t>Kothapalli</w:t>
              </w:r>
            </w:ins>
            <w:proofErr w:type="spellEnd"/>
          </w:p>
          <w:p w14:paraId="2E1B24D7" w14:textId="77777777" w:rsidR="00750165" w:rsidRPr="00750165" w:rsidRDefault="003553C1" w:rsidP="00750165">
            <w:pPr>
              <w:spacing w:before="40" w:after="40"/>
              <w:jc w:val="left"/>
              <w:rPr>
                <w:ins w:id="1499" w:author="Giacomini-Varvarigos, Maria" w:date="2013-02-07T11:00:00Z"/>
                <w:rFonts w:ascii="Arial" w:hAnsi="Arial" w:cs="Arial"/>
                <w:sz w:val="16"/>
                <w:szCs w:val="16"/>
              </w:rPr>
            </w:pPr>
            <w:ins w:id="1500" w:author="Giacomini-Varvarigos, Maria" w:date="2013-02-07T11:01:00Z">
              <w:r>
                <w:rPr>
                  <w:rStyle w:val="labelsmall"/>
                  <w:rFonts w:ascii="Verdana" w:hAnsi="Verdana"/>
                  <w:color w:val="000000"/>
                  <w:sz w:val="17"/>
                  <w:szCs w:val="17"/>
                </w:rPr>
                <w:fldChar w:fldCharType="begin"/>
              </w:r>
              <w:r w:rsidR="00750165">
                <w:rPr>
                  <w:rStyle w:val="labelsmall"/>
                  <w:rFonts w:ascii="Verdana" w:hAnsi="Verdana"/>
                  <w:color w:val="000000"/>
                  <w:sz w:val="17"/>
                  <w:szCs w:val="17"/>
                </w:rPr>
                <w:instrText xml:space="preserve"> HYPERLINK "mailto:raviteja.kothapalli@cgi.com" </w:instrText>
              </w:r>
              <w:r>
                <w:rPr>
                  <w:rStyle w:val="labelsmall"/>
                  <w:rFonts w:ascii="Verdana" w:hAnsi="Verdana"/>
                  <w:color w:val="000000"/>
                  <w:sz w:val="17"/>
                  <w:szCs w:val="17"/>
                </w:rPr>
                <w:fldChar w:fldCharType="separate"/>
              </w:r>
              <w:r w:rsidR="00750165">
                <w:rPr>
                  <w:rStyle w:val="Hyperlink"/>
                  <w:rFonts w:ascii="Verdana" w:hAnsi="Verdana"/>
                  <w:sz w:val="17"/>
                  <w:szCs w:val="17"/>
                </w:rPr>
                <w:t>raviteja.kothapalli@cgi.com</w:t>
              </w:r>
              <w:r>
                <w:rPr>
                  <w:rStyle w:val="labelsmall"/>
                  <w:rFonts w:ascii="Verdana" w:hAnsi="Verdana"/>
                  <w:color w:val="000000"/>
                  <w:sz w:val="17"/>
                  <w:szCs w:val="17"/>
                </w:rPr>
                <w:fldChar w:fldCharType="end"/>
              </w:r>
            </w:ins>
          </w:p>
          <w:p w14:paraId="2E1B24D8" w14:textId="77777777" w:rsidR="00750165" w:rsidRPr="00796DC0" w:rsidRDefault="00750165" w:rsidP="00E653C8">
            <w:pPr>
              <w:spacing w:before="40" w:after="40"/>
              <w:jc w:val="left"/>
              <w:rPr>
                <w:rFonts w:ascii="Arial" w:hAnsi="Arial" w:cs="Arial"/>
                <w:sz w:val="16"/>
                <w:szCs w:val="16"/>
              </w:rPr>
            </w:pPr>
            <w:del w:id="1501" w:author="Giacomini-Varvarigos, Maria" w:date="2013-02-07T11:00:00Z">
              <w:r w:rsidRPr="00796DC0" w:rsidDel="00750165">
                <w:rPr>
                  <w:rFonts w:ascii="Arial" w:hAnsi="Arial" w:cs="Arial"/>
                  <w:sz w:val="16"/>
                  <w:szCs w:val="16"/>
                </w:rPr>
                <w:delText>Raymond Wallot</w:delText>
              </w:r>
            </w:del>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2E1B24D9"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9 am – 5 pm  M-F</w:t>
            </w:r>
          </w:p>
        </w:tc>
        <w:tc>
          <w:tcPr>
            <w:tcW w:w="1418" w:type="dxa"/>
            <w:tcBorders>
              <w:top w:val="nil"/>
              <w:left w:val="nil"/>
              <w:bottom w:val="single" w:sz="8" w:space="0" w:color="auto"/>
              <w:right w:val="single" w:sz="8" w:space="0" w:color="auto"/>
            </w:tcBorders>
            <w:tcMar>
              <w:top w:w="0" w:type="dxa"/>
              <w:left w:w="108" w:type="dxa"/>
              <w:bottom w:w="0" w:type="dxa"/>
              <w:right w:w="108" w:type="dxa"/>
            </w:tcMar>
          </w:tcPr>
          <w:p w14:paraId="2E1B24DA" w14:textId="77777777" w:rsidR="00750165" w:rsidRPr="00796DC0" w:rsidRDefault="00750165" w:rsidP="00E653C8">
            <w:pPr>
              <w:spacing w:before="40" w:after="40"/>
              <w:jc w:val="left"/>
              <w:rPr>
                <w:rFonts w:ascii="Arial" w:hAnsi="Arial" w:cs="Arial"/>
                <w:sz w:val="16"/>
                <w:szCs w:val="16"/>
              </w:rPr>
            </w:pPr>
            <w:ins w:id="1502" w:author="Giacomini-Varvarigos, Maria" w:date="2013-02-07T11:01:00Z">
              <w:r w:rsidRPr="00750165">
                <w:rPr>
                  <w:rFonts w:ascii="Arial" w:hAnsi="Arial" w:cs="Arial"/>
                  <w:sz w:val="16"/>
                  <w:szCs w:val="16"/>
                </w:rPr>
                <w:t>1-866-354-9295  Ext : 8066489</w:t>
              </w:r>
            </w:ins>
            <w:del w:id="1503" w:author="Giacomini-Varvarigos, Maria" w:date="2013-02-07T11:01:00Z">
              <w:r w:rsidRPr="00796DC0" w:rsidDel="00750165">
                <w:rPr>
                  <w:rFonts w:ascii="Arial" w:hAnsi="Arial" w:cs="Arial"/>
                  <w:sz w:val="16"/>
                  <w:szCs w:val="16"/>
                </w:rPr>
                <w:delText>515-415-3000 x</w:delText>
              </w:r>
              <w:r w:rsidDel="00750165">
                <w:rPr>
                  <w:rFonts w:ascii="Arial" w:hAnsi="Arial" w:cs="Arial"/>
                  <w:sz w:val="16"/>
                  <w:szCs w:val="16"/>
                </w:rPr>
                <w:delText>101</w:delText>
              </w:r>
              <w:r w:rsidRPr="00796DC0" w:rsidDel="00750165">
                <w:rPr>
                  <w:rFonts w:ascii="Arial" w:hAnsi="Arial" w:cs="Arial"/>
                  <w:sz w:val="16"/>
                  <w:szCs w:val="16"/>
                </w:rPr>
                <w:delText>4185</w:delText>
              </w:r>
            </w:del>
          </w:p>
        </w:tc>
        <w:tc>
          <w:tcPr>
            <w:tcW w:w="1559" w:type="dxa"/>
            <w:tcBorders>
              <w:top w:val="nil"/>
              <w:left w:val="nil"/>
              <w:bottom w:val="single" w:sz="8" w:space="0" w:color="auto"/>
              <w:right w:val="double" w:sz="4" w:space="0" w:color="auto"/>
            </w:tcBorders>
            <w:tcMar>
              <w:top w:w="0" w:type="dxa"/>
              <w:left w:w="108" w:type="dxa"/>
              <w:bottom w:w="0" w:type="dxa"/>
              <w:right w:w="108" w:type="dxa"/>
            </w:tcMar>
          </w:tcPr>
          <w:p w14:paraId="2E1B24DB"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N/A</w:t>
            </w:r>
          </w:p>
        </w:tc>
      </w:tr>
      <w:tr w:rsidR="00750165" w:rsidRPr="00796DC0" w14:paraId="2E1B24E2" w14:textId="77777777" w:rsidTr="00750165">
        <w:tc>
          <w:tcPr>
            <w:tcW w:w="867"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4DD"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Manager</w:t>
            </w:r>
          </w:p>
        </w:tc>
        <w:tc>
          <w:tcPr>
            <w:tcW w:w="2819" w:type="dxa"/>
            <w:tcBorders>
              <w:top w:val="nil"/>
              <w:left w:val="nil"/>
              <w:bottom w:val="double" w:sz="4" w:space="0" w:color="auto"/>
              <w:right w:val="single" w:sz="8" w:space="0" w:color="auto"/>
            </w:tcBorders>
            <w:tcMar>
              <w:top w:w="0" w:type="dxa"/>
              <w:left w:w="108" w:type="dxa"/>
              <w:bottom w:w="0" w:type="dxa"/>
              <w:right w:w="108" w:type="dxa"/>
            </w:tcMar>
          </w:tcPr>
          <w:p w14:paraId="2E1B24DE"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 xml:space="preserve">Myles </w:t>
            </w:r>
            <w:proofErr w:type="spellStart"/>
            <w:r w:rsidRPr="00796DC0">
              <w:rPr>
                <w:rFonts w:ascii="Arial" w:hAnsi="Arial" w:cs="Arial"/>
                <w:sz w:val="16"/>
                <w:szCs w:val="16"/>
              </w:rPr>
              <w:t>Huntoon</w:t>
            </w:r>
            <w:proofErr w:type="spellEnd"/>
          </w:p>
        </w:tc>
        <w:tc>
          <w:tcPr>
            <w:tcW w:w="1559" w:type="dxa"/>
            <w:tcBorders>
              <w:top w:val="nil"/>
              <w:left w:val="nil"/>
              <w:bottom w:val="double" w:sz="4" w:space="0" w:color="auto"/>
              <w:right w:val="single" w:sz="8" w:space="0" w:color="auto"/>
            </w:tcBorders>
            <w:tcMar>
              <w:top w:w="0" w:type="dxa"/>
              <w:left w:w="108" w:type="dxa"/>
              <w:bottom w:w="0" w:type="dxa"/>
              <w:right w:w="108" w:type="dxa"/>
            </w:tcMar>
          </w:tcPr>
          <w:p w14:paraId="2E1B24DF"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9 am – 5 pm  M-F</w:t>
            </w:r>
          </w:p>
        </w:tc>
        <w:tc>
          <w:tcPr>
            <w:tcW w:w="1418" w:type="dxa"/>
            <w:tcBorders>
              <w:top w:val="nil"/>
              <w:left w:val="nil"/>
              <w:bottom w:val="double" w:sz="4" w:space="0" w:color="auto"/>
              <w:right w:val="single" w:sz="8" w:space="0" w:color="auto"/>
            </w:tcBorders>
            <w:tcMar>
              <w:top w:w="0" w:type="dxa"/>
              <w:left w:w="108" w:type="dxa"/>
              <w:bottom w:w="0" w:type="dxa"/>
              <w:right w:w="108" w:type="dxa"/>
            </w:tcMar>
          </w:tcPr>
          <w:p w14:paraId="2E1B24E0"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514-415-3036</w:t>
            </w:r>
          </w:p>
        </w:tc>
        <w:tc>
          <w:tcPr>
            <w:tcW w:w="1559" w:type="dxa"/>
            <w:tcBorders>
              <w:top w:val="nil"/>
              <w:left w:val="nil"/>
              <w:bottom w:val="double" w:sz="4" w:space="0" w:color="auto"/>
              <w:right w:val="double" w:sz="4" w:space="0" w:color="auto"/>
            </w:tcBorders>
            <w:tcMar>
              <w:top w:w="0" w:type="dxa"/>
              <w:left w:w="108" w:type="dxa"/>
              <w:bottom w:w="0" w:type="dxa"/>
              <w:right w:w="108" w:type="dxa"/>
            </w:tcMar>
          </w:tcPr>
          <w:p w14:paraId="2E1B24E1" w14:textId="77777777" w:rsidR="00750165" w:rsidRPr="00796DC0" w:rsidRDefault="00750165" w:rsidP="00E653C8">
            <w:pPr>
              <w:spacing w:before="40" w:after="40"/>
              <w:jc w:val="left"/>
              <w:rPr>
                <w:rFonts w:ascii="Arial" w:hAnsi="Arial" w:cs="Arial"/>
                <w:sz w:val="16"/>
                <w:szCs w:val="16"/>
              </w:rPr>
            </w:pPr>
            <w:r w:rsidRPr="00796DC0">
              <w:rPr>
                <w:rFonts w:ascii="Arial" w:hAnsi="Arial" w:cs="Arial"/>
                <w:sz w:val="16"/>
                <w:szCs w:val="16"/>
              </w:rPr>
              <w:t>514-957-0939</w:t>
            </w:r>
          </w:p>
        </w:tc>
      </w:tr>
    </w:tbl>
    <w:p w14:paraId="2E1B24E3" w14:textId="77777777" w:rsidR="00CF47F3" w:rsidRDefault="00CF47F3" w:rsidP="00CF47F3"/>
    <w:p w14:paraId="2E1B24E4" w14:textId="77777777" w:rsidR="00CF47F3" w:rsidRPr="00273AD9" w:rsidRDefault="00CF47F3" w:rsidP="00CF47F3">
      <w:pPr>
        <w:pStyle w:val="Heading3"/>
        <w:numPr>
          <w:ilvl w:val="2"/>
          <w:numId w:val="1"/>
        </w:numPr>
        <w:tabs>
          <w:tab w:val="num" w:pos="0"/>
        </w:tabs>
      </w:pPr>
      <w:bookmarkStart w:id="1504" w:name="_Toc312746562"/>
      <w:bookmarkStart w:id="1505" w:name="_Toc352915489"/>
      <w:r w:rsidRPr="00273AD9">
        <w:t>Bell Application Owner</w:t>
      </w:r>
      <w:bookmarkEnd w:id="1504"/>
      <w:bookmarkEnd w:id="1505"/>
    </w:p>
    <w:p w14:paraId="2E1B24E5" w14:textId="77777777" w:rsidR="00CF47F3" w:rsidRPr="00645F5A" w:rsidRDefault="00CF47F3" w:rsidP="00CF47F3">
      <w:pPr>
        <w:rPr>
          <w:b/>
        </w:rPr>
      </w:pPr>
      <w:r>
        <w:rPr>
          <w:b/>
        </w:rPr>
        <w:t xml:space="preserve">The </w:t>
      </w:r>
      <w:r w:rsidR="003B4C87">
        <w:rPr>
          <w:b/>
        </w:rPr>
        <w:t xml:space="preserve">Bell </w:t>
      </w:r>
      <w:r w:rsidRPr="00645F5A">
        <w:rPr>
          <w:b/>
        </w:rPr>
        <w:t>Application Owner</w:t>
      </w:r>
      <w:r>
        <w:rPr>
          <w:b/>
        </w:rPr>
        <w:t>’</w:t>
      </w:r>
      <w:r w:rsidRPr="00645F5A">
        <w:rPr>
          <w:b/>
        </w:rPr>
        <w:t xml:space="preserve">s </w:t>
      </w:r>
      <w:r w:rsidRPr="00B96F22">
        <w:rPr>
          <w:b/>
        </w:rPr>
        <w:t>responsibilities are:</w:t>
      </w:r>
      <w:r>
        <w:rPr>
          <w:b/>
        </w:rPr>
        <w:t xml:space="preserve"> </w:t>
      </w:r>
    </w:p>
    <w:p w14:paraId="2E1B24E6" w14:textId="77777777" w:rsidR="00CF47F3" w:rsidRPr="00340A25" w:rsidRDefault="00CF47F3" w:rsidP="00EF006F">
      <w:pPr>
        <w:numPr>
          <w:ilvl w:val="0"/>
          <w:numId w:val="19"/>
        </w:numPr>
        <w:spacing w:before="0" w:after="0"/>
        <w:jc w:val="left"/>
        <w:rPr>
          <w:lang w:val="en-CA"/>
        </w:rPr>
      </w:pPr>
      <w:r w:rsidRPr="00340A25">
        <w:rPr>
          <w:lang w:val="en-CA"/>
        </w:rPr>
        <w:t>Accountable for Application Availability</w:t>
      </w:r>
    </w:p>
    <w:p w14:paraId="2E1B24E7" w14:textId="77777777" w:rsidR="00CF47F3" w:rsidRPr="00340A25" w:rsidRDefault="00CF47F3" w:rsidP="00EF006F">
      <w:pPr>
        <w:numPr>
          <w:ilvl w:val="0"/>
          <w:numId w:val="19"/>
        </w:numPr>
        <w:spacing w:before="0" w:after="0"/>
        <w:jc w:val="left"/>
        <w:rPr>
          <w:lang w:val="en-CA"/>
        </w:rPr>
      </w:pPr>
      <w:r w:rsidRPr="00340A25">
        <w:rPr>
          <w:lang w:val="en-CA"/>
        </w:rPr>
        <w:t>Work with Business Partners to resolve Incidents</w:t>
      </w:r>
    </w:p>
    <w:p w14:paraId="2E1B24E8" w14:textId="77777777" w:rsidR="00CF47F3" w:rsidRPr="00340A25" w:rsidRDefault="00CF47F3" w:rsidP="00EF006F">
      <w:pPr>
        <w:numPr>
          <w:ilvl w:val="0"/>
          <w:numId w:val="19"/>
        </w:numPr>
        <w:spacing w:before="0" w:after="0"/>
        <w:jc w:val="left"/>
        <w:rPr>
          <w:lang w:val="en-CA"/>
        </w:rPr>
      </w:pPr>
      <w:r w:rsidRPr="00340A25">
        <w:rPr>
          <w:lang w:val="en-CA"/>
        </w:rPr>
        <w:t>Communicate to User Community via an Ignite ticket (for the applicable applications) status and resolution details during Incidents</w:t>
      </w:r>
    </w:p>
    <w:p w14:paraId="2E1B24E9" w14:textId="77777777" w:rsidR="00CF47F3" w:rsidRPr="00340A25" w:rsidRDefault="00CF47F3" w:rsidP="00EF006F">
      <w:pPr>
        <w:numPr>
          <w:ilvl w:val="0"/>
          <w:numId w:val="19"/>
        </w:numPr>
        <w:spacing w:before="0" w:after="0"/>
        <w:jc w:val="left"/>
        <w:rPr>
          <w:lang w:val="en-CA"/>
        </w:rPr>
      </w:pPr>
      <w:r w:rsidRPr="00340A25">
        <w:rPr>
          <w:lang w:val="en-CA"/>
        </w:rPr>
        <w:t>Participate in Incident reviews</w:t>
      </w:r>
    </w:p>
    <w:p w14:paraId="2E1B24EA" w14:textId="77777777" w:rsidR="00CF47F3" w:rsidRPr="00340A25" w:rsidRDefault="00CF47F3" w:rsidP="00EF006F">
      <w:pPr>
        <w:numPr>
          <w:ilvl w:val="0"/>
          <w:numId w:val="19"/>
        </w:numPr>
        <w:spacing w:before="0" w:after="0"/>
        <w:jc w:val="left"/>
        <w:rPr>
          <w:lang w:val="en-CA"/>
        </w:rPr>
      </w:pPr>
      <w:r w:rsidRPr="00340A25">
        <w:rPr>
          <w:lang w:val="en-CA"/>
        </w:rPr>
        <w:t>Problem and Release Management activities</w:t>
      </w:r>
    </w:p>
    <w:p w14:paraId="2E1B24EB" w14:textId="77777777" w:rsidR="00CF47F3" w:rsidRPr="00A60FD3" w:rsidRDefault="00CF47F3" w:rsidP="00EF006F">
      <w:pPr>
        <w:numPr>
          <w:ilvl w:val="0"/>
          <w:numId w:val="19"/>
        </w:numPr>
        <w:spacing w:before="0" w:after="0"/>
        <w:jc w:val="left"/>
        <w:rPr>
          <w:lang w:val="en-CA"/>
        </w:rPr>
      </w:pPr>
      <w:r w:rsidRPr="00A60FD3">
        <w:rPr>
          <w:lang w:val="en-CA"/>
        </w:rPr>
        <w:t>Ensure all Change activities are captured on the OTSS Change Calendar</w:t>
      </w:r>
    </w:p>
    <w:p w14:paraId="2E1B24EC" w14:textId="77777777" w:rsidR="00CF47F3" w:rsidRPr="00340A25" w:rsidRDefault="00CF47F3" w:rsidP="00EF006F">
      <w:pPr>
        <w:numPr>
          <w:ilvl w:val="0"/>
          <w:numId w:val="19"/>
        </w:numPr>
        <w:spacing w:before="0" w:after="0"/>
        <w:jc w:val="left"/>
        <w:rPr>
          <w:lang w:val="en-CA"/>
        </w:rPr>
      </w:pPr>
      <w:r w:rsidRPr="00340A25">
        <w:rPr>
          <w:lang w:val="en-CA"/>
        </w:rPr>
        <w:t>Review, accept or reject all MOPs</w:t>
      </w:r>
    </w:p>
    <w:p w14:paraId="2E1B24ED" w14:textId="77777777" w:rsidR="00CF47F3" w:rsidRPr="00340A25" w:rsidRDefault="00CF47F3" w:rsidP="00EF006F">
      <w:pPr>
        <w:numPr>
          <w:ilvl w:val="0"/>
          <w:numId w:val="19"/>
        </w:numPr>
        <w:spacing w:before="0" w:after="0"/>
        <w:jc w:val="left"/>
        <w:rPr>
          <w:lang w:val="en-CA"/>
        </w:rPr>
      </w:pPr>
      <w:r w:rsidRPr="00340A25">
        <w:rPr>
          <w:lang w:val="en-CA"/>
        </w:rPr>
        <w:t>Perform sanity testing (as applicable)</w:t>
      </w:r>
    </w:p>
    <w:p w14:paraId="2E1B24EE" w14:textId="77777777" w:rsidR="00CF47F3" w:rsidRPr="00A60FD3" w:rsidRDefault="00CF47F3" w:rsidP="00EF006F">
      <w:pPr>
        <w:numPr>
          <w:ilvl w:val="0"/>
          <w:numId w:val="19"/>
        </w:numPr>
        <w:spacing w:before="0" w:after="0"/>
        <w:jc w:val="left"/>
        <w:rPr>
          <w:lang w:val="en-CA"/>
        </w:rPr>
      </w:pPr>
      <w:r w:rsidRPr="00A60FD3">
        <w:rPr>
          <w:lang w:val="en-CA"/>
        </w:rPr>
        <w:t>Communicate to CGI CSD the Change Management activities on OTSS-ITSM applications pertinent to incident control via an OTSS Bulletin</w:t>
      </w:r>
    </w:p>
    <w:p w14:paraId="2E1B24EF" w14:textId="77777777" w:rsidR="00CF47F3" w:rsidRPr="00340A25" w:rsidRDefault="00CF47F3" w:rsidP="00EF006F">
      <w:pPr>
        <w:numPr>
          <w:ilvl w:val="0"/>
          <w:numId w:val="19"/>
        </w:numPr>
        <w:spacing w:before="0" w:after="0"/>
        <w:jc w:val="left"/>
        <w:rPr>
          <w:lang w:val="en-CA"/>
        </w:rPr>
      </w:pPr>
      <w:r w:rsidRPr="00340A25">
        <w:rPr>
          <w:lang w:val="en-CA"/>
        </w:rPr>
        <w:t>Accept escalations from CGI, when required</w:t>
      </w:r>
    </w:p>
    <w:p w14:paraId="2E1B24F0" w14:textId="77777777" w:rsidR="00CF47F3" w:rsidRPr="00340A25" w:rsidRDefault="00CF47F3" w:rsidP="00EF006F">
      <w:pPr>
        <w:numPr>
          <w:ilvl w:val="0"/>
          <w:numId w:val="19"/>
        </w:numPr>
        <w:spacing w:before="0" w:after="0"/>
        <w:jc w:val="left"/>
        <w:rPr>
          <w:lang w:val="en-CA"/>
        </w:rPr>
      </w:pPr>
      <w:r w:rsidRPr="00340A25">
        <w:rPr>
          <w:lang w:val="en-CA"/>
        </w:rPr>
        <w:t>Report any detected incidents to CGI CSD</w:t>
      </w:r>
    </w:p>
    <w:p w14:paraId="2E1B24F1" w14:textId="77777777" w:rsidR="00273AD9" w:rsidRPr="00395928" w:rsidRDefault="00273AD9" w:rsidP="00273AD9">
      <w:pPr>
        <w:spacing w:before="20" w:after="20"/>
        <w:ind w:left="360"/>
        <w:rPr>
          <w:lang w:val="en-CA"/>
        </w:rPr>
      </w:pPr>
    </w:p>
    <w:p w14:paraId="2E1B24F2" w14:textId="77777777" w:rsidR="003B4C87" w:rsidRDefault="003B4C87" w:rsidP="003B4C87">
      <w:pPr>
        <w:pStyle w:val="Header"/>
        <w:tabs>
          <w:tab w:val="clear" w:pos="4320"/>
          <w:tab w:val="clear" w:pos="8640"/>
        </w:tabs>
        <w:spacing w:before="0" w:after="0"/>
      </w:pPr>
    </w:p>
    <w:tbl>
      <w:tblPr>
        <w:tblW w:w="873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01"/>
        <w:gridCol w:w="2210"/>
        <w:gridCol w:w="2209"/>
        <w:gridCol w:w="2210"/>
      </w:tblGrid>
      <w:tr w:rsidR="003B4C87" w14:paraId="2E1B24F7" w14:textId="77777777" w:rsidTr="005049C1">
        <w:tc>
          <w:tcPr>
            <w:tcW w:w="2101" w:type="dxa"/>
            <w:tcBorders>
              <w:top w:val="double" w:sz="4" w:space="0" w:color="auto"/>
              <w:bottom w:val="single" w:sz="6" w:space="0" w:color="auto"/>
            </w:tcBorders>
            <w:shd w:val="pct5" w:color="auto" w:fill="FFFFFF"/>
          </w:tcPr>
          <w:p w14:paraId="2E1B24F3" w14:textId="77777777" w:rsidR="003B4C87" w:rsidRDefault="003B4C87" w:rsidP="005049C1">
            <w:pPr>
              <w:pStyle w:val="TableHeading"/>
            </w:pPr>
            <w:r>
              <w:t>Role</w:t>
            </w:r>
          </w:p>
        </w:tc>
        <w:tc>
          <w:tcPr>
            <w:tcW w:w="2210" w:type="dxa"/>
            <w:tcBorders>
              <w:top w:val="double" w:sz="4" w:space="0" w:color="auto"/>
              <w:bottom w:val="single" w:sz="6" w:space="0" w:color="auto"/>
            </w:tcBorders>
            <w:shd w:val="pct5" w:color="auto" w:fill="FFFFFF"/>
          </w:tcPr>
          <w:p w14:paraId="2E1B24F4" w14:textId="77777777" w:rsidR="003B4C87" w:rsidRDefault="003B4C87" w:rsidP="005049C1">
            <w:pPr>
              <w:pStyle w:val="TableHeading"/>
            </w:pPr>
            <w:r>
              <w:t>Name</w:t>
            </w:r>
          </w:p>
        </w:tc>
        <w:tc>
          <w:tcPr>
            <w:tcW w:w="2209" w:type="dxa"/>
            <w:tcBorders>
              <w:top w:val="double" w:sz="4" w:space="0" w:color="auto"/>
              <w:bottom w:val="single" w:sz="6" w:space="0" w:color="auto"/>
            </w:tcBorders>
            <w:shd w:val="pct5" w:color="auto" w:fill="FFFFFF"/>
          </w:tcPr>
          <w:p w14:paraId="2E1B24F5" w14:textId="77777777" w:rsidR="003B4C87" w:rsidRDefault="003B4C87" w:rsidP="005049C1">
            <w:pPr>
              <w:pStyle w:val="TableHeading"/>
            </w:pPr>
            <w:r>
              <w:t>Phone</w:t>
            </w:r>
          </w:p>
        </w:tc>
        <w:tc>
          <w:tcPr>
            <w:tcW w:w="2210" w:type="dxa"/>
            <w:tcBorders>
              <w:top w:val="double" w:sz="4" w:space="0" w:color="auto"/>
              <w:bottom w:val="single" w:sz="6" w:space="0" w:color="auto"/>
            </w:tcBorders>
            <w:shd w:val="pct5" w:color="auto" w:fill="FFFFFF"/>
          </w:tcPr>
          <w:p w14:paraId="2E1B24F6" w14:textId="77777777" w:rsidR="003B4C87" w:rsidRDefault="003B4C87" w:rsidP="005049C1">
            <w:pPr>
              <w:pStyle w:val="TableHeading"/>
            </w:pPr>
            <w:r>
              <w:t>Pager</w:t>
            </w:r>
          </w:p>
        </w:tc>
      </w:tr>
      <w:tr w:rsidR="003B4C87" w14:paraId="2E1B24FE" w14:textId="77777777" w:rsidTr="005049C1">
        <w:tc>
          <w:tcPr>
            <w:tcW w:w="2101" w:type="dxa"/>
            <w:tcBorders>
              <w:top w:val="single" w:sz="6" w:space="0" w:color="auto"/>
              <w:bottom w:val="single" w:sz="4" w:space="0" w:color="auto"/>
            </w:tcBorders>
          </w:tcPr>
          <w:p w14:paraId="2E1B24F8" w14:textId="77777777" w:rsidR="003B4C87" w:rsidRPr="0023160D" w:rsidRDefault="003B4C87" w:rsidP="003B4C87">
            <w:pPr>
              <w:pStyle w:val="TableText"/>
              <w:rPr>
                <w:rFonts w:cs="Arial"/>
                <w:szCs w:val="16"/>
              </w:rPr>
            </w:pPr>
            <w:r>
              <w:rPr>
                <w:rFonts w:cs="Arial"/>
                <w:szCs w:val="16"/>
              </w:rPr>
              <w:t>Application</w:t>
            </w:r>
            <w:r w:rsidRPr="0023160D">
              <w:rPr>
                <w:rFonts w:cs="Arial"/>
                <w:szCs w:val="16"/>
              </w:rPr>
              <w:t xml:space="preserve"> Owner</w:t>
            </w:r>
          </w:p>
        </w:tc>
        <w:tc>
          <w:tcPr>
            <w:tcW w:w="2210" w:type="dxa"/>
            <w:tcBorders>
              <w:top w:val="single" w:sz="6" w:space="0" w:color="auto"/>
              <w:bottom w:val="single" w:sz="4" w:space="0" w:color="auto"/>
            </w:tcBorders>
          </w:tcPr>
          <w:p w14:paraId="2E1B24F9" w14:textId="77777777" w:rsidR="003B4C87" w:rsidRPr="00A12654" w:rsidRDefault="003B4C87" w:rsidP="005049C1">
            <w:pPr>
              <w:pStyle w:val="TableText"/>
              <w:rPr>
                <w:lang w:val="fr-CA"/>
              </w:rPr>
            </w:pPr>
            <w:r w:rsidRPr="00A12654">
              <w:rPr>
                <w:lang w:val="fr-CA"/>
              </w:rPr>
              <w:t>Filomena Sauro</w:t>
            </w:r>
          </w:p>
          <w:p w14:paraId="2E1B24FA" w14:textId="77777777" w:rsidR="003B4C87" w:rsidRPr="00A12654" w:rsidRDefault="00DD62E0" w:rsidP="005049C1">
            <w:pPr>
              <w:pStyle w:val="TableText"/>
              <w:rPr>
                <w:rFonts w:cs="Arial"/>
                <w:szCs w:val="16"/>
                <w:highlight w:val="yellow"/>
                <w:lang w:val="fr-CA"/>
              </w:rPr>
            </w:pPr>
            <w:hyperlink r:id="rId58" w:history="1">
              <w:r w:rsidR="003B4C87" w:rsidRPr="00A12654">
                <w:rPr>
                  <w:rStyle w:val="Hyperlink"/>
                  <w:lang w:val="fr-CA"/>
                </w:rPr>
                <w:t>filomena.sauro@bell.ca</w:t>
              </w:r>
            </w:hyperlink>
            <w:r w:rsidR="003B4C87" w:rsidRPr="00A12654">
              <w:rPr>
                <w:color w:val="FF0000"/>
                <w:lang w:val="fr-CA"/>
              </w:rPr>
              <w:t xml:space="preserve"> </w:t>
            </w:r>
          </w:p>
        </w:tc>
        <w:tc>
          <w:tcPr>
            <w:tcW w:w="2209" w:type="dxa"/>
            <w:tcBorders>
              <w:top w:val="single" w:sz="6" w:space="0" w:color="auto"/>
              <w:bottom w:val="single" w:sz="4" w:space="0" w:color="auto"/>
            </w:tcBorders>
          </w:tcPr>
          <w:p w14:paraId="2E1B24FB" w14:textId="77777777" w:rsidR="003B4C87" w:rsidRPr="00DE5802" w:rsidRDefault="003B4C87" w:rsidP="005049C1">
            <w:pPr>
              <w:pStyle w:val="TableText"/>
              <w:rPr>
                <w:rFonts w:cs="Arial"/>
                <w:szCs w:val="16"/>
                <w:highlight w:val="yellow"/>
              </w:rPr>
            </w:pPr>
            <w:r w:rsidRPr="00DE5802">
              <w:t>514-870-6626</w:t>
            </w:r>
          </w:p>
        </w:tc>
        <w:tc>
          <w:tcPr>
            <w:tcW w:w="2210" w:type="dxa"/>
            <w:tcBorders>
              <w:top w:val="single" w:sz="6" w:space="0" w:color="auto"/>
              <w:bottom w:val="single" w:sz="4" w:space="0" w:color="auto"/>
            </w:tcBorders>
          </w:tcPr>
          <w:p w14:paraId="2E1B24FC" w14:textId="77777777" w:rsidR="003B4C87" w:rsidRDefault="003B4C87" w:rsidP="005049C1">
            <w:pPr>
              <w:pStyle w:val="TableText"/>
            </w:pPr>
            <w:r>
              <w:t>514-347-8503 cell</w:t>
            </w:r>
          </w:p>
          <w:p w14:paraId="2E1B24FD" w14:textId="77777777" w:rsidR="003B4C87" w:rsidRPr="00DE5802" w:rsidRDefault="003B4C87" w:rsidP="005049C1">
            <w:pPr>
              <w:pStyle w:val="TableText"/>
            </w:pPr>
            <w:r>
              <w:t>514-347-8503 pager</w:t>
            </w:r>
          </w:p>
        </w:tc>
      </w:tr>
      <w:tr w:rsidR="003B4C87" w14:paraId="2E1B2508" w14:textId="77777777" w:rsidTr="005049C1">
        <w:tc>
          <w:tcPr>
            <w:tcW w:w="2101" w:type="dxa"/>
            <w:tcBorders>
              <w:top w:val="single" w:sz="4" w:space="0" w:color="auto"/>
              <w:bottom w:val="single" w:sz="4" w:space="0" w:color="auto"/>
            </w:tcBorders>
          </w:tcPr>
          <w:p w14:paraId="2E1B24FF" w14:textId="77777777" w:rsidR="003B4C87" w:rsidRDefault="003B4C87" w:rsidP="005049C1">
            <w:pPr>
              <w:pStyle w:val="TableText"/>
              <w:rPr>
                <w:rFonts w:cs="Arial"/>
                <w:szCs w:val="16"/>
              </w:rPr>
            </w:pPr>
            <w:r>
              <w:rPr>
                <w:rFonts w:cs="Arial"/>
                <w:szCs w:val="16"/>
              </w:rPr>
              <w:t xml:space="preserve">AO Manager </w:t>
            </w:r>
          </w:p>
          <w:p w14:paraId="2E1B2500" w14:textId="77777777" w:rsidR="003B4C87" w:rsidRPr="0023160D" w:rsidRDefault="003B4C87" w:rsidP="005049C1">
            <w:pPr>
              <w:pStyle w:val="TableText"/>
              <w:rPr>
                <w:rFonts w:cs="Arial"/>
                <w:szCs w:val="16"/>
              </w:rPr>
            </w:pPr>
            <w:r>
              <w:rPr>
                <w:rFonts w:cs="Arial"/>
                <w:szCs w:val="16"/>
              </w:rPr>
              <w:t>Billing Service Management</w:t>
            </w:r>
          </w:p>
        </w:tc>
        <w:tc>
          <w:tcPr>
            <w:tcW w:w="2210" w:type="dxa"/>
            <w:tcBorders>
              <w:top w:val="single" w:sz="4" w:space="0" w:color="auto"/>
              <w:bottom w:val="single" w:sz="4" w:space="0" w:color="auto"/>
            </w:tcBorders>
          </w:tcPr>
          <w:p w14:paraId="2E1B2501" w14:textId="77777777" w:rsidR="003B4C87" w:rsidRPr="00597B70" w:rsidRDefault="003B4C87" w:rsidP="005049C1">
            <w:pPr>
              <w:pStyle w:val="TableText"/>
              <w:rPr>
                <w:lang w:val="en-CA"/>
              </w:rPr>
            </w:pPr>
            <w:r w:rsidRPr="00597B70">
              <w:rPr>
                <w:lang w:val="en-CA"/>
              </w:rPr>
              <w:t xml:space="preserve">Rebecca </w:t>
            </w:r>
            <w:proofErr w:type="spellStart"/>
            <w:r w:rsidRPr="00597B70">
              <w:rPr>
                <w:lang w:val="en-CA"/>
              </w:rPr>
              <w:t>Sedore</w:t>
            </w:r>
            <w:proofErr w:type="spellEnd"/>
          </w:p>
          <w:p w14:paraId="2E1B2502" w14:textId="77777777" w:rsidR="003B4C87" w:rsidRPr="00597B70" w:rsidRDefault="00DD62E0" w:rsidP="005049C1">
            <w:pPr>
              <w:pStyle w:val="TableText"/>
              <w:rPr>
                <w:rStyle w:val="Hyperlink"/>
                <w:lang w:val="en-CA"/>
              </w:rPr>
            </w:pPr>
            <w:hyperlink r:id="rId59" w:history="1">
              <w:r w:rsidR="003B4C87" w:rsidRPr="00597B70">
                <w:rPr>
                  <w:rStyle w:val="Hyperlink"/>
                  <w:lang w:val="en-CA"/>
                </w:rPr>
                <w:t>rebecca.sedore@bell.ca</w:t>
              </w:r>
            </w:hyperlink>
            <w:r w:rsidR="003B4C87" w:rsidRPr="00597B70">
              <w:rPr>
                <w:rStyle w:val="Hyperlink"/>
                <w:lang w:val="en-CA"/>
              </w:rPr>
              <w:t xml:space="preserve"> </w:t>
            </w:r>
          </w:p>
          <w:p w14:paraId="2E1B2503" w14:textId="77777777" w:rsidR="003B4C87" w:rsidRPr="0023160D" w:rsidRDefault="003B4C87" w:rsidP="005049C1">
            <w:pPr>
              <w:pStyle w:val="TableText"/>
              <w:rPr>
                <w:rFonts w:cs="Arial"/>
                <w:szCs w:val="16"/>
              </w:rPr>
            </w:pPr>
          </w:p>
        </w:tc>
        <w:tc>
          <w:tcPr>
            <w:tcW w:w="2209" w:type="dxa"/>
            <w:tcBorders>
              <w:top w:val="single" w:sz="4" w:space="0" w:color="auto"/>
              <w:bottom w:val="single" w:sz="4" w:space="0" w:color="auto"/>
            </w:tcBorders>
          </w:tcPr>
          <w:p w14:paraId="2E1B2504" w14:textId="77777777" w:rsidR="003B4C87" w:rsidRDefault="003B4C87" w:rsidP="005049C1">
            <w:pPr>
              <w:pStyle w:val="TableText"/>
            </w:pPr>
            <w:r>
              <w:t>613-354-7200</w:t>
            </w:r>
          </w:p>
          <w:p w14:paraId="2E1B2505" w14:textId="77777777" w:rsidR="003B4C87" w:rsidRPr="00DE5802" w:rsidRDefault="003B4C87" w:rsidP="005049C1">
            <w:pPr>
              <w:pStyle w:val="TableText"/>
              <w:rPr>
                <w:rFonts w:cs="Arial"/>
                <w:szCs w:val="16"/>
              </w:rPr>
            </w:pPr>
          </w:p>
        </w:tc>
        <w:tc>
          <w:tcPr>
            <w:tcW w:w="2210" w:type="dxa"/>
            <w:tcBorders>
              <w:top w:val="single" w:sz="4" w:space="0" w:color="auto"/>
              <w:bottom w:val="single" w:sz="4" w:space="0" w:color="auto"/>
            </w:tcBorders>
          </w:tcPr>
          <w:p w14:paraId="2E1B2506" w14:textId="77777777" w:rsidR="003B4C87" w:rsidRDefault="003B4C87" w:rsidP="005049C1">
            <w:pPr>
              <w:pStyle w:val="TableText"/>
            </w:pPr>
            <w:r>
              <w:t>613-328-5795</w:t>
            </w:r>
          </w:p>
          <w:p w14:paraId="2E1B2507" w14:textId="77777777" w:rsidR="003B4C87" w:rsidRPr="00DE5802" w:rsidRDefault="003B4C87" w:rsidP="005049C1">
            <w:pPr>
              <w:pStyle w:val="TableText"/>
              <w:rPr>
                <w:rFonts w:cs="Arial"/>
                <w:szCs w:val="16"/>
              </w:rPr>
            </w:pPr>
          </w:p>
        </w:tc>
      </w:tr>
      <w:tr w:rsidR="003B4C87" w14:paraId="2E1B2512" w14:textId="77777777" w:rsidTr="005049C1">
        <w:tc>
          <w:tcPr>
            <w:tcW w:w="2101" w:type="dxa"/>
            <w:tcBorders>
              <w:top w:val="single" w:sz="4" w:space="0" w:color="auto"/>
              <w:bottom w:val="double" w:sz="4" w:space="0" w:color="auto"/>
            </w:tcBorders>
          </w:tcPr>
          <w:p w14:paraId="2E1B2509" w14:textId="77777777" w:rsidR="003B4C87" w:rsidRDefault="003B4C87" w:rsidP="005049C1">
            <w:pPr>
              <w:pStyle w:val="TableText"/>
              <w:rPr>
                <w:rFonts w:cs="Arial"/>
                <w:szCs w:val="16"/>
              </w:rPr>
            </w:pPr>
            <w:r>
              <w:rPr>
                <w:rFonts w:cs="Arial"/>
                <w:szCs w:val="16"/>
              </w:rPr>
              <w:t xml:space="preserve">AO </w:t>
            </w:r>
            <w:r w:rsidRPr="0023160D">
              <w:rPr>
                <w:rFonts w:cs="Arial"/>
                <w:szCs w:val="16"/>
              </w:rPr>
              <w:t>Director</w:t>
            </w:r>
          </w:p>
          <w:p w14:paraId="2E1B250A" w14:textId="77777777" w:rsidR="003B4C87" w:rsidRPr="0023160D" w:rsidRDefault="003B4C87" w:rsidP="005049C1">
            <w:pPr>
              <w:pStyle w:val="TableText"/>
              <w:rPr>
                <w:rFonts w:cs="Arial"/>
                <w:szCs w:val="16"/>
              </w:rPr>
            </w:pPr>
            <w:r>
              <w:rPr>
                <w:rFonts w:cs="Arial"/>
                <w:szCs w:val="16"/>
              </w:rPr>
              <w:t xml:space="preserve">IT Operations – Billing </w:t>
            </w:r>
            <w:r>
              <w:rPr>
                <w:rFonts w:cs="Arial"/>
                <w:szCs w:val="16"/>
              </w:rPr>
              <w:lastRenderedPageBreak/>
              <w:t>Services</w:t>
            </w:r>
          </w:p>
        </w:tc>
        <w:tc>
          <w:tcPr>
            <w:tcW w:w="2210" w:type="dxa"/>
            <w:tcBorders>
              <w:top w:val="single" w:sz="4" w:space="0" w:color="auto"/>
              <w:bottom w:val="double" w:sz="4" w:space="0" w:color="auto"/>
            </w:tcBorders>
          </w:tcPr>
          <w:p w14:paraId="2E1B250B" w14:textId="77777777" w:rsidR="003B4C87" w:rsidRPr="00597B70" w:rsidRDefault="003B4C87" w:rsidP="005049C1">
            <w:pPr>
              <w:pStyle w:val="TableText"/>
              <w:rPr>
                <w:lang w:val="en-CA"/>
              </w:rPr>
            </w:pPr>
            <w:r w:rsidRPr="00597B70">
              <w:rPr>
                <w:lang w:val="en-CA"/>
              </w:rPr>
              <w:lastRenderedPageBreak/>
              <w:t xml:space="preserve">Steve </w:t>
            </w:r>
            <w:proofErr w:type="spellStart"/>
            <w:r w:rsidRPr="00597B70">
              <w:rPr>
                <w:lang w:val="en-CA"/>
              </w:rPr>
              <w:t>Batah</w:t>
            </w:r>
            <w:proofErr w:type="spellEnd"/>
          </w:p>
          <w:p w14:paraId="2E1B250C" w14:textId="77777777" w:rsidR="003B4C87" w:rsidRPr="00597B70" w:rsidRDefault="00DD62E0" w:rsidP="005049C1">
            <w:pPr>
              <w:pStyle w:val="TableText"/>
              <w:rPr>
                <w:rStyle w:val="Hyperlink"/>
                <w:lang w:val="en-CA"/>
              </w:rPr>
            </w:pPr>
            <w:hyperlink r:id="rId60" w:history="1">
              <w:r w:rsidR="003B4C87" w:rsidRPr="00597B70">
                <w:rPr>
                  <w:rStyle w:val="Hyperlink"/>
                  <w:lang w:val="en-CA"/>
                </w:rPr>
                <w:t>s.batah@bell.ca</w:t>
              </w:r>
            </w:hyperlink>
          </w:p>
          <w:p w14:paraId="2E1B250D" w14:textId="77777777" w:rsidR="003B4C87" w:rsidRPr="0023160D" w:rsidDel="007704B6" w:rsidRDefault="003B4C87" w:rsidP="005049C1">
            <w:pPr>
              <w:pStyle w:val="TableText"/>
              <w:rPr>
                <w:rFonts w:cs="Arial"/>
                <w:szCs w:val="16"/>
                <w:lang w:val="en-CA"/>
              </w:rPr>
            </w:pPr>
          </w:p>
        </w:tc>
        <w:tc>
          <w:tcPr>
            <w:tcW w:w="2209" w:type="dxa"/>
            <w:tcBorders>
              <w:top w:val="single" w:sz="4" w:space="0" w:color="auto"/>
              <w:bottom w:val="double" w:sz="4" w:space="0" w:color="auto"/>
            </w:tcBorders>
          </w:tcPr>
          <w:p w14:paraId="2E1B250E" w14:textId="77777777" w:rsidR="003B4C87" w:rsidRDefault="003B4C87" w:rsidP="005049C1">
            <w:pPr>
              <w:pStyle w:val="TableText"/>
              <w:rPr>
                <w:rFonts w:cs="Arial"/>
                <w:szCs w:val="16"/>
              </w:rPr>
            </w:pPr>
            <w:r>
              <w:rPr>
                <w:rFonts w:cs="Arial"/>
                <w:szCs w:val="16"/>
              </w:rPr>
              <w:lastRenderedPageBreak/>
              <w:t>514-786-8800</w:t>
            </w:r>
          </w:p>
          <w:p w14:paraId="2E1B250F" w14:textId="77777777" w:rsidR="003B4C87" w:rsidRPr="0023160D" w:rsidRDefault="003B4C87" w:rsidP="005049C1">
            <w:pPr>
              <w:pStyle w:val="TableText"/>
              <w:rPr>
                <w:rFonts w:cs="Arial"/>
                <w:szCs w:val="16"/>
              </w:rPr>
            </w:pPr>
          </w:p>
        </w:tc>
        <w:tc>
          <w:tcPr>
            <w:tcW w:w="2210" w:type="dxa"/>
            <w:tcBorders>
              <w:top w:val="single" w:sz="4" w:space="0" w:color="auto"/>
              <w:bottom w:val="double" w:sz="4" w:space="0" w:color="auto"/>
            </w:tcBorders>
          </w:tcPr>
          <w:p w14:paraId="2E1B2510" w14:textId="77777777" w:rsidR="003B4C87" w:rsidRDefault="003B4C87" w:rsidP="005049C1">
            <w:pPr>
              <w:pStyle w:val="TableText"/>
              <w:rPr>
                <w:rFonts w:cs="Arial"/>
                <w:szCs w:val="16"/>
              </w:rPr>
            </w:pPr>
            <w:r>
              <w:rPr>
                <w:rFonts w:cs="Arial"/>
                <w:szCs w:val="16"/>
              </w:rPr>
              <w:t>514-869-6811</w:t>
            </w:r>
          </w:p>
          <w:p w14:paraId="2E1B2511" w14:textId="77777777" w:rsidR="003B4C87" w:rsidRPr="0023160D" w:rsidRDefault="003B4C87" w:rsidP="005049C1">
            <w:pPr>
              <w:pStyle w:val="TableText"/>
              <w:rPr>
                <w:rFonts w:cs="Arial"/>
                <w:szCs w:val="16"/>
              </w:rPr>
            </w:pPr>
          </w:p>
        </w:tc>
      </w:tr>
    </w:tbl>
    <w:p w14:paraId="2E1B2513" w14:textId="77777777" w:rsidR="003B4C87" w:rsidRDefault="003B4C87" w:rsidP="003B4C87">
      <w:pPr>
        <w:pStyle w:val="Header"/>
        <w:tabs>
          <w:tab w:val="clear" w:pos="4320"/>
          <w:tab w:val="clear" w:pos="8640"/>
        </w:tabs>
        <w:spacing w:before="0" w:after="0"/>
      </w:pPr>
    </w:p>
    <w:p w14:paraId="2E1B2514" w14:textId="77777777" w:rsidR="00652B57" w:rsidRDefault="00652B57" w:rsidP="00CF47F3">
      <w:pPr>
        <w:pStyle w:val="Header"/>
        <w:spacing w:before="0" w:after="0"/>
      </w:pPr>
    </w:p>
    <w:p w14:paraId="2E1B2515" w14:textId="77777777" w:rsidR="003B4C87" w:rsidRDefault="003B4C87" w:rsidP="00CF47F3">
      <w:pPr>
        <w:pStyle w:val="Header"/>
        <w:spacing w:before="0" w:after="0"/>
      </w:pPr>
    </w:p>
    <w:p w14:paraId="2E1B2516" w14:textId="77777777" w:rsidR="00C567EF" w:rsidRPr="007A3D95" w:rsidRDefault="00C567EF" w:rsidP="00C567EF">
      <w:pPr>
        <w:pStyle w:val="Heading3"/>
      </w:pPr>
      <w:bookmarkStart w:id="1506" w:name="_Bell_Billing_Services_1"/>
      <w:bookmarkStart w:id="1507" w:name="_Toc352915490"/>
      <w:bookmarkEnd w:id="1506"/>
      <w:r w:rsidRPr="007A3D95">
        <w:t>Bell Billing Services Management</w:t>
      </w:r>
      <w:bookmarkEnd w:id="1507"/>
    </w:p>
    <w:p w14:paraId="2E1B2517" w14:textId="77777777" w:rsidR="00C567EF" w:rsidRDefault="00C567EF" w:rsidP="00C567EF">
      <w:pPr>
        <w:pStyle w:val="Header"/>
        <w:tabs>
          <w:tab w:val="clear" w:pos="4320"/>
          <w:tab w:val="clear" w:pos="8640"/>
        </w:tabs>
        <w:spacing w:before="0" w:after="0"/>
      </w:pPr>
      <w:r>
        <w:t xml:space="preserve">Bell Billing Services Management is the point of contact for Equifax to report incidents (that do not already have a </w:t>
      </w:r>
      <w:del w:id="1508" w:author="Giacomini-Varvarigos, Maria" w:date="2013-02-07T11:12:00Z">
        <w:r w:rsidDel="00F92E4A">
          <w:delText>Remedy</w:delText>
        </w:r>
      </w:del>
      <w:ins w:id="1509" w:author="Giacomini-Varvarigos, Maria" w:date="2013-02-07T11:12:00Z">
        <w:r w:rsidR="00F92E4A">
          <w:t>ITSM</w:t>
        </w:r>
      </w:ins>
      <w:r>
        <w:t xml:space="preserve"> ticket opened)</w:t>
      </w:r>
      <w:r w:rsidR="001A4BA0">
        <w:t>, via e-mail,</w:t>
      </w:r>
      <w:r>
        <w:t xml:space="preserve"> to be referred to CGI for investigation on the </w:t>
      </w:r>
      <w:r w:rsidR="00FC3FFB">
        <w:t>DTS-</w:t>
      </w:r>
      <w:r>
        <w:t>PVS side.</w:t>
      </w:r>
    </w:p>
    <w:p w14:paraId="2E1B2518" w14:textId="77777777" w:rsidR="00C567EF" w:rsidRDefault="00C567EF" w:rsidP="00C567EF">
      <w:pPr>
        <w:pStyle w:val="Header"/>
        <w:tabs>
          <w:tab w:val="clear" w:pos="4320"/>
          <w:tab w:val="clear" w:pos="8640"/>
        </w:tabs>
        <w:spacing w:before="0" w:after="0"/>
      </w:pPr>
    </w:p>
    <w:tbl>
      <w:tblPr>
        <w:tblW w:w="873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01"/>
        <w:gridCol w:w="2210"/>
        <w:gridCol w:w="2209"/>
        <w:gridCol w:w="2210"/>
      </w:tblGrid>
      <w:tr w:rsidR="00C567EF" w14:paraId="2E1B251D" w14:textId="77777777" w:rsidTr="003D200B">
        <w:tc>
          <w:tcPr>
            <w:tcW w:w="2101" w:type="dxa"/>
            <w:tcBorders>
              <w:top w:val="double" w:sz="4" w:space="0" w:color="auto"/>
              <w:bottom w:val="single" w:sz="6" w:space="0" w:color="auto"/>
            </w:tcBorders>
            <w:shd w:val="pct5" w:color="auto" w:fill="FFFFFF"/>
          </w:tcPr>
          <w:p w14:paraId="2E1B2519" w14:textId="77777777" w:rsidR="00C567EF" w:rsidRDefault="00C567EF" w:rsidP="003D200B">
            <w:pPr>
              <w:pStyle w:val="TableHeading"/>
            </w:pPr>
            <w:r>
              <w:t>Role</w:t>
            </w:r>
          </w:p>
        </w:tc>
        <w:tc>
          <w:tcPr>
            <w:tcW w:w="2210" w:type="dxa"/>
            <w:tcBorders>
              <w:top w:val="double" w:sz="4" w:space="0" w:color="auto"/>
              <w:bottom w:val="single" w:sz="6" w:space="0" w:color="auto"/>
            </w:tcBorders>
            <w:shd w:val="pct5" w:color="auto" w:fill="FFFFFF"/>
          </w:tcPr>
          <w:p w14:paraId="2E1B251A" w14:textId="77777777" w:rsidR="00C567EF" w:rsidRDefault="00C567EF" w:rsidP="003D200B">
            <w:pPr>
              <w:pStyle w:val="TableHeading"/>
            </w:pPr>
            <w:r>
              <w:t>Name</w:t>
            </w:r>
          </w:p>
        </w:tc>
        <w:tc>
          <w:tcPr>
            <w:tcW w:w="2209" w:type="dxa"/>
            <w:tcBorders>
              <w:top w:val="double" w:sz="4" w:space="0" w:color="auto"/>
              <w:bottom w:val="single" w:sz="6" w:space="0" w:color="auto"/>
            </w:tcBorders>
            <w:shd w:val="pct5" w:color="auto" w:fill="FFFFFF"/>
          </w:tcPr>
          <w:p w14:paraId="2E1B251B" w14:textId="77777777" w:rsidR="00C567EF" w:rsidRDefault="00C567EF" w:rsidP="003D200B">
            <w:pPr>
              <w:pStyle w:val="TableHeading"/>
            </w:pPr>
            <w:r>
              <w:t>Phone</w:t>
            </w:r>
          </w:p>
        </w:tc>
        <w:tc>
          <w:tcPr>
            <w:tcW w:w="2210" w:type="dxa"/>
            <w:tcBorders>
              <w:top w:val="double" w:sz="4" w:space="0" w:color="auto"/>
              <w:bottom w:val="single" w:sz="6" w:space="0" w:color="auto"/>
            </w:tcBorders>
            <w:shd w:val="pct5" w:color="auto" w:fill="FFFFFF"/>
          </w:tcPr>
          <w:p w14:paraId="2E1B251C" w14:textId="77777777" w:rsidR="00C567EF" w:rsidRDefault="00C567EF" w:rsidP="003D200B">
            <w:pPr>
              <w:pStyle w:val="TableHeading"/>
            </w:pPr>
            <w:r>
              <w:t>Pager / Cell</w:t>
            </w:r>
          </w:p>
        </w:tc>
      </w:tr>
      <w:tr w:rsidR="00C567EF" w14:paraId="2E1B2523" w14:textId="77777777" w:rsidTr="003D200B">
        <w:tc>
          <w:tcPr>
            <w:tcW w:w="2101" w:type="dxa"/>
            <w:tcBorders>
              <w:top w:val="single" w:sz="6" w:space="0" w:color="auto"/>
              <w:bottom w:val="single" w:sz="4" w:space="0" w:color="auto"/>
            </w:tcBorders>
          </w:tcPr>
          <w:p w14:paraId="2E1B251E" w14:textId="77777777" w:rsidR="00C567EF" w:rsidRPr="0023160D" w:rsidRDefault="00C567EF" w:rsidP="003D200B">
            <w:pPr>
              <w:pStyle w:val="TableText"/>
              <w:rPr>
                <w:rFonts w:cs="Arial"/>
                <w:szCs w:val="16"/>
              </w:rPr>
            </w:pPr>
            <w:r>
              <w:rPr>
                <w:rFonts w:cs="Arial"/>
                <w:szCs w:val="16"/>
              </w:rPr>
              <w:t>Prime</w:t>
            </w:r>
          </w:p>
        </w:tc>
        <w:tc>
          <w:tcPr>
            <w:tcW w:w="2210" w:type="dxa"/>
            <w:tcBorders>
              <w:top w:val="single" w:sz="6" w:space="0" w:color="auto"/>
              <w:bottom w:val="single" w:sz="4" w:space="0" w:color="auto"/>
            </w:tcBorders>
          </w:tcPr>
          <w:p w14:paraId="2E1B251F" w14:textId="77777777" w:rsidR="00C567EF" w:rsidRPr="00427ADE" w:rsidRDefault="00C567EF" w:rsidP="003D200B">
            <w:pPr>
              <w:pStyle w:val="TableText"/>
              <w:rPr>
                <w:lang w:val="fr-CA"/>
              </w:rPr>
            </w:pPr>
            <w:r w:rsidRPr="00427ADE">
              <w:rPr>
                <w:lang w:val="fr-CA"/>
              </w:rPr>
              <w:t>Filomena Sauro</w:t>
            </w:r>
          </w:p>
          <w:p w14:paraId="2E1B2520" w14:textId="77777777" w:rsidR="00C567EF" w:rsidRPr="00427ADE" w:rsidRDefault="00DD62E0" w:rsidP="003D200B">
            <w:pPr>
              <w:pStyle w:val="TableText"/>
              <w:rPr>
                <w:rFonts w:cs="Arial"/>
                <w:szCs w:val="16"/>
                <w:highlight w:val="yellow"/>
                <w:lang w:val="fr-CA"/>
              </w:rPr>
            </w:pPr>
            <w:hyperlink r:id="rId61" w:history="1">
              <w:r w:rsidR="00C567EF" w:rsidRPr="00427ADE">
                <w:rPr>
                  <w:rStyle w:val="Hyperlink"/>
                  <w:lang w:val="fr-CA"/>
                </w:rPr>
                <w:t>filomena.sauro@bell.ca</w:t>
              </w:r>
            </w:hyperlink>
            <w:r w:rsidR="00C567EF" w:rsidRPr="00427ADE">
              <w:rPr>
                <w:color w:val="FF0000"/>
                <w:lang w:val="fr-CA"/>
              </w:rPr>
              <w:t xml:space="preserve"> </w:t>
            </w:r>
          </w:p>
        </w:tc>
        <w:tc>
          <w:tcPr>
            <w:tcW w:w="2209" w:type="dxa"/>
            <w:tcBorders>
              <w:top w:val="single" w:sz="6" w:space="0" w:color="auto"/>
              <w:bottom w:val="single" w:sz="4" w:space="0" w:color="auto"/>
            </w:tcBorders>
          </w:tcPr>
          <w:p w14:paraId="2E1B2521" w14:textId="77777777" w:rsidR="00C567EF" w:rsidRPr="00DE5802" w:rsidRDefault="00C567EF" w:rsidP="003D200B">
            <w:pPr>
              <w:pStyle w:val="TableText"/>
              <w:rPr>
                <w:rFonts w:cs="Arial"/>
                <w:szCs w:val="16"/>
                <w:highlight w:val="yellow"/>
              </w:rPr>
            </w:pPr>
            <w:r w:rsidRPr="00DE5802">
              <w:t>514-870-6626</w:t>
            </w:r>
          </w:p>
        </w:tc>
        <w:tc>
          <w:tcPr>
            <w:tcW w:w="2210" w:type="dxa"/>
            <w:tcBorders>
              <w:top w:val="single" w:sz="6" w:space="0" w:color="auto"/>
              <w:bottom w:val="single" w:sz="4" w:space="0" w:color="auto"/>
            </w:tcBorders>
          </w:tcPr>
          <w:p w14:paraId="2E1B2522" w14:textId="77777777" w:rsidR="00C567EF" w:rsidRPr="00DE5802" w:rsidRDefault="00C567EF" w:rsidP="003D200B">
            <w:pPr>
              <w:pStyle w:val="TableText"/>
            </w:pPr>
            <w:r w:rsidRPr="00DE5802">
              <w:t>514-347-8503 cell</w:t>
            </w:r>
          </w:p>
        </w:tc>
      </w:tr>
      <w:tr w:rsidR="00C567EF" w14:paraId="2E1B2529" w14:textId="77777777" w:rsidTr="003D200B">
        <w:tc>
          <w:tcPr>
            <w:tcW w:w="2101" w:type="dxa"/>
            <w:tcBorders>
              <w:top w:val="single" w:sz="4" w:space="0" w:color="auto"/>
              <w:bottom w:val="single" w:sz="4" w:space="0" w:color="auto"/>
            </w:tcBorders>
          </w:tcPr>
          <w:p w14:paraId="2E1B2524" w14:textId="77777777" w:rsidR="00C567EF" w:rsidRPr="0023160D" w:rsidRDefault="00C567EF" w:rsidP="003D200B">
            <w:pPr>
              <w:pStyle w:val="TableText"/>
              <w:rPr>
                <w:rFonts w:cs="Arial"/>
                <w:szCs w:val="16"/>
              </w:rPr>
            </w:pPr>
            <w:r>
              <w:rPr>
                <w:rFonts w:cs="Arial"/>
                <w:szCs w:val="16"/>
              </w:rPr>
              <w:t>Backup</w:t>
            </w:r>
          </w:p>
        </w:tc>
        <w:tc>
          <w:tcPr>
            <w:tcW w:w="2210" w:type="dxa"/>
            <w:tcBorders>
              <w:top w:val="single" w:sz="4" w:space="0" w:color="auto"/>
              <w:bottom w:val="single" w:sz="4" w:space="0" w:color="auto"/>
            </w:tcBorders>
          </w:tcPr>
          <w:p w14:paraId="2E1B2525" w14:textId="77777777" w:rsidR="00C567EF" w:rsidRDefault="00C567EF" w:rsidP="003D200B">
            <w:pPr>
              <w:pStyle w:val="TableText"/>
              <w:rPr>
                <w:rFonts w:cs="Arial"/>
                <w:szCs w:val="16"/>
              </w:rPr>
            </w:pPr>
            <w:r>
              <w:rPr>
                <w:rFonts w:cs="Arial"/>
                <w:szCs w:val="16"/>
              </w:rPr>
              <w:t>Denise Tatone</w:t>
            </w:r>
          </w:p>
          <w:p w14:paraId="2E1B2526" w14:textId="77777777" w:rsidR="00C567EF" w:rsidRPr="0023160D" w:rsidRDefault="00DD62E0" w:rsidP="003D200B">
            <w:pPr>
              <w:pStyle w:val="TableText"/>
              <w:rPr>
                <w:rFonts w:cs="Arial"/>
                <w:szCs w:val="16"/>
              </w:rPr>
            </w:pPr>
            <w:hyperlink r:id="rId62" w:history="1">
              <w:r w:rsidR="00C567EF" w:rsidRPr="00193256">
                <w:rPr>
                  <w:rStyle w:val="Hyperlink"/>
                  <w:rFonts w:cs="Arial"/>
                  <w:szCs w:val="16"/>
                </w:rPr>
                <w:t>denise.tatone@bell.ca</w:t>
              </w:r>
            </w:hyperlink>
            <w:r w:rsidR="00C567EF">
              <w:rPr>
                <w:rFonts w:cs="Arial"/>
                <w:szCs w:val="16"/>
              </w:rPr>
              <w:t xml:space="preserve"> </w:t>
            </w:r>
          </w:p>
        </w:tc>
        <w:tc>
          <w:tcPr>
            <w:tcW w:w="2209" w:type="dxa"/>
            <w:tcBorders>
              <w:top w:val="single" w:sz="4" w:space="0" w:color="auto"/>
              <w:bottom w:val="single" w:sz="4" w:space="0" w:color="auto"/>
            </w:tcBorders>
          </w:tcPr>
          <w:p w14:paraId="2E1B2527" w14:textId="77777777" w:rsidR="00C567EF" w:rsidRPr="00DE5802" w:rsidRDefault="00C567EF" w:rsidP="003D200B">
            <w:pPr>
              <w:pStyle w:val="TableText"/>
              <w:rPr>
                <w:rFonts w:cs="Arial"/>
                <w:szCs w:val="16"/>
              </w:rPr>
            </w:pPr>
            <w:r>
              <w:rPr>
                <w:rFonts w:cs="Arial"/>
                <w:szCs w:val="16"/>
              </w:rPr>
              <w:t>416-244-2328</w:t>
            </w:r>
          </w:p>
        </w:tc>
        <w:tc>
          <w:tcPr>
            <w:tcW w:w="2210" w:type="dxa"/>
            <w:tcBorders>
              <w:top w:val="single" w:sz="4" w:space="0" w:color="auto"/>
              <w:bottom w:val="single" w:sz="4" w:space="0" w:color="auto"/>
            </w:tcBorders>
          </w:tcPr>
          <w:p w14:paraId="2E1B2528" w14:textId="77777777" w:rsidR="00C567EF" w:rsidRPr="00DE5802" w:rsidRDefault="00C567EF" w:rsidP="003D200B">
            <w:pPr>
              <w:pStyle w:val="TableText"/>
              <w:rPr>
                <w:rFonts w:cs="Arial"/>
                <w:szCs w:val="16"/>
              </w:rPr>
            </w:pPr>
          </w:p>
        </w:tc>
      </w:tr>
      <w:tr w:rsidR="00C567EF" w14:paraId="2E1B252F" w14:textId="77777777" w:rsidTr="003D200B">
        <w:tc>
          <w:tcPr>
            <w:tcW w:w="2101" w:type="dxa"/>
            <w:tcBorders>
              <w:top w:val="single" w:sz="4" w:space="0" w:color="auto"/>
              <w:bottom w:val="double" w:sz="4" w:space="0" w:color="auto"/>
            </w:tcBorders>
          </w:tcPr>
          <w:p w14:paraId="2E1B252A" w14:textId="77777777" w:rsidR="00C567EF" w:rsidRPr="0023160D" w:rsidRDefault="00C567EF" w:rsidP="003D200B">
            <w:pPr>
              <w:pStyle w:val="TableText"/>
              <w:rPr>
                <w:rFonts w:cs="Arial"/>
                <w:szCs w:val="16"/>
              </w:rPr>
            </w:pPr>
            <w:r>
              <w:rPr>
                <w:rFonts w:cs="Arial"/>
                <w:szCs w:val="16"/>
              </w:rPr>
              <w:t>Manager</w:t>
            </w:r>
          </w:p>
        </w:tc>
        <w:tc>
          <w:tcPr>
            <w:tcW w:w="2210" w:type="dxa"/>
            <w:tcBorders>
              <w:top w:val="single" w:sz="4" w:space="0" w:color="auto"/>
              <w:bottom w:val="double" w:sz="4" w:space="0" w:color="auto"/>
            </w:tcBorders>
          </w:tcPr>
          <w:p w14:paraId="2E1B252B" w14:textId="77777777" w:rsidR="00C567EF" w:rsidRDefault="00C567EF" w:rsidP="003D200B">
            <w:pPr>
              <w:pStyle w:val="TableText"/>
              <w:rPr>
                <w:rFonts w:cs="Arial"/>
                <w:szCs w:val="16"/>
                <w:lang w:val="en-CA"/>
              </w:rPr>
            </w:pPr>
            <w:r>
              <w:rPr>
                <w:rFonts w:cs="Arial"/>
                <w:szCs w:val="16"/>
                <w:lang w:val="en-CA"/>
              </w:rPr>
              <w:t xml:space="preserve">Rebecca </w:t>
            </w:r>
            <w:proofErr w:type="spellStart"/>
            <w:r>
              <w:rPr>
                <w:rFonts w:cs="Arial"/>
                <w:szCs w:val="16"/>
                <w:lang w:val="en-CA"/>
              </w:rPr>
              <w:t>Sedore</w:t>
            </w:r>
            <w:proofErr w:type="spellEnd"/>
          </w:p>
          <w:p w14:paraId="2E1B252C" w14:textId="77777777" w:rsidR="00C567EF" w:rsidRPr="0023160D" w:rsidDel="007704B6" w:rsidRDefault="00DD62E0" w:rsidP="003D200B">
            <w:pPr>
              <w:pStyle w:val="TableText"/>
              <w:rPr>
                <w:rFonts w:cs="Arial"/>
                <w:szCs w:val="16"/>
                <w:lang w:val="en-CA"/>
              </w:rPr>
            </w:pPr>
            <w:hyperlink r:id="rId63" w:history="1">
              <w:r w:rsidR="00C567EF" w:rsidRPr="00193256">
                <w:rPr>
                  <w:rStyle w:val="Hyperlink"/>
                  <w:rFonts w:cs="Arial"/>
                  <w:szCs w:val="16"/>
                  <w:lang w:val="en-CA"/>
                </w:rPr>
                <w:t>rebecca.sedore@bell.ca</w:t>
              </w:r>
            </w:hyperlink>
            <w:r w:rsidR="00C567EF">
              <w:rPr>
                <w:rFonts w:cs="Arial"/>
                <w:szCs w:val="16"/>
                <w:lang w:val="en-CA"/>
              </w:rPr>
              <w:t xml:space="preserve"> </w:t>
            </w:r>
          </w:p>
        </w:tc>
        <w:tc>
          <w:tcPr>
            <w:tcW w:w="2209" w:type="dxa"/>
            <w:tcBorders>
              <w:top w:val="single" w:sz="4" w:space="0" w:color="auto"/>
              <w:bottom w:val="double" w:sz="4" w:space="0" w:color="auto"/>
            </w:tcBorders>
          </w:tcPr>
          <w:p w14:paraId="2E1B252D" w14:textId="77777777" w:rsidR="00C567EF" w:rsidRPr="0023160D" w:rsidRDefault="00C567EF" w:rsidP="003D200B">
            <w:pPr>
              <w:pStyle w:val="TableText"/>
              <w:rPr>
                <w:rFonts w:cs="Arial"/>
                <w:szCs w:val="16"/>
              </w:rPr>
            </w:pPr>
            <w:r>
              <w:rPr>
                <w:rFonts w:cs="Arial"/>
                <w:szCs w:val="16"/>
              </w:rPr>
              <w:t>613-354-7200</w:t>
            </w:r>
          </w:p>
        </w:tc>
        <w:tc>
          <w:tcPr>
            <w:tcW w:w="2210" w:type="dxa"/>
            <w:tcBorders>
              <w:top w:val="single" w:sz="4" w:space="0" w:color="auto"/>
              <w:bottom w:val="double" w:sz="4" w:space="0" w:color="auto"/>
            </w:tcBorders>
          </w:tcPr>
          <w:p w14:paraId="2E1B252E" w14:textId="77777777" w:rsidR="00C567EF" w:rsidRPr="0023160D" w:rsidRDefault="00C567EF" w:rsidP="003D200B">
            <w:pPr>
              <w:pStyle w:val="TableText"/>
              <w:rPr>
                <w:rFonts w:cs="Arial"/>
                <w:szCs w:val="16"/>
              </w:rPr>
            </w:pPr>
            <w:r>
              <w:rPr>
                <w:rFonts w:cs="Arial"/>
                <w:szCs w:val="16"/>
              </w:rPr>
              <w:t>613-328-2948</w:t>
            </w:r>
          </w:p>
        </w:tc>
      </w:tr>
    </w:tbl>
    <w:p w14:paraId="2E1B2530" w14:textId="77777777" w:rsidR="00C567EF" w:rsidRPr="004D1335" w:rsidRDefault="00C567EF" w:rsidP="00C567EF"/>
    <w:p w14:paraId="2E1B2531" w14:textId="77777777" w:rsidR="00C567EF" w:rsidRDefault="00C567EF" w:rsidP="00CF47F3">
      <w:pPr>
        <w:pStyle w:val="Header"/>
        <w:spacing w:before="0" w:after="0"/>
      </w:pPr>
    </w:p>
    <w:p w14:paraId="2E1B2532" w14:textId="77777777" w:rsidR="00543C12" w:rsidRPr="00543C12" w:rsidRDefault="00543C12" w:rsidP="00543C12">
      <w:pPr>
        <w:pStyle w:val="Heading3"/>
      </w:pPr>
      <w:bookmarkStart w:id="1510" w:name="_Bell_Billing_Services"/>
      <w:bookmarkStart w:id="1511" w:name="_Toc284430516"/>
      <w:bookmarkStart w:id="1512" w:name="_Toc316563106"/>
      <w:bookmarkStart w:id="1513" w:name="_Toc352915491"/>
      <w:bookmarkEnd w:id="1510"/>
      <w:r w:rsidRPr="00543C12">
        <w:t>Bell Corporate Emergency Management - National Incident Center</w:t>
      </w:r>
      <w:bookmarkEnd w:id="1511"/>
      <w:bookmarkEnd w:id="1512"/>
      <w:bookmarkEnd w:id="1513"/>
      <w:r w:rsidR="00414205">
        <w:t xml:space="preserve"> </w:t>
      </w:r>
    </w:p>
    <w:p w14:paraId="2E1B2533" w14:textId="77777777" w:rsidR="00543C12" w:rsidRDefault="00543C12" w:rsidP="00543C12">
      <w:r>
        <w:t>The Bell Corporate Emergency Management team is responsible for the following:</w:t>
      </w:r>
    </w:p>
    <w:p w14:paraId="2E1B2534" w14:textId="77777777" w:rsidR="00543C12" w:rsidRPr="00F74890" w:rsidRDefault="00543C12" w:rsidP="00EF006F">
      <w:pPr>
        <w:widowControl w:val="0"/>
        <w:numPr>
          <w:ilvl w:val="0"/>
          <w:numId w:val="36"/>
        </w:numPr>
        <w:tabs>
          <w:tab w:val="clear" w:pos="2028"/>
          <w:tab w:val="num" w:pos="426"/>
          <w:tab w:val="num" w:pos="709"/>
        </w:tabs>
        <w:autoSpaceDE w:val="0"/>
        <w:autoSpaceDN w:val="0"/>
        <w:adjustRightInd w:val="0"/>
        <w:spacing w:before="0" w:after="0"/>
        <w:ind w:left="426" w:firstLine="0"/>
        <w:jc w:val="left"/>
        <w:textAlignment w:val="baseline"/>
      </w:pPr>
      <w:r w:rsidRPr="000B3920">
        <w:rPr>
          <w:lang w:val="en-CA"/>
        </w:rPr>
        <w:t xml:space="preserve">The Bell Corporate Emergency Management team shall be involved in the coordination of any </w:t>
      </w:r>
      <w:del w:id="1514" w:author="Giacomini-Varvarigos, Maria" w:date="2013-02-07T11:14:00Z">
        <w:r w:rsidRPr="000B3920" w:rsidDel="00F92E4A">
          <w:rPr>
            <w:lang w:val="en-CA"/>
          </w:rPr>
          <w:delText>Severity 1</w:delText>
        </w:r>
      </w:del>
      <w:ins w:id="1515" w:author="Giacomini-Varvarigos, Maria" w:date="2013-02-07T11:14:00Z">
        <w:r w:rsidR="00F92E4A">
          <w:rPr>
            <w:lang w:val="en-CA"/>
          </w:rPr>
          <w:t xml:space="preserve">Critical or High </w:t>
        </w:r>
      </w:ins>
      <w:r w:rsidRPr="000B3920">
        <w:rPr>
          <w:lang w:val="en-CA"/>
        </w:rPr>
        <w:t xml:space="preserve"> incident response</w:t>
      </w:r>
      <w:r>
        <w:rPr>
          <w:lang w:val="en-CA"/>
        </w:rPr>
        <w:t xml:space="preserve"> and Post Incident activities.</w:t>
      </w:r>
    </w:p>
    <w:p w14:paraId="2E1B2535" w14:textId="77777777" w:rsidR="00543C12" w:rsidRPr="000B3920" w:rsidRDefault="00543C12" w:rsidP="00543C12">
      <w:pPr>
        <w:autoSpaceDE w:val="0"/>
        <w:autoSpaceDN w:val="0"/>
        <w:spacing w:before="0" w:after="0"/>
        <w:jc w:val="left"/>
      </w:pPr>
    </w:p>
    <w:tbl>
      <w:tblPr>
        <w:tblW w:w="949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27"/>
        <w:gridCol w:w="1842"/>
        <w:gridCol w:w="2127"/>
        <w:gridCol w:w="3402"/>
      </w:tblGrid>
      <w:tr w:rsidR="00543C12" w:rsidRPr="00412121" w14:paraId="2E1B253A" w14:textId="77777777" w:rsidTr="00DC15E6">
        <w:trPr>
          <w:trHeight w:val="307"/>
        </w:trPr>
        <w:tc>
          <w:tcPr>
            <w:tcW w:w="2127" w:type="dxa"/>
            <w:tcBorders>
              <w:top w:val="double" w:sz="4" w:space="0" w:color="auto"/>
              <w:bottom w:val="single" w:sz="6" w:space="0" w:color="auto"/>
            </w:tcBorders>
            <w:shd w:val="pct10" w:color="auto" w:fill="FFFFFF"/>
            <w:vAlign w:val="center"/>
          </w:tcPr>
          <w:p w14:paraId="2E1B2536" w14:textId="77777777" w:rsidR="00543C12" w:rsidRPr="00B140B1" w:rsidRDefault="00543C12" w:rsidP="00DC15E6">
            <w:pPr>
              <w:pStyle w:val="TableHeading"/>
              <w:rPr>
                <w:szCs w:val="16"/>
              </w:rPr>
            </w:pPr>
            <w:r>
              <w:rPr>
                <w:szCs w:val="16"/>
              </w:rPr>
              <w:t>Role</w:t>
            </w:r>
          </w:p>
        </w:tc>
        <w:tc>
          <w:tcPr>
            <w:tcW w:w="1842" w:type="dxa"/>
            <w:tcBorders>
              <w:top w:val="double" w:sz="4" w:space="0" w:color="auto"/>
              <w:bottom w:val="single" w:sz="6" w:space="0" w:color="auto"/>
            </w:tcBorders>
            <w:shd w:val="pct10" w:color="auto" w:fill="FFFFFF"/>
            <w:vAlign w:val="center"/>
          </w:tcPr>
          <w:p w14:paraId="2E1B2537" w14:textId="77777777" w:rsidR="00543C12" w:rsidRPr="00B140B1" w:rsidRDefault="00543C12" w:rsidP="00DC15E6">
            <w:pPr>
              <w:pStyle w:val="TableHeading"/>
              <w:rPr>
                <w:szCs w:val="16"/>
              </w:rPr>
            </w:pPr>
            <w:r w:rsidRPr="00B140B1">
              <w:rPr>
                <w:szCs w:val="16"/>
              </w:rPr>
              <w:t>Name</w:t>
            </w:r>
          </w:p>
        </w:tc>
        <w:tc>
          <w:tcPr>
            <w:tcW w:w="2127" w:type="dxa"/>
            <w:tcBorders>
              <w:top w:val="double" w:sz="4" w:space="0" w:color="auto"/>
              <w:bottom w:val="single" w:sz="6" w:space="0" w:color="auto"/>
            </w:tcBorders>
            <w:shd w:val="pct10" w:color="auto" w:fill="FFFFFF"/>
            <w:vAlign w:val="center"/>
          </w:tcPr>
          <w:p w14:paraId="2E1B2538" w14:textId="77777777" w:rsidR="00543C12" w:rsidRPr="00B140B1" w:rsidRDefault="00543C12" w:rsidP="00DC15E6">
            <w:pPr>
              <w:pStyle w:val="TableHeading"/>
              <w:rPr>
                <w:szCs w:val="16"/>
              </w:rPr>
            </w:pPr>
            <w:r w:rsidRPr="00B140B1">
              <w:rPr>
                <w:szCs w:val="16"/>
              </w:rPr>
              <w:t>Phone</w:t>
            </w:r>
          </w:p>
        </w:tc>
        <w:tc>
          <w:tcPr>
            <w:tcW w:w="3402" w:type="dxa"/>
            <w:tcBorders>
              <w:top w:val="double" w:sz="4" w:space="0" w:color="auto"/>
              <w:bottom w:val="single" w:sz="6" w:space="0" w:color="auto"/>
            </w:tcBorders>
            <w:shd w:val="pct10" w:color="auto" w:fill="FFFFFF"/>
            <w:vAlign w:val="center"/>
          </w:tcPr>
          <w:p w14:paraId="2E1B2539" w14:textId="77777777" w:rsidR="00543C12" w:rsidRPr="00B140B1" w:rsidRDefault="00543C12" w:rsidP="00DC15E6">
            <w:pPr>
              <w:pStyle w:val="TableHeading"/>
              <w:rPr>
                <w:szCs w:val="16"/>
              </w:rPr>
            </w:pPr>
            <w:r>
              <w:rPr>
                <w:szCs w:val="16"/>
              </w:rPr>
              <w:t>e-Mail</w:t>
            </w:r>
          </w:p>
        </w:tc>
      </w:tr>
      <w:tr w:rsidR="00543C12" w:rsidRPr="009A25F2" w14:paraId="2E1B2540" w14:textId="77777777" w:rsidTr="00DC15E6">
        <w:tc>
          <w:tcPr>
            <w:tcW w:w="2127" w:type="dxa"/>
            <w:tcBorders>
              <w:top w:val="nil"/>
            </w:tcBorders>
          </w:tcPr>
          <w:p w14:paraId="2E1B253B" w14:textId="77777777" w:rsidR="00543C12" w:rsidRPr="00B409EE" w:rsidRDefault="00543C12" w:rsidP="00DC15E6">
            <w:pPr>
              <w:pStyle w:val="TableText"/>
              <w:rPr>
                <w:rFonts w:cs="Arial"/>
              </w:rPr>
            </w:pPr>
            <w:r w:rsidRPr="00B409EE">
              <w:rPr>
                <w:rFonts w:cs="Arial"/>
              </w:rPr>
              <w:t>Prime</w:t>
            </w:r>
          </w:p>
          <w:p w14:paraId="2E1B253C" w14:textId="77777777" w:rsidR="00543C12" w:rsidRPr="00B409EE" w:rsidRDefault="00543C12" w:rsidP="00DC15E6">
            <w:pPr>
              <w:pStyle w:val="TableText"/>
              <w:rPr>
                <w:rFonts w:cs="Arial"/>
              </w:rPr>
            </w:pPr>
            <w:r w:rsidRPr="00B409EE">
              <w:rPr>
                <w:rFonts w:cs="Arial"/>
              </w:rPr>
              <w:t xml:space="preserve">(Including Incident and Post Incident activities) </w:t>
            </w:r>
          </w:p>
        </w:tc>
        <w:tc>
          <w:tcPr>
            <w:tcW w:w="1842" w:type="dxa"/>
            <w:tcBorders>
              <w:top w:val="nil"/>
            </w:tcBorders>
          </w:tcPr>
          <w:p w14:paraId="2E1B253D" w14:textId="77777777" w:rsidR="00543C12" w:rsidRPr="00B409EE" w:rsidRDefault="00543C12" w:rsidP="00DC15E6">
            <w:pPr>
              <w:pStyle w:val="TableText"/>
              <w:rPr>
                <w:rFonts w:cs="Arial"/>
              </w:rPr>
            </w:pPr>
            <w:r w:rsidRPr="00B409EE">
              <w:rPr>
                <w:rFonts w:cs="Arial"/>
              </w:rPr>
              <w:t>Variable</w:t>
            </w:r>
          </w:p>
        </w:tc>
        <w:tc>
          <w:tcPr>
            <w:tcW w:w="2127" w:type="dxa"/>
            <w:tcBorders>
              <w:top w:val="nil"/>
            </w:tcBorders>
          </w:tcPr>
          <w:p w14:paraId="2E1B253E" w14:textId="77777777" w:rsidR="00543C12" w:rsidRPr="00B409EE" w:rsidRDefault="00543C12" w:rsidP="00DC15E6">
            <w:pPr>
              <w:pStyle w:val="TableText"/>
              <w:rPr>
                <w:rFonts w:cs="Arial"/>
              </w:rPr>
            </w:pPr>
            <w:r w:rsidRPr="00B409EE">
              <w:rPr>
                <w:rFonts w:cs="Arial"/>
              </w:rPr>
              <w:t>1-866-714-0911</w:t>
            </w:r>
          </w:p>
        </w:tc>
        <w:tc>
          <w:tcPr>
            <w:tcW w:w="3402" w:type="dxa"/>
            <w:tcBorders>
              <w:top w:val="nil"/>
            </w:tcBorders>
          </w:tcPr>
          <w:p w14:paraId="2E1B253F" w14:textId="77777777" w:rsidR="00543C12" w:rsidRPr="00323483" w:rsidRDefault="00DD62E0" w:rsidP="00DC15E6">
            <w:pPr>
              <w:spacing w:before="40" w:after="40"/>
              <w:jc w:val="left"/>
              <w:rPr>
                <w:rFonts w:ascii="Arial" w:hAnsi="Arial" w:cs="Arial"/>
                <w:sz w:val="16"/>
                <w:szCs w:val="16"/>
                <w:highlight w:val="yellow"/>
                <w:lang w:val="en-CA"/>
              </w:rPr>
            </w:pPr>
            <w:hyperlink r:id="rId64" w:history="1">
              <w:r w:rsidR="008A1511" w:rsidRPr="006446B9">
                <w:rPr>
                  <w:rStyle w:val="Hyperlink"/>
                  <w:rFonts w:ascii="Arial" w:hAnsi="Arial" w:cs="Arial"/>
                  <w:sz w:val="16"/>
                  <w:szCs w:val="16"/>
                  <w:lang w:val="en-CA"/>
                </w:rPr>
                <w:t>security@bell.ca</w:t>
              </w:r>
            </w:hyperlink>
          </w:p>
        </w:tc>
      </w:tr>
    </w:tbl>
    <w:p w14:paraId="2E1B2541" w14:textId="77777777" w:rsidR="00652B57" w:rsidRDefault="00652B57" w:rsidP="00CF47F3">
      <w:pPr>
        <w:pStyle w:val="Header"/>
        <w:spacing w:before="0" w:after="0"/>
      </w:pPr>
    </w:p>
    <w:p w14:paraId="2E1B2542" w14:textId="77777777" w:rsidR="00652B57" w:rsidRDefault="00652B57" w:rsidP="00CF47F3">
      <w:pPr>
        <w:pStyle w:val="Header"/>
        <w:spacing w:before="0" w:after="0"/>
      </w:pPr>
    </w:p>
    <w:p w14:paraId="2E1B2543" w14:textId="77777777" w:rsidR="00652B57" w:rsidRPr="00652B57" w:rsidRDefault="00652B57" w:rsidP="00652B57">
      <w:pPr>
        <w:pStyle w:val="Heading3"/>
      </w:pPr>
      <w:bookmarkStart w:id="1516" w:name="_Bell_Data_Network"/>
      <w:bookmarkStart w:id="1517" w:name="_Toc316563104"/>
      <w:bookmarkStart w:id="1518" w:name="_Toc352915492"/>
      <w:bookmarkEnd w:id="1516"/>
      <w:smartTag w:uri="urn:schemas-microsoft-com:office:smarttags" w:element="place">
        <w:smartTag w:uri="urn:schemas-microsoft-com:office:smarttags" w:element="City">
          <w:r w:rsidRPr="00652B57">
            <w:t>Bell</w:t>
          </w:r>
        </w:smartTag>
      </w:smartTag>
      <w:r w:rsidRPr="00652B57">
        <w:t xml:space="preserve"> Data Network Services &amp; Support Team (DNSS)</w:t>
      </w:r>
      <w:bookmarkEnd w:id="1517"/>
      <w:bookmarkEnd w:id="1518"/>
    </w:p>
    <w:p w14:paraId="2E1B2544" w14:textId="77777777" w:rsidR="00652B57" w:rsidRPr="007D5E2B" w:rsidRDefault="00652B57" w:rsidP="00652B57">
      <w:pPr>
        <w:rPr>
          <w:lang w:val="en-CA"/>
        </w:rPr>
      </w:pPr>
      <w:r w:rsidRPr="007D5E2B">
        <w:rPr>
          <w:lang w:val="en-CA"/>
        </w:rPr>
        <w:t>(Formerly NSTS)</w:t>
      </w:r>
    </w:p>
    <w:p w14:paraId="2E1B2545" w14:textId="77777777" w:rsidR="00652B57" w:rsidRPr="000476ED" w:rsidRDefault="00652B57" w:rsidP="00EF006F">
      <w:pPr>
        <w:pStyle w:val="BodyText"/>
        <w:numPr>
          <w:ilvl w:val="0"/>
          <w:numId w:val="28"/>
        </w:numPr>
        <w:shd w:val="clear" w:color="auto" w:fill="auto"/>
        <w:spacing w:before="20" w:after="20" w:line="240" w:lineRule="auto"/>
        <w:ind w:left="402" w:firstLine="24"/>
        <w:rPr>
          <w:sz w:val="20"/>
        </w:rPr>
      </w:pPr>
      <w:r w:rsidRPr="000476ED">
        <w:rPr>
          <w:sz w:val="20"/>
        </w:rPr>
        <w:t>Investigate &amp; resolve load balancing related issues</w:t>
      </w:r>
    </w:p>
    <w:p w14:paraId="2E1B2546" w14:textId="77777777" w:rsidR="00652B57" w:rsidRPr="000476ED" w:rsidRDefault="00652B57" w:rsidP="00EF006F">
      <w:pPr>
        <w:widowControl w:val="0"/>
        <w:numPr>
          <w:ilvl w:val="0"/>
          <w:numId w:val="28"/>
        </w:numPr>
        <w:adjustRightInd w:val="0"/>
        <w:spacing w:before="20" w:after="20"/>
        <w:ind w:left="402" w:firstLine="24"/>
        <w:jc w:val="left"/>
        <w:textAlignment w:val="baseline"/>
      </w:pPr>
      <w:r w:rsidRPr="000476ED">
        <w:t>Investigate &amp; resolve network connectivity-related issues</w:t>
      </w:r>
    </w:p>
    <w:p w14:paraId="2E1B2547" w14:textId="77777777" w:rsidR="00652B57" w:rsidRPr="000476ED" w:rsidRDefault="00652B57" w:rsidP="00EF006F">
      <w:pPr>
        <w:widowControl w:val="0"/>
        <w:numPr>
          <w:ilvl w:val="0"/>
          <w:numId w:val="28"/>
        </w:numPr>
        <w:adjustRightInd w:val="0"/>
        <w:spacing w:before="20" w:after="20"/>
        <w:ind w:left="402" w:firstLine="24"/>
        <w:textAlignment w:val="baseline"/>
        <w:rPr>
          <w:lang w:val="en-CA"/>
        </w:rPr>
      </w:pPr>
      <w:r w:rsidRPr="000476ED">
        <w:rPr>
          <w:lang w:val="en-CA"/>
        </w:rPr>
        <w:t>Local Problem Management i.e. look for trends in warnings, alerts, incidents, and file storage utilization  associated to the network</w:t>
      </w:r>
    </w:p>
    <w:p w14:paraId="2E1B2548" w14:textId="77777777" w:rsidR="00652B57" w:rsidRPr="000476ED" w:rsidRDefault="00652B57" w:rsidP="00EF006F">
      <w:pPr>
        <w:widowControl w:val="0"/>
        <w:numPr>
          <w:ilvl w:val="0"/>
          <w:numId w:val="28"/>
        </w:numPr>
        <w:adjustRightInd w:val="0"/>
        <w:spacing w:before="20" w:after="20"/>
        <w:ind w:left="402" w:firstLine="24"/>
        <w:textAlignment w:val="baseline"/>
        <w:rPr>
          <w:lang w:val="en-CA"/>
        </w:rPr>
      </w:pPr>
      <w:r w:rsidRPr="000476ED">
        <w:rPr>
          <w:lang w:val="en-CA"/>
        </w:rPr>
        <w:t>Monitoring of servers for availability, security intrusions (Bell Corporate Security), Firewall, Routers and switches</w:t>
      </w:r>
    </w:p>
    <w:p w14:paraId="2E1B2549" w14:textId="77777777" w:rsidR="00F92E4A" w:rsidRDefault="00F92E4A" w:rsidP="00F92E4A">
      <w:pPr>
        <w:spacing w:before="0" w:after="0"/>
        <w:jc w:val="left"/>
        <w:rPr>
          <w:ins w:id="1519" w:author="Giacomini-Varvarigos, Maria" w:date="2013-02-07T11:05:00Z"/>
        </w:rPr>
      </w:pPr>
      <w:ins w:id="1520" w:author="Giacomini-Varvarigos, Maria" w:date="2013-02-07T11:05:00Z">
        <w:r w:rsidRPr="00973978">
          <w:t>ITSM Support group assignment for Network related issues:</w:t>
        </w:r>
      </w:ins>
    </w:p>
    <w:p w14:paraId="2E1B254A" w14:textId="77777777" w:rsidR="00F92E4A" w:rsidRPr="00E801F8" w:rsidRDefault="00F92E4A" w:rsidP="00F92E4A">
      <w:pPr>
        <w:numPr>
          <w:ilvl w:val="1"/>
          <w:numId w:val="37"/>
        </w:numPr>
        <w:spacing w:before="0" w:after="0"/>
        <w:jc w:val="left"/>
        <w:rPr>
          <w:ins w:id="1521" w:author="Giacomini-Varvarigos, Maria" w:date="2013-02-07T11:05:00Z"/>
          <w:lang w:val="en-CA"/>
        </w:rPr>
      </w:pPr>
      <w:ins w:id="1522" w:author="Giacomini-Varvarigos, Maria" w:date="2013-02-07T11:05:00Z">
        <w:r>
          <w:rPr>
            <w:color w:val="000000"/>
          </w:rPr>
          <w:t>CGI Support to BC -&gt; User Service Desk -&gt; Service Restoration L1</w:t>
        </w:r>
      </w:ins>
    </w:p>
    <w:p w14:paraId="2E1B254B" w14:textId="77777777" w:rsidR="00652B57" w:rsidRPr="00F92E4A" w:rsidRDefault="00F92E4A" w:rsidP="00F92E4A">
      <w:pPr>
        <w:spacing w:before="0" w:after="0"/>
        <w:ind w:left="1418"/>
        <w:jc w:val="left"/>
        <w:rPr>
          <w:lang w:val="en-CA"/>
        </w:rPr>
      </w:pPr>
      <w:ins w:id="1523" w:author="Giacomini-Varvarigos, Maria" w:date="2013-02-07T11:05:00Z">
        <w:r>
          <w:rPr>
            <w:color w:val="000000"/>
          </w:rPr>
          <w:t xml:space="preserve">Focus Ticket is assigned to: </w:t>
        </w:r>
        <w:r w:rsidRPr="00973978">
          <w:rPr>
            <w:bCs/>
          </w:rPr>
          <w:t>NSS-TOR-ICN</w:t>
        </w:r>
        <w:r w:rsidRPr="00973978">
          <w:t xml:space="preserve"> </w:t>
        </w:r>
      </w:ins>
    </w:p>
    <w:tbl>
      <w:tblPr>
        <w:tblW w:w="9356" w:type="dxa"/>
        <w:tblInd w:w="108" w:type="dxa"/>
        <w:tblCellMar>
          <w:left w:w="0" w:type="dxa"/>
          <w:right w:w="0" w:type="dxa"/>
        </w:tblCellMar>
        <w:tblLook w:val="0000" w:firstRow="0" w:lastRow="0" w:firstColumn="0" w:lastColumn="0" w:noHBand="0" w:noVBand="0"/>
      </w:tblPr>
      <w:tblGrid>
        <w:gridCol w:w="1276"/>
        <w:gridCol w:w="1701"/>
        <w:gridCol w:w="1239"/>
        <w:gridCol w:w="1427"/>
        <w:gridCol w:w="1870"/>
        <w:gridCol w:w="1843"/>
      </w:tblGrid>
      <w:tr w:rsidR="00652B57" w:rsidRPr="00F92C20" w14:paraId="2E1B2552" w14:textId="77777777" w:rsidTr="00305361">
        <w:trPr>
          <w:tblHeader/>
        </w:trPr>
        <w:tc>
          <w:tcPr>
            <w:tcW w:w="1276"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54C" w14:textId="77777777" w:rsidR="00652B57" w:rsidRPr="009F10DA" w:rsidRDefault="00652B57" w:rsidP="00305361">
            <w:pPr>
              <w:spacing w:before="0" w:after="0"/>
              <w:jc w:val="left"/>
              <w:rPr>
                <w:rFonts w:ascii="Arial" w:hAnsi="Arial" w:cs="Arial"/>
                <w:b/>
                <w:bCs/>
                <w:sz w:val="16"/>
                <w:szCs w:val="16"/>
                <w:lang w:val="en-CA"/>
              </w:rPr>
            </w:pPr>
            <w:r w:rsidRPr="009F10DA">
              <w:rPr>
                <w:rFonts w:ascii="Arial" w:hAnsi="Arial" w:cs="Arial"/>
                <w:b/>
                <w:bCs/>
                <w:sz w:val="16"/>
                <w:szCs w:val="16"/>
                <w:lang w:val="en-CA"/>
              </w:rPr>
              <w:t>Role</w:t>
            </w:r>
          </w:p>
        </w:tc>
        <w:tc>
          <w:tcPr>
            <w:tcW w:w="1701"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4D" w14:textId="77777777" w:rsidR="00652B57" w:rsidRPr="009F10DA" w:rsidRDefault="00652B57" w:rsidP="00305361">
            <w:pPr>
              <w:spacing w:before="0" w:after="0"/>
              <w:jc w:val="left"/>
              <w:rPr>
                <w:rFonts w:ascii="Arial" w:hAnsi="Arial" w:cs="Arial"/>
                <w:b/>
                <w:bCs/>
                <w:sz w:val="16"/>
                <w:szCs w:val="16"/>
                <w:lang w:val="en-CA"/>
              </w:rPr>
            </w:pPr>
            <w:r w:rsidRPr="009F10DA">
              <w:rPr>
                <w:rFonts w:ascii="Arial" w:hAnsi="Arial" w:cs="Arial"/>
                <w:b/>
                <w:bCs/>
                <w:sz w:val="16"/>
                <w:szCs w:val="16"/>
                <w:lang w:val="en-CA"/>
              </w:rPr>
              <w:t>Name</w:t>
            </w:r>
          </w:p>
        </w:tc>
        <w:tc>
          <w:tcPr>
            <w:tcW w:w="123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4E" w14:textId="77777777" w:rsidR="00652B57" w:rsidRPr="009F10DA" w:rsidRDefault="00652B57" w:rsidP="00305361">
            <w:pPr>
              <w:spacing w:before="0" w:after="0"/>
              <w:jc w:val="left"/>
              <w:rPr>
                <w:rFonts w:ascii="Arial" w:hAnsi="Arial" w:cs="Arial"/>
                <w:b/>
                <w:bCs/>
                <w:sz w:val="16"/>
                <w:szCs w:val="16"/>
                <w:lang w:val="en-CA"/>
              </w:rPr>
            </w:pPr>
            <w:del w:id="1524" w:author="Giacomini-Varvarigos, Maria" w:date="2013-02-07T11:05:00Z">
              <w:r w:rsidRPr="009F10DA" w:rsidDel="00F92E4A">
                <w:rPr>
                  <w:rFonts w:ascii="Arial" w:hAnsi="Arial" w:cs="Arial"/>
                  <w:b/>
                  <w:bCs/>
                  <w:sz w:val="16"/>
                  <w:szCs w:val="16"/>
                  <w:lang w:val="en-CA"/>
                </w:rPr>
                <w:delText xml:space="preserve">Remedy </w:delText>
              </w:r>
            </w:del>
            <w:r w:rsidRPr="009F10DA">
              <w:rPr>
                <w:rFonts w:ascii="Arial" w:hAnsi="Arial" w:cs="Arial"/>
                <w:b/>
                <w:bCs/>
                <w:sz w:val="16"/>
                <w:szCs w:val="16"/>
                <w:lang w:val="en-CA"/>
              </w:rPr>
              <w:t>Focus Queue Name</w:t>
            </w:r>
          </w:p>
        </w:tc>
        <w:tc>
          <w:tcPr>
            <w:tcW w:w="1427"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4F" w14:textId="77777777" w:rsidR="00652B57" w:rsidRPr="009F10DA" w:rsidRDefault="00652B57" w:rsidP="00305361">
            <w:pPr>
              <w:spacing w:before="0" w:after="0"/>
              <w:jc w:val="left"/>
              <w:rPr>
                <w:rFonts w:ascii="Arial" w:hAnsi="Arial" w:cs="Arial"/>
                <w:b/>
                <w:bCs/>
                <w:sz w:val="16"/>
                <w:szCs w:val="16"/>
                <w:lang w:val="en-CA"/>
              </w:rPr>
            </w:pPr>
            <w:r w:rsidRPr="009F10DA">
              <w:rPr>
                <w:rFonts w:ascii="Arial" w:hAnsi="Arial" w:cs="Arial"/>
                <w:b/>
                <w:bCs/>
                <w:sz w:val="16"/>
                <w:szCs w:val="16"/>
                <w:lang w:val="en-CA"/>
              </w:rPr>
              <w:t>Phone</w:t>
            </w:r>
          </w:p>
        </w:tc>
        <w:tc>
          <w:tcPr>
            <w:tcW w:w="1870"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50" w14:textId="77777777" w:rsidR="00652B57" w:rsidRPr="009F10DA" w:rsidRDefault="00652B57" w:rsidP="00305361">
            <w:pPr>
              <w:spacing w:before="0" w:after="0"/>
              <w:jc w:val="left"/>
              <w:rPr>
                <w:rFonts w:ascii="Arial" w:hAnsi="Arial" w:cs="Arial"/>
                <w:b/>
                <w:bCs/>
                <w:sz w:val="16"/>
                <w:szCs w:val="16"/>
                <w:lang w:val="en-CA"/>
              </w:rPr>
            </w:pPr>
            <w:r w:rsidRPr="009F10DA">
              <w:rPr>
                <w:rFonts w:ascii="Arial" w:hAnsi="Arial" w:cs="Arial"/>
                <w:b/>
                <w:bCs/>
                <w:sz w:val="16"/>
                <w:szCs w:val="16"/>
                <w:lang w:val="en-CA"/>
              </w:rPr>
              <w:t>Cell / Pager</w:t>
            </w:r>
          </w:p>
        </w:tc>
        <w:tc>
          <w:tcPr>
            <w:tcW w:w="1843"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551" w14:textId="77777777" w:rsidR="00652B57" w:rsidRPr="009F10DA" w:rsidRDefault="00652B57" w:rsidP="00305361">
            <w:pPr>
              <w:spacing w:before="0" w:after="0"/>
              <w:jc w:val="left"/>
              <w:rPr>
                <w:rFonts w:ascii="Arial" w:hAnsi="Arial" w:cs="Arial"/>
                <w:b/>
                <w:bCs/>
                <w:sz w:val="16"/>
                <w:szCs w:val="16"/>
                <w:lang w:val="en-CA"/>
              </w:rPr>
            </w:pPr>
            <w:r w:rsidRPr="009F10DA">
              <w:rPr>
                <w:rFonts w:ascii="Arial" w:hAnsi="Arial" w:cs="Arial"/>
                <w:b/>
                <w:bCs/>
                <w:sz w:val="16"/>
                <w:szCs w:val="16"/>
                <w:lang w:val="en-CA"/>
              </w:rPr>
              <w:t>Availability</w:t>
            </w:r>
          </w:p>
        </w:tc>
      </w:tr>
      <w:tr w:rsidR="00652B57" w:rsidRPr="00F92C20" w14:paraId="2E1B255A" w14:textId="77777777" w:rsidTr="00305361">
        <w:trPr>
          <w:cantSplit/>
          <w:trHeight w:val="618"/>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53" w14:textId="77777777" w:rsidR="00652B57" w:rsidRPr="00B409EE" w:rsidRDefault="00652B57" w:rsidP="00305361">
            <w:pPr>
              <w:pStyle w:val="TableText"/>
              <w:rPr>
                <w:rFonts w:cs="Arial"/>
              </w:rPr>
            </w:pPr>
            <w:r w:rsidRPr="00B409EE">
              <w:rPr>
                <w:rFonts w:cs="Arial"/>
              </w:rPr>
              <w:t>DNSS Service Manager NOC</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54" w14:textId="77777777" w:rsidR="00652B57" w:rsidRPr="00B409EE" w:rsidRDefault="00652B57" w:rsidP="00305361">
            <w:pPr>
              <w:pStyle w:val="TableText"/>
              <w:rPr>
                <w:rFonts w:cs="Arial"/>
              </w:rPr>
            </w:pPr>
            <w:r w:rsidRPr="00B409EE">
              <w:rPr>
                <w:rFonts w:cs="Arial"/>
              </w:rPr>
              <w:t>n/a</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55" w14:textId="77777777" w:rsidR="00652B57" w:rsidRPr="00B409EE" w:rsidRDefault="00652B57" w:rsidP="00305361">
            <w:pPr>
              <w:pStyle w:val="TableText"/>
              <w:rPr>
                <w:rFonts w:cs="Arial"/>
              </w:rPr>
            </w:pPr>
            <w:r w:rsidRPr="00B409EE">
              <w:rPr>
                <w:rFonts w:cs="Arial"/>
              </w:rPr>
              <w:t>NSS-TOR-ICN</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56" w14:textId="77777777" w:rsidR="00652B57" w:rsidRPr="00B409EE" w:rsidRDefault="00652B57" w:rsidP="00305361">
            <w:pPr>
              <w:pStyle w:val="TableText"/>
              <w:rPr>
                <w:rFonts w:cs="Arial"/>
              </w:rPr>
            </w:pPr>
            <w:r w:rsidRPr="00B409EE">
              <w:rPr>
                <w:rFonts w:cs="Arial"/>
              </w:rPr>
              <w:t>416-215-5414</w:t>
            </w:r>
          </w:p>
          <w:p w14:paraId="2E1B2557" w14:textId="77777777" w:rsidR="00652B57" w:rsidRPr="00B409EE" w:rsidRDefault="00652B57" w:rsidP="00305361">
            <w:pPr>
              <w:pStyle w:val="TableText"/>
              <w:rPr>
                <w:rFonts w:cs="Arial"/>
              </w:rPr>
            </w:pPr>
            <w:r w:rsidRPr="00B409EE">
              <w:rPr>
                <w:rFonts w:cs="Arial"/>
              </w:rPr>
              <w:t>1-866-468-1168</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58" w14:textId="77777777" w:rsidR="00652B57" w:rsidRPr="00B409EE" w:rsidRDefault="00652B57" w:rsidP="00305361">
            <w:pPr>
              <w:pStyle w:val="TableText"/>
              <w:rPr>
                <w:rFonts w:cs="Arial"/>
              </w:rPr>
            </w:pPr>
            <w:r w:rsidRPr="00B409EE">
              <w:rPr>
                <w:rFonts w:cs="Arial"/>
              </w:rPr>
              <w:t> </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59" w14:textId="77777777" w:rsidR="00652B57" w:rsidRPr="00B409EE" w:rsidRDefault="00652B57" w:rsidP="00305361">
            <w:pPr>
              <w:pStyle w:val="TableText"/>
              <w:rPr>
                <w:rFonts w:cs="Arial"/>
              </w:rPr>
            </w:pPr>
            <w:r w:rsidRPr="00B409EE">
              <w:rPr>
                <w:rFonts w:cs="Arial"/>
              </w:rPr>
              <w:t>Staffed Mon. to Fri  from 8:00am to 6:00pm local time</w:t>
            </w:r>
          </w:p>
        </w:tc>
      </w:tr>
      <w:tr w:rsidR="00652B57" w:rsidRPr="00F92C20" w14:paraId="2E1B2562"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5B" w14:textId="77777777" w:rsidR="00652B57" w:rsidRPr="00B409EE" w:rsidRDefault="00652B57" w:rsidP="00305361">
            <w:pPr>
              <w:pStyle w:val="TableText"/>
              <w:rPr>
                <w:rFonts w:cs="Arial"/>
              </w:rPr>
            </w:pPr>
            <w:r w:rsidRPr="00B409EE">
              <w:rPr>
                <w:rFonts w:cs="Arial"/>
              </w:rPr>
              <w:t>Service Manager</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5C" w14:textId="77777777" w:rsidR="00652B57" w:rsidRPr="00B409EE" w:rsidRDefault="00652B57" w:rsidP="00305361">
            <w:pPr>
              <w:pStyle w:val="TableText"/>
              <w:rPr>
                <w:rFonts w:cs="Arial"/>
              </w:rPr>
            </w:pPr>
            <w:r w:rsidRPr="00B409EE">
              <w:rPr>
                <w:rFonts w:cs="Arial"/>
              </w:rPr>
              <w:t>Lorenzo Casanova</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5D"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5E" w14:textId="77777777" w:rsidR="00652B57" w:rsidRPr="00B409EE" w:rsidRDefault="00652B57" w:rsidP="00305361">
            <w:pPr>
              <w:pStyle w:val="TableText"/>
              <w:rPr>
                <w:rFonts w:cs="Arial"/>
              </w:rPr>
            </w:pPr>
            <w:r w:rsidRPr="00B409EE">
              <w:rPr>
                <w:rFonts w:cs="Arial"/>
              </w:rPr>
              <w:t>(514) 870-1430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5F" w14:textId="77777777" w:rsidR="00652B57" w:rsidRPr="00B409EE" w:rsidRDefault="00652B57" w:rsidP="00305361">
            <w:pPr>
              <w:pStyle w:val="TableText"/>
              <w:rPr>
                <w:rFonts w:cs="Arial"/>
              </w:rPr>
            </w:pPr>
            <w:r w:rsidRPr="00B409EE">
              <w:rPr>
                <w:rFonts w:cs="Arial"/>
              </w:rPr>
              <w:t>514-248-8000 (C)</w:t>
            </w:r>
          </w:p>
          <w:p w14:paraId="2E1B2560" w14:textId="77777777" w:rsidR="00652B57" w:rsidRPr="00B409EE" w:rsidRDefault="00652B57" w:rsidP="00305361">
            <w:pPr>
              <w:pStyle w:val="TableText"/>
              <w:rPr>
                <w:rFonts w:cs="Arial"/>
              </w:rPr>
            </w:pPr>
            <w:r w:rsidRPr="00B409EE">
              <w:rPr>
                <w:rFonts w:cs="Arial"/>
              </w:rPr>
              <w:t>514-362-4633 (P)</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61" w14:textId="77777777" w:rsidR="00652B57" w:rsidRPr="00B409EE" w:rsidRDefault="00652B57" w:rsidP="00305361">
            <w:pPr>
              <w:pStyle w:val="TableText"/>
              <w:rPr>
                <w:rFonts w:cs="Arial"/>
              </w:rPr>
            </w:pPr>
            <w:r w:rsidRPr="00B409EE">
              <w:rPr>
                <w:rFonts w:cs="Arial"/>
              </w:rPr>
              <w:t> </w:t>
            </w:r>
          </w:p>
        </w:tc>
      </w:tr>
      <w:tr w:rsidR="00652B57" w:rsidRPr="00F92C20" w14:paraId="2E1B256A"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63" w14:textId="77777777" w:rsidR="00652B57" w:rsidRPr="00B409EE" w:rsidRDefault="00652B57" w:rsidP="00305361">
            <w:pPr>
              <w:pStyle w:val="TableText"/>
              <w:rPr>
                <w:rFonts w:cs="Arial"/>
              </w:rPr>
            </w:pPr>
            <w:r w:rsidRPr="00B409EE">
              <w:rPr>
                <w:rFonts w:cs="Arial"/>
              </w:rPr>
              <w:t>Service Manager</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64" w14:textId="77777777" w:rsidR="00652B57" w:rsidRPr="00B409EE" w:rsidRDefault="00652B57" w:rsidP="00305361">
            <w:pPr>
              <w:pStyle w:val="TableText"/>
              <w:rPr>
                <w:rFonts w:cs="Arial"/>
              </w:rPr>
            </w:pPr>
            <w:r w:rsidRPr="00B409EE">
              <w:rPr>
                <w:rFonts w:cs="Arial"/>
              </w:rPr>
              <w:t>Ron Hamilton</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65"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66" w14:textId="77777777" w:rsidR="00652B57" w:rsidRPr="00B409EE" w:rsidRDefault="00652B57" w:rsidP="00305361">
            <w:pPr>
              <w:pStyle w:val="TableText"/>
              <w:rPr>
                <w:rFonts w:cs="Arial"/>
              </w:rPr>
            </w:pPr>
            <w:r w:rsidRPr="00B409EE">
              <w:rPr>
                <w:rFonts w:cs="Arial"/>
              </w:rPr>
              <w:t>416-215-3487</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67" w14:textId="77777777" w:rsidR="00652B57" w:rsidRPr="00B409EE" w:rsidRDefault="00652B57" w:rsidP="00305361">
            <w:pPr>
              <w:pStyle w:val="TableText"/>
              <w:rPr>
                <w:rFonts w:cs="Arial"/>
              </w:rPr>
            </w:pPr>
            <w:r w:rsidRPr="00B409EE">
              <w:rPr>
                <w:rFonts w:cs="Arial"/>
              </w:rPr>
              <w:t>416-996-9551 (C)</w:t>
            </w:r>
          </w:p>
          <w:p w14:paraId="2E1B2568" w14:textId="77777777" w:rsidR="00652B57" w:rsidRPr="00B409EE" w:rsidRDefault="00652B57" w:rsidP="00305361">
            <w:pPr>
              <w:pStyle w:val="TableText"/>
              <w:rPr>
                <w:rFonts w:cs="Arial"/>
              </w:rPr>
            </w:pPr>
            <w:r w:rsidRPr="00B409EE">
              <w:rPr>
                <w:rFonts w:cs="Arial"/>
              </w:rPr>
              <w:t>416-374-5446 (p)</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69" w14:textId="77777777" w:rsidR="00652B57" w:rsidRPr="00B409EE" w:rsidRDefault="00652B57" w:rsidP="00305361">
            <w:pPr>
              <w:pStyle w:val="TableText"/>
              <w:rPr>
                <w:rFonts w:cs="Arial"/>
              </w:rPr>
            </w:pPr>
            <w:r w:rsidRPr="00B409EE">
              <w:rPr>
                <w:rFonts w:cs="Arial"/>
              </w:rPr>
              <w:t> </w:t>
            </w:r>
          </w:p>
        </w:tc>
      </w:tr>
      <w:tr w:rsidR="00652B57" w:rsidRPr="00F92C20" w14:paraId="2E1B2571"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6B" w14:textId="77777777" w:rsidR="00652B57" w:rsidRPr="00B409EE" w:rsidRDefault="00652B57" w:rsidP="00305361">
            <w:pPr>
              <w:pStyle w:val="TableText"/>
              <w:rPr>
                <w:rFonts w:cs="Arial"/>
              </w:rPr>
            </w:pPr>
            <w:r w:rsidRPr="00B409EE">
              <w:rPr>
                <w:rFonts w:cs="Arial"/>
              </w:rPr>
              <w:lastRenderedPageBreak/>
              <w:t>Tier D – Escalation</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6C" w14:textId="77777777" w:rsidR="00652B57" w:rsidRPr="00B409EE" w:rsidRDefault="00652B57" w:rsidP="00305361">
            <w:pPr>
              <w:pStyle w:val="TableText"/>
              <w:rPr>
                <w:rFonts w:cs="Arial"/>
              </w:rPr>
            </w:pPr>
            <w:r w:rsidRPr="00B409EE">
              <w:rPr>
                <w:rFonts w:cs="Arial"/>
              </w:rPr>
              <w:t>David A Crawford</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6D"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6E" w14:textId="77777777" w:rsidR="00652B57" w:rsidRPr="00B409EE" w:rsidRDefault="00652B57" w:rsidP="00305361">
            <w:pPr>
              <w:pStyle w:val="TableText"/>
              <w:rPr>
                <w:rFonts w:cs="Arial"/>
              </w:rPr>
            </w:pPr>
            <w:r w:rsidRPr="00B409EE">
              <w:rPr>
                <w:rFonts w:cs="Arial"/>
              </w:rPr>
              <w:t>416) 581-3517</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6F" w14:textId="77777777" w:rsidR="00652B57" w:rsidRPr="00B409EE" w:rsidRDefault="00652B57" w:rsidP="00305361">
            <w:pPr>
              <w:pStyle w:val="TableText"/>
              <w:rPr>
                <w:rFonts w:cs="Arial"/>
              </w:rPr>
            </w:pPr>
            <w:r w:rsidRPr="00B409EE">
              <w:rPr>
                <w:rFonts w:cs="Arial"/>
              </w:rPr>
              <w:t xml:space="preserve">416-254-6354 (C) </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70" w14:textId="77777777" w:rsidR="00652B57" w:rsidRPr="00B409EE" w:rsidRDefault="00652B57" w:rsidP="00305361">
            <w:pPr>
              <w:pStyle w:val="TableText"/>
              <w:rPr>
                <w:rFonts w:cs="Arial"/>
              </w:rPr>
            </w:pPr>
            <w:r w:rsidRPr="00B409EE">
              <w:rPr>
                <w:rFonts w:cs="Arial"/>
              </w:rPr>
              <w:t> </w:t>
            </w:r>
          </w:p>
        </w:tc>
      </w:tr>
      <w:tr w:rsidR="00652B57" w:rsidRPr="00F92C20" w14:paraId="2E1B2578"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72" w14:textId="77777777" w:rsidR="00652B57" w:rsidRPr="00B409EE" w:rsidRDefault="00652B57" w:rsidP="00305361">
            <w:pPr>
              <w:pStyle w:val="TableText"/>
              <w:rPr>
                <w:rFonts w:cs="Arial"/>
              </w:rPr>
            </w:pPr>
            <w:r w:rsidRPr="00B409EE">
              <w:rPr>
                <w:rFonts w:cs="Arial"/>
              </w:rPr>
              <w:t>Tier C – Escalation</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73" w14:textId="77777777" w:rsidR="00652B57" w:rsidRPr="00B409EE" w:rsidRDefault="00652B57" w:rsidP="00305361">
            <w:pPr>
              <w:pStyle w:val="TableText"/>
              <w:rPr>
                <w:rFonts w:cs="Arial"/>
              </w:rPr>
            </w:pPr>
            <w:smartTag w:uri="urn:schemas-microsoft-com:office:smarttags" w:element="PersonName">
              <w:r w:rsidRPr="00B409EE">
                <w:rPr>
                  <w:rFonts w:cs="Arial"/>
                </w:rPr>
                <w:t>Denis</w:t>
              </w:r>
            </w:smartTag>
            <w:r w:rsidRPr="00B409EE">
              <w:rPr>
                <w:rFonts w:cs="Arial"/>
              </w:rPr>
              <w:t xml:space="preserve"> </w:t>
            </w:r>
            <w:proofErr w:type="spellStart"/>
            <w:r w:rsidRPr="00B409EE">
              <w:rPr>
                <w:rFonts w:cs="Arial"/>
              </w:rPr>
              <w:t>Battiston</w:t>
            </w:r>
            <w:proofErr w:type="spellEnd"/>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74"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75" w14:textId="77777777" w:rsidR="00652B57" w:rsidRPr="00B409EE" w:rsidRDefault="00652B57" w:rsidP="00305361">
            <w:pPr>
              <w:pStyle w:val="TableText"/>
              <w:rPr>
                <w:rFonts w:cs="Arial"/>
              </w:rPr>
            </w:pPr>
            <w:r w:rsidRPr="00B409EE">
              <w:rPr>
                <w:rFonts w:cs="Arial"/>
              </w:rPr>
              <w:t>(416) 215-2741</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76" w14:textId="77777777" w:rsidR="00652B57" w:rsidRPr="00B409EE" w:rsidRDefault="00652B57" w:rsidP="00305361">
            <w:pPr>
              <w:pStyle w:val="TableText"/>
              <w:rPr>
                <w:rFonts w:cs="Arial"/>
              </w:rPr>
            </w:pPr>
            <w:r w:rsidRPr="00B409EE">
              <w:rPr>
                <w:rFonts w:cs="Arial"/>
              </w:rPr>
              <w:t xml:space="preserve">416-407-9594 (C) </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77" w14:textId="77777777" w:rsidR="00652B57" w:rsidRPr="00B409EE" w:rsidRDefault="00652B57" w:rsidP="00305361">
            <w:pPr>
              <w:pStyle w:val="TableText"/>
              <w:rPr>
                <w:rFonts w:cs="Arial"/>
              </w:rPr>
            </w:pPr>
            <w:r w:rsidRPr="00B409EE">
              <w:rPr>
                <w:rFonts w:cs="Arial"/>
              </w:rPr>
              <w:t> </w:t>
            </w:r>
          </w:p>
        </w:tc>
      </w:tr>
      <w:tr w:rsidR="00652B57" w:rsidRPr="00F92C20" w14:paraId="2E1B2580"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79" w14:textId="77777777" w:rsidR="00652B57" w:rsidRPr="00B409EE" w:rsidRDefault="00652B57" w:rsidP="00305361">
            <w:pPr>
              <w:pStyle w:val="TableText"/>
              <w:rPr>
                <w:rFonts w:cs="Arial"/>
              </w:rPr>
            </w:pPr>
            <w:r w:rsidRPr="00B409EE">
              <w:rPr>
                <w:rFonts w:cs="Arial"/>
              </w:rPr>
              <w:t>Tier B – Escalation</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7A" w14:textId="77777777" w:rsidR="00652B57" w:rsidRPr="00B409EE" w:rsidRDefault="00652B57" w:rsidP="00305361">
            <w:pPr>
              <w:pStyle w:val="TableText"/>
              <w:rPr>
                <w:rFonts w:cs="Arial"/>
              </w:rPr>
            </w:pPr>
            <w:proofErr w:type="spellStart"/>
            <w:r w:rsidRPr="00B409EE">
              <w:rPr>
                <w:rFonts w:cs="Arial"/>
              </w:rPr>
              <w:t>Gid</w:t>
            </w:r>
            <w:proofErr w:type="spellEnd"/>
            <w:r w:rsidRPr="00B409EE">
              <w:rPr>
                <w:rFonts w:cs="Arial"/>
              </w:rPr>
              <w:t xml:space="preserve"> </w:t>
            </w:r>
            <w:proofErr w:type="spellStart"/>
            <w:r w:rsidRPr="00B409EE">
              <w:rPr>
                <w:rFonts w:cs="Arial"/>
              </w:rPr>
              <w:t>Morson</w:t>
            </w:r>
            <w:proofErr w:type="spellEnd"/>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7B"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7C" w14:textId="77777777" w:rsidR="00652B57" w:rsidRPr="00B409EE" w:rsidRDefault="00652B57" w:rsidP="00305361">
            <w:pPr>
              <w:pStyle w:val="TableText"/>
              <w:rPr>
                <w:rFonts w:cs="Arial"/>
              </w:rPr>
            </w:pPr>
            <w:r w:rsidRPr="00B409EE">
              <w:rPr>
                <w:rFonts w:cs="Arial"/>
              </w:rPr>
              <w:t>416) 353-4783</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7D" w14:textId="77777777" w:rsidR="00652B57" w:rsidRPr="00B409EE" w:rsidRDefault="00652B57" w:rsidP="00305361">
            <w:pPr>
              <w:pStyle w:val="TableText"/>
              <w:rPr>
                <w:rFonts w:cs="Arial"/>
              </w:rPr>
            </w:pPr>
            <w:r w:rsidRPr="00B409EE">
              <w:rPr>
                <w:rFonts w:cs="Arial"/>
              </w:rPr>
              <w:t>416-580-1611 (c)</w:t>
            </w:r>
          </w:p>
          <w:p w14:paraId="2E1B257E" w14:textId="77777777" w:rsidR="00652B57" w:rsidRPr="00B409EE" w:rsidRDefault="00652B57" w:rsidP="00305361">
            <w:pPr>
              <w:pStyle w:val="TableText"/>
              <w:rPr>
                <w:rFonts w:cs="Arial"/>
              </w:rPr>
            </w:pPr>
            <w:r w:rsidRPr="00B409EE">
              <w:rPr>
                <w:rFonts w:cs="Arial"/>
              </w:rPr>
              <w:t>416-378-4057 (p)</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7F" w14:textId="77777777" w:rsidR="00652B57" w:rsidRPr="00B409EE" w:rsidRDefault="00652B57" w:rsidP="00305361">
            <w:pPr>
              <w:pStyle w:val="TableText"/>
              <w:rPr>
                <w:rFonts w:cs="Arial"/>
              </w:rPr>
            </w:pPr>
            <w:r w:rsidRPr="00B409EE">
              <w:rPr>
                <w:rFonts w:cs="Arial"/>
              </w:rPr>
              <w:t> </w:t>
            </w:r>
          </w:p>
        </w:tc>
      </w:tr>
      <w:tr w:rsidR="00652B57" w:rsidRPr="00F92C20" w14:paraId="2E1B2587"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81" w14:textId="77777777" w:rsidR="00652B57" w:rsidRPr="00B409EE" w:rsidRDefault="00652B57" w:rsidP="00305361">
            <w:pPr>
              <w:pStyle w:val="TableText"/>
              <w:rPr>
                <w:rFonts w:cs="Arial"/>
              </w:rPr>
            </w:pPr>
            <w:r w:rsidRPr="00B409EE">
              <w:rPr>
                <w:rFonts w:cs="Arial"/>
              </w:rPr>
              <w:t>Tier A – Escalation</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82" w14:textId="77777777" w:rsidR="00652B57" w:rsidRPr="00B409EE" w:rsidRDefault="00652B57" w:rsidP="00305361">
            <w:pPr>
              <w:pStyle w:val="TableText"/>
              <w:rPr>
                <w:rFonts w:cs="Arial"/>
              </w:rPr>
            </w:pPr>
            <w:proofErr w:type="spellStart"/>
            <w:r w:rsidRPr="00B409EE">
              <w:rPr>
                <w:rFonts w:cs="Arial"/>
              </w:rPr>
              <w:t>Christan</w:t>
            </w:r>
            <w:proofErr w:type="spellEnd"/>
            <w:r w:rsidRPr="00B409EE">
              <w:rPr>
                <w:rFonts w:cs="Arial"/>
              </w:rPr>
              <w:t xml:space="preserve"> </w:t>
            </w:r>
            <w:smartTag w:uri="urn:schemas-microsoft-com:office:smarttags" w:element="place">
              <w:smartTag w:uri="urn:schemas-microsoft-com:office:smarttags" w:element="City">
                <w:r w:rsidRPr="00B409EE">
                  <w:rPr>
                    <w:rFonts w:cs="Arial"/>
                  </w:rPr>
                  <w:t>Roy</w:t>
                </w:r>
              </w:smartTag>
            </w:smartTag>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83"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84" w14:textId="77777777" w:rsidR="00652B57" w:rsidRPr="00B409EE" w:rsidRDefault="00652B57" w:rsidP="00305361">
            <w:pPr>
              <w:pStyle w:val="TableText"/>
              <w:rPr>
                <w:rFonts w:cs="Arial"/>
              </w:rPr>
            </w:pPr>
            <w:r w:rsidRPr="00B409EE">
              <w:rPr>
                <w:rFonts w:cs="Arial"/>
              </w:rPr>
              <w:t>514-870-3271</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85" w14:textId="77777777" w:rsidR="00652B57" w:rsidRPr="00B409EE" w:rsidRDefault="00652B57" w:rsidP="00305361">
            <w:pPr>
              <w:pStyle w:val="TableText"/>
              <w:rPr>
                <w:rFonts w:cs="Arial"/>
              </w:rPr>
            </w:pPr>
            <w:r w:rsidRPr="00B409EE">
              <w:rPr>
                <w:rFonts w:cs="Arial"/>
              </w:rPr>
              <w:t>514-949-0907 (c)</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86" w14:textId="77777777" w:rsidR="00652B57" w:rsidRPr="00B409EE" w:rsidRDefault="00652B57" w:rsidP="00305361">
            <w:pPr>
              <w:pStyle w:val="TableText"/>
              <w:rPr>
                <w:rFonts w:cs="Arial"/>
              </w:rPr>
            </w:pPr>
            <w:r w:rsidRPr="00B409EE">
              <w:rPr>
                <w:rFonts w:cs="Arial"/>
              </w:rPr>
              <w:t> </w:t>
            </w:r>
          </w:p>
        </w:tc>
      </w:tr>
      <w:tr w:rsidR="00652B57" w:rsidRPr="00F92C20" w14:paraId="2E1B258E"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88" w14:textId="77777777" w:rsidR="00652B57" w:rsidRPr="00B409EE" w:rsidRDefault="00652B57" w:rsidP="00305361">
            <w:pPr>
              <w:pStyle w:val="TableText"/>
              <w:rPr>
                <w:rFonts w:cs="Arial"/>
              </w:rPr>
            </w:pPr>
            <w:r w:rsidRPr="00B409EE">
              <w:rPr>
                <w:rFonts w:cs="Arial"/>
              </w:rPr>
              <w:t>BST / NSS</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89" w14:textId="77777777" w:rsidR="00652B57" w:rsidRPr="00B409EE" w:rsidRDefault="00652B57" w:rsidP="00305361">
            <w:pPr>
              <w:pStyle w:val="TableText"/>
              <w:rPr>
                <w:rFonts w:cs="Arial"/>
              </w:rPr>
            </w:pPr>
            <w:r w:rsidRPr="00B409EE">
              <w:rPr>
                <w:rFonts w:cs="Arial"/>
              </w:rPr>
              <w:t>Don Sellers</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8A"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8B" w14:textId="77777777" w:rsidR="00652B57" w:rsidRPr="00B409EE" w:rsidRDefault="00652B57" w:rsidP="00305361">
            <w:pPr>
              <w:pStyle w:val="TableText"/>
              <w:rPr>
                <w:rFonts w:cs="Arial"/>
              </w:rPr>
            </w:pPr>
            <w:r w:rsidRPr="00B409EE">
              <w:rPr>
                <w:rFonts w:cs="Arial"/>
              </w:rPr>
              <w:t>613-781-0866</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8C" w14:textId="77777777" w:rsidR="00652B57" w:rsidRPr="00B409EE" w:rsidRDefault="00652B57" w:rsidP="00305361">
            <w:pPr>
              <w:pStyle w:val="TableText"/>
              <w:rPr>
                <w:rFonts w:cs="Arial"/>
              </w:rPr>
            </w:pPr>
            <w:r w:rsidRPr="00B409EE">
              <w:rPr>
                <w:rFonts w:cs="Arial"/>
              </w:rPr>
              <w:t>613-761-0282</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8D" w14:textId="77777777" w:rsidR="00652B57" w:rsidRPr="00B409EE" w:rsidRDefault="00652B57" w:rsidP="00305361">
            <w:pPr>
              <w:pStyle w:val="TableText"/>
              <w:rPr>
                <w:rFonts w:cs="Arial"/>
              </w:rPr>
            </w:pPr>
            <w:r w:rsidRPr="00B409EE">
              <w:rPr>
                <w:rFonts w:cs="Arial"/>
              </w:rPr>
              <w:t> </w:t>
            </w:r>
          </w:p>
        </w:tc>
      </w:tr>
      <w:tr w:rsidR="00652B57" w:rsidRPr="00F92C20" w14:paraId="2E1B2595" w14:textId="77777777" w:rsidTr="00305361">
        <w:trPr>
          <w:cantSplit/>
        </w:trPr>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8F" w14:textId="77777777" w:rsidR="00652B57" w:rsidRPr="00B409EE" w:rsidRDefault="00652B57" w:rsidP="00305361">
            <w:pPr>
              <w:pStyle w:val="TableText"/>
              <w:rPr>
                <w:rFonts w:cs="Arial"/>
              </w:rPr>
            </w:pPr>
            <w:r w:rsidRPr="00B409EE">
              <w:rPr>
                <w:rFonts w:cs="Arial"/>
              </w:rPr>
              <w:t>BST / NSS</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1B2590" w14:textId="77777777" w:rsidR="00652B57" w:rsidRPr="00B409EE" w:rsidRDefault="00652B57" w:rsidP="00305361">
            <w:pPr>
              <w:pStyle w:val="TableText"/>
              <w:rPr>
                <w:rFonts w:cs="Arial"/>
              </w:rPr>
            </w:pPr>
            <w:r w:rsidRPr="00B409EE">
              <w:rPr>
                <w:rFonts w:cs="Arial"/>
              </w:rPr>
              <w:t>Gary Hopkins</w:t>
            </w:r>
          </w:p>
        </w:tc>
        <w:tc>
          <w:tcPr>
            <w:tcW w:w="1239" w:type="dxa"/>
            <w:tcBorders>
              <w:top w:val="nil"/>
              <w:left w:val="nil"/>
              <w:bottom w:val="single" w:sz="8" w:space="0" w:color="auto"/>
              <w:right w:val="single" w:sz="8" w:space="0" w:color="auto"/>
            </w:tcBorders>
            <w:tcMar>
              <w:top w:w="0" w:type="dxa"/>
              <w:left w:w="108" w:type="dxa"/>
              <w:bottom w:w="0" w:type="dxa"/>
              <w:right w:w="108" w:type="dxa"/>
            </w:tcMar>
          </w:tcPr>
          <w:p w14:paraId="2E1B2591"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single" w:sz="8" w:space="0" w:color="auto"/>
              <w:right w:val="single" w:sz="8" w:space="0" w:color="auto"/>
            </w:tcBorders>
            <w:tcMar>
              <w:top w:w="0" w:type="dxa"/>
              <w:left w:w="108" w:type="dxa"/>
              <w:bottom w:w="0" w:type="dxa"/>
              <w:right w:w="108" w:type="dxa"/>
            </w:tcMar>
          </w:tcPr>
          <w:p w14:paraId="2E1B2592" w14:textId="77777777" w:rsidR="00652B57" w:rsidRPr="00B409EE" w:rsidRDefault="00652B57" w:rsidP="00305361">
            <w:pPr>
              <w:pStyle w:val="TableText"/>
              <w:rPr>
                <w:rFonts w:cs="Arial"/>
              </w:rPr>
            </w:pPr>
            <w:r w:rsidRPr="00B409EE">
              <w:rPr>
                <w:rFonts w:cs="Arial"/>
              </w:rPr>
              <w:t>613-785-2335</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1B2593" w14:textId="77777777" w:rsidR="00652B57" w:rsidRPr="00B409EE" w:rsidRDefault="00652B57" w:rsidP="00305361">
            <w:pPr>
              <w:pStyle w:val="TableText"/>
              <w:rPr>
                <w:rFonts w:cs="Arial"/>
              </w:rPr>
            </w:pPr>
            <w:r w:rsidRPr="00B409EE">
              <w:rPr>
                <w:rFonts w:cs="Arial"/>
              </w:rPr>
              <w:t>613-794-5445</w:t>
            </w:r>
          </w:p>
        </w:tc>
        <w:tc>
          <w:tcPr>
            <w:tcW w:w="1843" w:type="dxa"/>
            <w:tcBorders>
              <w:top w:val="nil"/>
              <w:left w:val="nil"/>
              <w:bottom w:val="single" w:sz="8" w:space="0" w:color="auto"/>
              <w:right w:val="double" w:sz="4" w:space="0" w:color="auto"/>
            </w:tcBorders>
            <w:tcMar>
              <w:top w:w="0" w:type="dxa"/>
              <w:left w:w="108" w:type="dxa"/>
              <w:bottom w:w="0" w:type="dxa"/>
              <w:right w:w="108" w:type="dxa"/>
            </w:tcMar>
          </w:tcPr>
          <w:p w14:paraId="2E1B2594" w14:textId="77777777" w:rsidR="00652B57" w:rsidRPr="00B409EE" w:rsidRDefault="00652B57" w:rsidP="00305361">
            <w:pPr>
              <w:pStyle w:val="TableText"/>
              <w:rPr>
                <w:rFonts w:cs="Arial"/>
              </w:rPr>
            </w:pPr>
            <w:r w:rsidRPr="00B409EE">
              <w:rPr>
                <w:rFonts w:cs="Arial"/>
              </w:rPr>
              <w:t> </w:t>
            </w:r>
          </w:p>
        </w:tc>
      </w:tr>
      <w:tr w:rsidR="00652B57" w:rsidRPr="00F92C20" w14:paraId="2E1B259C" w14:textId="77777777" w:rsidTr="00305361">
        <w:trPr>
          <w:cantSplit/>
        </w:trPr>
        <w:tc>
          <w:tcPr>
            <w:tcW w:w="1276"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596" w14:textId="77777777" w:rsidR="00652B57" w:rsidRPr="00B409EE" w:rsidRDefault="00652B57" w:rsidP="00305361">
            <w:pPr>
              <w:pStyle w:val="TableText"/>
              <w:rPr>
                <w:rFonts w:cs="Arial"/>
              </w:rPr>
            </w:pPr>
            <w:r w:rsidRPr="00B409EE">
              <w:rPr>
                <w:rFonts w:cs="Arial"/>
              </w:rPr>
              <w:t>BST / NSS</w:t>
            </w:r>
          </w:p>
        </w:tc>
        <w:tc>
          <w:tcPr>
            <w:tcW w:w="1701" w:type="dxa"/>
            <w:tcBorders>
              <w:top w:val="nil"/>
              <w:left w:val="nil"/>
              <w:bottom w:val="double" w:sz="4" w:space="0" w:color="auto"/>
              <w:right w:val="single" w:sz="8" w:space="0" w:color="auto"/>
            </w:tcBorders>
            <w:tcMar>
              <w:top w:w="0" w:type="dxa"/>
              <w:left w:w="108" w:type="dxa"/>
              <w:bottom w:w="0" w:type="dxa"/>
              <w:right w:w="108" w:type="dxa"/>
            </w:tcMar>
          </w:tcPr>
          <w:p w14:paraId="2E1B2597" w14:textId="77777777" w:rsidR="00652B57" w:rsidRPr="00B409EE" w:rsidRDefault="00652B57" w:rsidP="00305361">
            <w:pPr>
              <w:pStyle w:val="TableText"/>
              <w:rPr>
                <w:rFonts w:cs="Arial"/>
              </w:rPr>
            </w:pPr>
            <w:r w:rsidRPr="00B409EE">
              <w:rPr>
                <w:rFonts w:cs="Arial"/>
              </w:rPr>
              <w:t xml:space="preserve">Bob </w:t>
            </w:r>
            <w:proofErr w:type="spellStart"/>
            <w:r w:rsidRPr="00B409EE">
              <w:rPr>
                <w:rFonts w:cs="Arial"/>
              </w:rPr>
              <w:t>Noseworthy</w:t>
            </w:r>
            <w:proofErr w:type="spellEnd"/>
          </w:p>
        </w:tc>
        <w:tc>
          <w:tcPr>
            <w:tcW w:w="1239" w:type="dxa"/>
            <w:tcBorders>
              <w:top w:val="nil"/>
              <w:left w:val="nil"/>
              <w:bottom w:val="double" w:sz="4" w:space="0" w:color="auto"/>
              <w:right w:val="single" w:sz="8" w:space="0" w:color="auto"/>
            </w:tcBorders>
            <w:tcMar>
              <w:top w:w="0" w:type="dxa"/>
              <w:left w:w="108" w:type="dxa"/>
              <w:bottom w:w="0" w:type="dxa"/>
              <w:right w:w="108" w:type="dxa"/>
            </w:tcMar>
          </w:tcPr>
          <w:p w14:paraId="2E1B2598" w14:textId="77777777" w:rsidR="00652B57" w:rsidRPr="00B409EE" w:rsidRDefault="00652B57" w:rsidP="00305361">
            <w:pPr>
              <w:pStyle w:val="TableText"/>
              <w:rPr>
                <w:rFonts w:cs="Arial"/>
              </w:rPr>
            </w:pPr>
            <w:r w:rsidRPr="00B409EE">
              <w:rPr>
                <w:rFonts w:cs="Arial"/>
              </w:rPr>
              <w:t> </w:t>
            </w:r>
          </w:p>
        </w:tc>
        <w:tc>
          <w:tcPr>
            <w:tcW w:w="1427" w:type="dxa"/>
            <w:tcBorders>
              <w:top w:val="nil"/>
              <w:left w:val="nil"/>
              <w:bottom w:val="double" w:sz="4" w:space="0" w:color="auto"/>
              <w:right w:val="single" w:sz="8" w:space="0" w:color="auto"/>
            </w:tcBorders>
            <w:tcMar>
              <w:top w:w="0" w:type="dxa"/>
              <w:left w:w="108" w:type="dxa"/>
              <w:bottom w:w="0" w:type="dxa"/>
              <w:right w:w="108" w:type="dxa"/>
            </w:tcMar>
          </w:tcPr>
          <w:p w14:paraId="2E1B2599" w14:textId="77777777" w:rsidR="00652B57" w:rsidRPr="00B409EE" w:rsidRDefault="00652B57" w:rsidP="00305361">
            <w:pPr>
              <w:pStyle w:val="TableText"/>
              <w:rPr>
                <w:rFonts w:cs="Arial"/>
              </w:rPr>
            </w:pPr>
            <w:r w:rsidRPr="00B409EE">
              <w:rPr>
                <w:rFonts w:cs="Arial"/>
              </w:rPr>
              <w:t>416-353-8900</w:t>
            </w:r>
          </w:p>
        </w:tc>
        <w:tc>
          <w:tcPr>
            <w:tcW w:w="1870" w:type="dxa"/>
            <w:tcBorders>
              <w:top w:val="nil"/>
              <w:left w:val="nil"/>
              <w:bottom w:val="double" w:sz="4" w:space="0" w:color="auto"/>
              <w:right w:val="single" w:sz="8" w:space="0" w:color="auto"/>
            </w:tcBorders>
            <w:tcMar>
              <w:top w:w="0" w:type="dxa"/>
              <w:left w:w="108" w:type="dxa"/>
              <w:bottom w:w="0" w:type="dxa"/>
              <w:right w:w="108" w:type="dxa"/>
            </w:tcMar>
          </w:tcPr>
          <w:p w14:paraId="2E1B259A" w14:textId="77777777" w:rsidR="00652B57" w:rsidRPr="00B409EE" w:rsidRDefault="00652B57" w:rsidP="00305361">
            <w:pPr>
              <w:pStyle w:val="TableText"/>
              <w:rPr>
                <w:rFonts w:cs="Arial"/>
              </w:rPr>
            </w:pPr>
            <w:r w:rsidRPr="00B409EE">
              <w:rPr>
                <w:rFonts w:cs="Arial"/>
              </w:rPr>
              <w:t>416-988-1112</w:t>
            </w:r>
          </w:p>
        </w:tc>
        <w:tc>
          <w:tcPr>
            <w:tcW w:w="1843" w:type="dxa"/>
            <w:tcBorders>
              <w:top w:val="nil"/>
              <w:left w:val="nil"/>
              <w:bottom w:val="double" w:sz="4" w:space="0" w:color="auto"/>
              <w:right w:val="double" w:sz="4" w:space="0" w:color="auto"/>
            </w:tcBorders>
            <w:tcMar>
              <w:top w:w="0" w:type="dxa"/>
              <w:left w:w="108" w:type="dxa"/>
              <w:bottom w:w="0" w:type="dxa"/>
              <w:right w:w="108" w:type="dxa"/>
            </w:tcMar>
          </w:tcPr>
          <w:p w14:paraId="2E1B259B" w14:textId="77777777" w:rsidR="00652B57" w:rsidRPr="00B409EE" w:rsidRDefault="00652B57" w:rsidP="00305361">
            <w:pPr>
              <w:pStyle w:val="TableText"/>
              <w:rPr>
                <w:rFonts w:cs="Arial"/>
              </w:rPr>
            </w:pPr>
            <w:r w:rsidRPr="00B409EE">
              <w:rPr>
                <w:rFonts w:cs="Arial"/>
              </w:rPr>
              <w:t> </w:t>
            </w:r>
          </w:p>
        </w:tc>
      </w:tr>
    </w:tbl>
    <w:p w14:paraId="2E1B259D" w14:textId="77777777" w:rsidR="00652B57" w:rsidRDefault="00652B57" w:rsidP="00E61497">
      <w:pPr>
        <w:rPr>
          <w:rStyle w:val="Heading3Char"/>
        </w:rPr>
      </w:pPr>
      <w:bookmarkStart w:id="1525" w:name="_Toc284598884"/>
      <w:bookmarkEnd w:id="1525"/>
    </w:p>
    <w:p w14:paraId="2E1B259E" w14:textId="77777777" w:rsidR="00F6031F" w:rsidRPr="00F6031F" w:rsidRDefault="00F6031F" w:rsidP="00F6031F">
      <w:pPr>
        <w:pStyle w:val="Heading3"/>
      </w:pPr>
      <w:bookmarkStart w:id="1526" w:name="_Bell_Canada_Corporate"/>
      <w:bookmarkStart w:id="1527" w:name="_Toc284430515"/>
      <w:bookmarkStart w:id="1528" w:name="_Toc316563105"/>
      <w:bookmarkStart w:id="1529" w:name="_Toc352915493"/>
      <w:bookmarkEnd w:id="1526"/>
      <w:r w:rsidRPr="00F6031F">
        <w:t xml:space="preserve">Bell </w:t>
      </w:r>
      <w:smartTag w:uri="urn:schemas-microsoft-com:office:smarttags" w:element="place">
        <w:smartTag w:uri="urn:schemas-microsoft-com:office:smarttags" w:element="country-region">
          <w:r w:rsidRPr="00F6031F">
            <w:t>Canada</w:t>
          </w:r>
        </w:smartTag>
      </w:smartTag>
      <w:r w:rsidRPr="00F6031F">
        <w:t xml:space="preserve"> Corporate Security C&amp;M</w:t>
      </w:r>
      <w:bookmarkEnd w:id="1527"/>
      <w:bookmarkEnd w:id="1528"/>
      <w:bookmarkEnd w:id="1529"/>
    </w:p>
    <w:p w14:paraId="2E1B259F" w14:textId="77777777" w:rsidR="00F6031F" w:rsidRDefault="00F6031F" w:rsidP="00F6031F">
      <w:pPr>
        <w:rPr>
          <w:lang w:val="en-CA"/>
        </w:rPr>
      </w:pPr>
      <w:r w:rsidRPr="00784B3B">
        <w:rPr>
          <w:lang w:val="en-CA"/>
        </w:rPr>
        <w:t xml:space="preserve">Bell Canada </w:t>
      </w:r>
      <w:r w:rsidRPr="00784B3B">
        <w:t xml:space="preserve">Corporate Security C&amp;M </w:t>
      </w:r>
      <w:r w:rsidRPr="00784B3B">
        <w:rPr>
          <w:lang w:val="en-CA"/>
        </w:rPr>
        <w:t xml:space="preserve">is </w:t>
      </w:r>
      <w:r>
        <w:rPr>
          <w:lang w:val="en-CA"/>
        </w:rPr>
        <w:t>responsible for:</w:t>
      </w:r>
    </w:p>
    <w:p w14:paraId="2E1B25A0"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Define and enfor</w:t>
      </w:r>
      <w:r w:rsidR="00543C12">
        <w:rPr>
          <w:lang w:val="en-CA"/>
        </w:rPr>
        <w:t>ce the Corporate Policy on the s</w:t>
      </w:r>
      <w:r>
        <w:rPr>
          <w:lang w:val="en-CA"/>
        </w:rPr>
        <w:t xml:space="preserve">ervers, </w:t>
      </w:r>
      <w:r w:rsidR="00543C12">
        <w:rPr>
          <w:lang w:val="en-CA"/>
        </w:rPr>
        <w:t>d</w:t>
      </w:r>
      <w:r>
        <w:rPr>
          <w:lang w:val="en-CA"/>
        </w:rPr>
        <w:t xml:space="preserve">atabases, </w:t>
      </w:r>
      <w:r w:rsidR="00543C12">
        <w:rPr>
          <w:lang w:val="en-CA"/>
        </w:rPr>
        <w:t>a</w:t>
      </w:r>
      <w:r>
        <w:rPr>
          <w:lang w:val="en-CA"/>
        </w:rPr>
        <w:t>pplications etc.</w:t>
      </w:r>
    </w:p>
    <w:p w14:paraId="2E1B25A1"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 xml:space="preserve">Investigate </w:t>
      </w:r>
      <w:r w:rsidR="00543C12">
        <w:rPr>
          <w:lang w:val="en-CA"/>
        </w:rPr>
        <w:t>p</w:t>
      </w:r>
      <w:r w:rsidRPr="00A068AF">
        <w:rPr>
          <w:lang w:val="en-CA"/>
        </w:rPr>
        <w:t xml:space="preserve">olicy </w:t>
      </w:r>
      <w:r w:rsidRPr="00A068AF">
        <w:rPr>
          <w:sz w:val="22"/>
          <w:szCs w:val="22"/>
          <w:lang w:val="en-CA"/>
        </w:rPr>
        <w:t>non-compliance</w:t>
      </w:r>
      <w:r>
        <w:rPr>
          <w:lang w:val="en-CA"/>
        </w:rPr>
        <w:t xml:space="preserve"> incidents</w:t>
      </w:r>
    </w:p>
    <w:p w14:paraId="2E1B25A2"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Investigate server intrusion incidents</w:t>
      </w:r>
    </w:p>
    <w:p w14:paraId="2E1B25A3"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 xml:space="preserve">Interface with </w:t>
      </w:r>
      <w:smartTag w:uri="urn:schemas-microsoft-com:office:smarttags" w:element="place">
        <w:smartTag w:uri="urn:schemas-microsoft-com:office:smarttags" w:element="City">
          <w:r>
            <w:rPr>
              <w:lang w:val="en-CA"/>
            </w:rPr>
            <w:t>Bell</w:t>
          </w:r>
        </w:smartTag>
      </w:smartTag>
      <w:r>
        <w:rPr>
          <w:lang w:val="en-CA"/>
        </w:rPr>
        <w:t xml:space="preserve"> owners on the various types on non-compliancy  issues</w:t>
      </w:r>
    </w:p>
    <w:p w14:paraId="2E1B25A4"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Manage Policy version control</w:t>
      </w:r>
    </w:p>
    <w:p w14:paraId="2E1B25A5" w14:textId="77777777" w:rsidR="00F6031F" w:rsidRDefault="00F6031F" w:rsidP="00EF006F">
      <w:pPr>
        <w:widowControl w:val="0"/>
        <w:numPr>
          <w:ilvl w:val="0"/>
          <w:numId w:val="35"/>
        </w:numPr>
        <w:adjustRightInd w:val="0"/>
        <w:spacing w:before="40" w:after="40"/>
        <w:ind w:left="357" w:hanging="357"/>
        <w:jc w:val="left"/>
        <w:textAlignment w:val="baseline"/>
        <w:rPr>
          <w:lang w:val="en-CA"/>
        </w:rPr>
      </w:pPr>
      <w:r>
        <w:rPr>
          <w:lang w:val="en-CA"/>
        </w:rPr>
        <w:t xml:space="preserve">Advise CGI MAS </w:t>
      </w:r>
      <w:r w:rsidR="003912B5">
        <w:rPr>
          <w:lang w:val="en-CA"/>
        </w:rPr>
        <w:t>DTS-</w:t>
      </w:r>
      <w:r w:rsidR="009E5110">
        <w:rPr>
          <w:lang w:val="en-CA"/>
        </w:rPr>
        <w:t>PVS</w:t>
      </w:r>
      <w:r>
        <w:rPr>
          <w:lang w:val="en-CA"/>
        </w:rPr>
        <w:t xml:space="preserve"> and </w:t>
      </w:r>
      <w:r w:rsidR="009E5110">
        <w:rPr>
          <w:lang w:val="en-CA"/>
        </w:rPr>
        <w:t>other interested parties of</w:t>
      </w:r>
      <w:r w:rsidR="00543C12">
        <w:rPr>
          <w:lang w:val="en-CA"/>
        </w:rPr>
        <w:t xml:space="preserve"> changes to the security p</w:t>
      </w:r>
      <w:r>
        <w:rPr>
          <w:lang w:val="en-CA"/>
        </w:rPr>
        <w:t>olicy version</w:t>
      </w:r>
    </w:p>
    <w:p w14:paraId="2E1B25A6" w14:textId="77777777" w:rsidR="00F6031F" w:rsidRDefault="00F6031F" w:rsidP="00F6031F">
      <w:pPr>
        <w:jc w:val="left"/>
        <w:rPr>
          <w:rFonts w:ascii="Garamond" w:hAnsi="Garamond"/>
          <w:color w:val="000000"/>
        </w:rPr>
      </w:pPr>
    </w:p>
    <w:tbl>
      <w:tblPr>
        <w:tblW w:w="0" w:type="auto"/>
        <w:tblInd w:w="108" w:type="dxa"/>
        <w:tblCellMar>
          <w:left w:w="0" w:type="dxa"/>
          <w:right w:w="0" w:type="dxa"/>
        </w:tblCellMar>
        <w:tblLook w:val="0000" w:firstRow="0" w:lastRow="0" w:firstColumn="0" w:lastColumn="0" w:noHBand="0" w:noVBand="0"/>
      </w:tblPr>
      <w:tblGrid>
        <w:gridCol w:w="4111"/>
        <w:gridCol w:w="1985"/>
        <w:gridCol w:w="1559"/>
        <w:gridCol w:w="1559"/>
      </w:tblGrid>
      <w:tr w:rsidR="00F6031F" w14:paraId="2E1B25AB" w14:textId="77777777" w:rsidTr="00DC15E6">
        <w:tc>
          <w:tcPr>
            <w:tcW w:w="4111"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tcPr>
          <w:p w14:paraId="2E1B25A7" w14:textId="77777777" w:rsidR="00F6031F" w:rsidRPr="009F10DA" w:rsidRDefault="00F6031F" w:rsidP="00DC15E6">
            <w:pPr>
              <w:pStyle w:val="tableheading0"/>
              <w:spacing w:line="240" w:lineRule="auto"/>
            </w:pPr>
            <w:r w:rsidRPr="009F10DA">
              <w:t>Role</w:t>
            </w:r>
          </w:p>
        </w:tc>
        <w:tc>
          <w:tcPr>
            <w:tcW w:w="1985"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A8" w14:textId="77777777" w:rsidR="00F6031F" w:rsidRPr="009F10DA" w:rsidRDefault="00F6031F" w:rsidP="00DC15E6">
            <w:pPr>
              <w:pStyle w:val="tableheading0"/>
              <w:spacing w:line="240" w:lineRule="auto"/>
            </w:pPr>
            <w:r w:rsidRPr="009F10DA">
              <w:t>Name</w:t>
            </w:r>
          </w:p>
        </w:tc>
        <w:tc>
          <w:tcPr>
            <w:tcW w:w="155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tcPr>
          <w:p w14:paraId="2E1B25A9" w14:textId="77777777" w:rsidR="00F6031F" w:rsidRPr="009F10DA" w:rsidRDefault="00F6031F" w:rsidP="00DC15E6">
            <w:pPr>
              <w:pStyle w:val="tableheading0"/>
              <w:spacing w:line="240" w:lineRule="auto"/>
            </w:pPr>
            <w:r w:rsidRPr="009F10DA">
              <w:t>Phone Number</w:t>
            </w:r>
          </w:p>
        </w:tc>
        <w:tc>
          <w:tcPr>
            <w:tcW w:w="1559"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tcPr>
          <w:p w14:paraId="2E1B25AA" w14:textId="77777777" w:rsidR="00F6031F" w:rsidRPr="009F10DA" w:rsidRDefault="00F6031F" w:rsidP="00DC15E6">
            <w:pPr>
              <w:pStyle w:val="tableheading0"/>
              <w:spacing w:line="240" w:lineRule="auto"/>
            </w:pPr>
            <w:r w:rsidRPr="009F10DA">
              <w:t>Pager</w:t>
            </w:r>
          </w:p>
        </w:tc>
      </w:tr>
      <w:tr w:rsidR="00F6031F" w:rsidRPr="008F471F" w14:paraId="2E1B25B0" w14:textId="77777777" w:rsidTr="00DC15E6">
        <w:tc>
          <w:tcPr>
            <w:tcW w:w="411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5AC" w14:textId="77777777" w:rsidR="00F6031F" w:rsidRPr="00572063" w:rsidRDefault="00F6031F" w:rsidP="00DC15E6">
            <w:pPr>
              <w:pStyle w:val="tabletext0"/>
              <w:spacing w:line="240" w:lineRule="auto"/>
            </w:pPr>
            <w:r w:rsidRPr="00572063">
              <w:t>Primary</w:t>
            </w:r>
          </w:p>
        </w:tc>
        <w:tc>
          <w:tcPr>
            <w:tcW w:w="1985" w:type="dxa"/>
            <w:tcBorders>
              <w:top w:val="nil"/>
              <w:left w:val="nil"/>
              <w:bottom w:val="single" w:sz="8" w:space="0" w:color="auto"/>
              <w:right w:val="single" w:sz="8" w:space="0" w:color="auto"/>
            </w:tcBorders>
            <w:tcMar>
              <w:top w:w="0" w:type="dxa"/>
              <w:left w:w="108" w:type="dxa"/>
              <w:bottom w:w="0" w:type="dxa"/>
              <w:right w:w="108" w:type="dxa"/>
            </w:tcMar>
          </w:tcPr>
          <w:p w14:paraId="2E1B25AD" w14:textId="77777777" w:rsidR="00F6031F" w:rsidRPr="00467EC7" w:rsidRDefault="00F6031F" w:rsidP="00DC15E6">
            <w:pPr>
              <w:pStyle w:val="tabletext0"/>
              <w:spacing w:line="240" w:lineRule="auto"/>
              <w:rPr>
                <w:lang w:val="pt-BR"/>
              </w:rPr>
            </w:pPr>
            <w:r>
              <w:rPr>
                <w:lang w:val="pt-BR"/>
              </w:rPr>
              <w:t>v</w:t>
            </w:r>
            <w:r w:rsidRPr="00467EC7">
              <w:rPr>
                <w:lang w:val="pt-BR"/>
              </w:rPr>
              <w:t xml:space="preserve">ia email: </w:t>
            </w:r>
            <w:r w:rsidR="005539F4">
              <w:fldChar w:fldCharType="begin"/>
            </w:r>
            <w:r w:rsidR="005539F4">
              <w:instrText xml:space="preserve"> HYPERLINK "mailto:cm@bell.ca" \o "blocked::mailto:cm@bell.ca" </w:instrText>
            </w:r>
            <w:r w:rsidR="005539F4">
              <w:fldChar w:fldCharType="separate"/>
            </w:r>
            <w:r w:rsidRPr="00C50B63">
              <w:rPr>
                <w:rStyle w:val="Hyperlink"/>
                <w:lang w:val="pt-BR"/>
              </w:rPr>
              <w:t>cm@bell.ca</w:t>
            </w:r>
            <w:r w:rsidR="005539F4">
              <w:rPr>
                <w:rStyle w:val="Hyperlink"/>
                <w:lang w:val="pt-BR"/>
              </w:rPr>
              <w:fldChar w:fldCharType="end"/>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2E1B25AE" w14:textId="77777777" w:rsidR="00F6031F" w:rsidRPr="00467EC7" w:rsidRDefault="00F6031F" w:rsidP="00DC15E6">
            <w:pPr>
              <w:pStyle w:val="tabletext0"/>
              <w:spacing w:line="240" w:lineRule="auto"/>
              <w:rPr>
                <w:lang w:val="pt-BR"/>
              </w:rPr>
            </w:pPr>
          </w:p>
        </w:tc>
        <w:tc>
          <w:tcPr>
            <w:tcW w:w="1559" w:type="dxa"/>
            <w:tcBorders>
              <w:top w:val="nil"/>
              <w:left w:val="nil"/>
              <w:bottom w:val="single" w:sz="8" w:space="0" w:color="auto"/>
              <w:right w:val="double" w:sz="4" w:space="0" w:color="auto"/>
            </w:tcBorders>
            <w:tcMar>
              <w:top w:w="0" w:type="dxa"/>
              <w:left w:w="108" w:type="dxa"/>
              <w:bottom w:w="0" w:type="dxa"/>
              <w:right w:w="108" w:type="dxa"/>
            </w:tcMar>
          </w:tcPr>
          <w:p w14:paraId="2E1B25AF" w14:textId="77777777" w:rsidR="00F6031F" w:rsidRPr="00467EC7" w:rsidRDefault="00F6031F" w:rsidP="00DC15E6">
            <w:pPr>
              <w:pStyle w:val="tabletext0"/>
              <w:spacing w:line="240" w:lineRule="auto"/>
              <w:rPr>
                <w:lang w:val="pt-BR"/>
              </w:rPr>
            </w:pPr>
          </w:p>
        </w:tc>
      </w:tr>
      <w:tr w:rsidR="00F6031F" w14:paraId="2E1B25B5" w14:textId="77777777" w:rsidTr="00DC15E6">
        <w:tc>
          <w:tcPr>
            <w:tcW w:w="4111"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5B1" w14:textId="77777777" w:rsidR="00F6031F" w:rsidRPr="00572063" w:rsidRDefault="00F6031F" w:rsidP="00DC15E6">
            <w:pPr>
              <w:pStyle w:val="tabletext0"/>
              <w:spacing w:line="240" w:lineRule="auto"/>
              <w:rPr>
                <w:bCs/>
              </w:rPr>
            </w:pPr>
            <w:r w:rsidRPr="00572063">
              <w:rPr>
                <w:bCs/>
              </w:rPr>
              <w:t>Escalation – Prime</w:t>
            </w:r>
          </w:p>
        </w:tc>
        <w:tc>
          <w:tcPr>
            <w:tcW w:w="1985" w:type="dxa"/>
            <w:tcBorders>
              <w:top w:val="nil"/>
              <w:left w:val="nil"/>
              <w:bottom w:val="double" w:sz="4" w:space="0" w:color="auto"/>
              <w:right w:val="single" w:sz="8" w:space="0" w:color="auto"/>
            </w:tcBorders>
            <w:tcMar>
              <w:top w:w="0" w:type="dxa"/>
              <w:left w:w="108" w:type="dxa"/>
              <w:bottom w:w="0" w:type="dxa"/>
              <w:right w:w="108" w:type="dxa"/>
            </w:tcMar>
          </w:tcPr>
          <w:p w14:paraId="2E1B25B2" w14:textId="77777777" w:rsidR="00F6031F" w:rsidRPr="00572063" w:rsidRDefault="00F6031F" w:rsidP="00DC15E6">
            <w:pPr>
              <w:pStyle w:val="tabletext0"/>
              <w:spacing w:line="240" w:lineRule="auto"/>
              <w:rPr>
                <w:bCs/>
              </w:rPr>
            </w:pPr>
            <w:r w:rsidRPr="00572063">
              <w:rPr>
                <w:bCs/>
              </w:rPr>
              <w:t xml:space="preserve">Benoit </w:t>
            </w:r>
            <w:proofErr w:type="spellStart"/>
            <w:r w:rsidRPr="00572063">
              <w:rPr>
                <w:bCs/>
              </w:rPr>
              <w:t>Joubert</w:t>
            </w:r>
            <w:proofErr w:type="spellEnd"/>
          </w:p>
        </w:tc>
        <w:tc>
          <w:tcPr>
            <w:tcW w:w="1559" w:type="dxa"/>
            <w:tcBorders>
              <w:top w:val="nil"/>
              <w:left w:val="nil"/>
              <w:bottom w:val="double" w:sz="4" w:space="0" w:color="auto"/>
              <w:right w:val="single" w:sz="8" w:space="0" w:color="auto"/>
            </w:tcBorders>
            <w:tcMar>
              <w:top w:w="0" w:type="dxa"/>
              <w:left w:w="108" w:type="dxa"/>
              <w:bottom w:w="0" w:type="dxa"/>
              <w:right w:w="108" w:type="dxa"/>
            </w:tcMar>
          </w:tcPr>
          <w:p w14:paraId="2E1B25B3" w14:textId="77777777" w:rsidR="00F6031F" w:rsidRPr="00572063" w:rsidRDefault="00F6031F" w:rsidP="00DC15E6">
            <w:pPr>
              <w:rPr>
                <w:rFonts w:ascii="Arial" w:hAnsi="Arial" w:cs="Arial"/>
                <w:bCs/>
                <w:sz w:val="16"/>
                <w:szCs w:val="16"/>
              </w:rPr>
            </w:pPr>
            <w:r>
              <w:rPr>
                <w:rFonts w:ascii="Arial" w:hAnsi="Arial" w:cs="Arial"/>
                <w:bCs/>
                <w:sz w:val="16"/>
                <w:szCs w:val="16"/>
              </w:rPr>
              <w:t>613-</w:t>
            </w:r>
            <w:r w:rsidRPr="00572063">
              <w:rPr>
                <w:rFonts w:ascii="Arial" w:hAnsi="Arial" w:cs="Arial"/>
                <w:bCs/>
                <w:sz w:val="16"/>
                <w:szCs w:val="16"/>
              </w:rPr>
              <w:t>244-6211</w:t>
            </w:r>
          </w:p>
        </w:tc>
        <w:tc>
          <w:tcPr>
            <w:tcW w:w="1559" w:type="dxa"/>
            <w:tcBorders>
              <w:top w:val="nil"/>
              <w:left w:val="nil"/>
              <w:bottom w:val="double" w:sz="4" w:space="0" w:color="auto"/>
              <w:right w:val="double" w:sz="4" w:space="0" w:color="auto"/>
            </w:tcBorders>
            <w:tcMar>
              <w:top w:w="0" w:type="dxa"/>
              <w:left w:w="108" w:type="dxa"/>
              <w:bottom w:w="0" w:type="dxa"/>
              <w:right w:w="108" w:type="dxa"/>
            </w:tcMar>
          </w:tcPr>
          <w:p w14:paraId="2E1B25B4" w14:textId="77777777" w:rsidR="00F6031F" w:rsidRPr="00572063" w:rsidRDefault="00F6031F" w:rsidP="00DC15E6">
            <w:pPr>
              <w:pStyle w:val="tabletext0"/>
              <w:spacing w:line="240" w:lineRule="auto"/>
              <w:rPr>
                <w:bCs/>
                <w:lang w:val="fr-CA"/>
              </w:rPr>
            </w:pPr>
            <w:r w:rsidRPr="00572063">
              <w:rPr>
                <w:bCs/>
                <w:lang w:val="fr-CA"/>
              </w:rPr>
              <w:t>613</w:t>
            </w:r>
            <w:r>
              <w:rPr>
                <w:bCs/>
                <w:lang w:val="fr-CA"/>
              </w:rPr>
              <w:t>-</w:t>
            </w:r>
            <w:r w:rsidRPr="00572063">
              <w:rPr>
                <w:bCs/>
                <w:lang w:val="fr-CA"/>
              </w:rPr>
              <w:t>294-5615</w:t>
            </w:r>
          </w:p>
        </w:tc>
      </w:tr>
      <w:tr w:rsidR="00F6031F" w14:paraId="2E1B25BC" w14:textId="77777777" w:rsidTr="00DC15E6">
        <w:tc>
          <w:tcPr>
            <w:tcW w:w="4111"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5B6" w14:textId="77777777" w:rsidR="00F6031F" w:rsidRPr="00572063" w:rsidRDefault="00F6031F" w:rsidP="00DC15E6">
            <w:pPr>
              <w:pStyle w:val="tabletext0"/>
              <w:spacing w:before="20" w:after="20" w:line="240" w:lineRule="auto"/>
            </w:pPr>
            <w:r w:rsidRPr="00572063">
              <w:t>Escalation - Backup</w:t>
            </w:r>
          </w:p>
          <w:p w14:paraId="2E1B25B7" w14:textId="77777777" w:rsidR="00F6031F" w:rsidRPr="00572063" w:rsidRDefault="00F6031F" w:rsidP="00DC15E6">
            <w:pPr>
              <w:pStyle w:val="tabletext0"/>
              <w:spacing w:before="20" w:after="20" w:line="240" w:lineRule="auto"/>
            </w:pPr>
            <w:r w:rsidRPr="00572063">
              <w:t>Associate Dir. (eDiscovery &amp; Compliance Monitoring)</w:t>
            </w:r>
          </w:p>
        </w:tc>
        <w:tc>
          <w:tcPr>
            <w:tcW w:w="1985" w:type="dxa"/>
            <w:tcBorders>
              <w:top w:val="nil"/>
              <w:left w:val="nil"/>
              <w:bottom w:val="double" w:sz="4" w:space="0" w:color="auto"/>
              <w:right w:val="single" w:sz="8" w:space="0" w:color="auto"/>
            </w:tcBorders>
            <w:tcMar>
              <w:top w:w="0" w:type="dxa"/>
              <w:left w:w="108" w:type="dxa"/>
              <w:bottom w:w="0" w:type="dxa"/>
              <w:right w:w="108" w:type="dxa"/>
            </w:tcMar>
          </w:tcPr>
          <w:p w14:paraId="2E1B25B8" w14:textId="77777777" w:rsidR="00F6031F" w:rsidRPr="00572063" w:rsidRDefault="00F6031F" w:rsidP="00DC15E6">
            <w:pPr>
              <w:pStyle w:val="tabletext0"/>
              <w:spacing w:line="240" w:lineRule="auto"/>
              <w:rPr>
                <w:lang w:val="fr-CA"/>
              </w:rPr>
            </w:pPr>
            <w:r w:rsidRPr="00572063">
              <w:t>Scott Beauchamp</w:t>
            </w:r>
          </w:p>
        </w:tc>
        <w:tc>
          <w:tcPr>
            <w:tcW w:w="1559" w:type="dxa"/>
            <w:tcBorders>
              <w:top w:val="nil"/>
              <w:left w:val="nil"/>
              <w:bottom w:val="double" w:sz="4" w:space="0" w:color="auto"/>
              <w:right w:val="single" w:sz="8" w:space="0" w:color="auto"/>
            </w:tcBorders>
            <w:tcMar>
              <w:top w:w="0" w:type="dxa"/>
              <w:left w:w="108" w:type="dxa"/>
              <w:bottom w:w="0" w:type="dxa"/>
              <w:right w:w="108" w:type="dxa"/>
            </w:tcMar>
          </w:tcPr>
          <w:p w14:paraId="2E1B25B9" w14:textId="77777777" w:rsidR="00F6031F" w:rsidRPr="00572063" w:rsidRDefault="00F6031F" w:rsidP="00DC15E6">
            <w:pPr>
              <w:rPr>
                <w:rFonts w:ascii="Arial" w:hAnsi="Arial" w:cs="Arial"/>
                <w:sz w:val="16"/>
                <w:szCs w:val="16"/>
              </w:rPr>
            </w:pPr>
            <w:r w:rsidRPr="00572063">
              <w:rPr>
                <w:rFonts w:ascii="Arial" w:hAnsi="Arial" w:cs="Arial"/>
                <w:sz w:val="16"/>
                <w:szCs w:val="16"/>
              </w:rPr>
              <w:t>613</w:t>
            </w:r>
            <w:r>
              <w:rPr>
                <w:rFonts w:ascii="Arial" w:hAnsi="Arial" w:cs="Arial"/>
                <w:sz w:val="16"/>
                <w:szCs w:val="16"/>
              </w:rPr>
              <w:t>-</w:t>
            </w:r>
            <w:r w:rsidRPr="00572063">
              <w:rPr>
                <w:rFonts w:ascii="Arial" w:hAnsi="Arial" w:cs="Arial"/>
                <w:sz w:val="16"/>
                <w:szCs w:val="16"/>
              </w:rPr>
              <w:t>244-6180</w:t>
            </w:r>
          </w:p>
          <w:p w14:paraId="2E1B25BA" w14:textId="77777777" w:rsidR="00F6031F" w:rsidRPr="00572063" w:rsidRDefault="00F6031F" w:rsidP="00DC15E6">
            <w:pPr>
              <w:pStyle w:val="tabletext0"/>
              <w:spacing w:line="240" w:lineRule="auto"/>
              <w:rPr>
                <w:lang w:val="fr-CA"/>
              </w:rPr>
            </w:pPr>
          </w:p>
        </w:tc>
        <w:tc>
          <w:tcPr>
            <w:tcW w:w="1559" w:type="dxa"/>
            <w:tcBorders>
              <w:top w:val="nil"/>
              <w:left w:val="nil"/>
              <w:bottom w:val="double" w:sz="4" w:space="0" w:color="auto"/>
              <w:right w:val="double" w:sz="4" w:space="0" w:color="auto"/>
            </w:tcBorders>
            <w:tcMar>
              <w:top w:w="0" w:type="dxa"/>
              <w:left w:w="108" w:type="dxa"/>
              <w:bottom w:w="0" w:type="dxa"/>
              <w:right w:w="108" w:type="dxa"/>
            </w:tcMar>
          </w:tcPr>
          <w:p w14:paraId="2E1B25BB" w14:textId="77777777" w:rsidR="00F6031F" w:rsidRPr="00572063" w:rsidRDefault="00F6031F" w:rsidP="00DC15E6">
            <w:pPr>
              <w:pStyle w:val="tabletext0"/>
              <w:spacing w:line="240" w:lineRule="auto"/>
              <w:rPr>
                <w:lang w:val="fr-CA"/>
              </w:rPr>
            </w:pPr>
            <w:r>
              <w:rPr>
                <w:bCs/>
                <w:lang w:val="fr-CA"/>
              </w:rPr>
              <w:t>613-</w:t>
            </w:r>
            <w:r w:rsidRPr="00572063">
              <w:rPr>
                <w:bCs/>
                <w:lang w:val="fr-CA"/>
              </w:rPr>
              <w:t>794-9276</w:t>
            </w:r>
          </w:p>
        </w:tc>
      </w:tr>
    </w:tbl>
    <w:p w14:paraId="2E1B25BD" w14:textId="77777777" w:rsidR="00F6031F" w:rsidRPr="00F31D9F" w:rsidRDefault="00F6031F" w:rsidP="00F6031F"/>
    <w:p w14:paraId="2E1B25BE" w14:textId="77777777" w:rsidR="00543C12" w:rsidRPr="00543C12" w:rsidRDefault="00543C12" w:rsidP="00543C12">
      <w:pPr>
        <w:pStyle w:val="Heading3"/>
      </w:pPr>
      <w:bookmarkStart w:id="1530" w:name="_Bell_NIDS_and"/>
      <w:bookmarkStart w:id="1531" w:name="_Toc316563107"/>
      <w:bookmarkStart w:id="1532" w:name="_Toc352915494"/>
      <w:bookmarkEnd w:id="1530"/>
      <w:r w:rsidRPr="00543C12">
        <w:t>Bell NIDS and WAF team</w:t>
      </w:r>
      <w:bookmarkEnd w:id="1531"/>
      <w:bookmarkEnd w:id="1532"/>
    </w:p>
    <w:p w14:paraId="2E1B25BF" w14:textId="77777777" w:rsidR="00543C12" w:rsidRDefault="00543C12" w:rsidP="00543C12">
      <w:r>
        <w:t>The Bell NIDS and WAF team are responsible for the following:</w:t>
      </w:r>
    </w:p>
    <w:p w14:paraId="2E1B25C0" w14:textId="77777777" w:rsidR="00543C12" w:rsidRPr="00F74890" w:rsidRDefault="00543C12" w:rsidP="00EF006F">
      <w:pPr>
        <w:widowControl w:val="0"/>
        <w:numPr>
          <w:ilvl w:val="0"/>
          <w:numId w:val="36"/>
        </w:numPr>
        <w:tabs>
          <w:tab w:val="clear" w:pos="2028"/>
          <w:tab w:val="num" w:pos="426"/>
          <w:tab w:val="num" w:pos="709"/>
        </w:tabs>
        <w:autoSpaceDE w:val="0"/>
        <w:autoSpaceDN w:val="0"/>
        <w:adjustRightInd w:val="0"/>
        <w:spacing w:before="0" w:after="0"/>
        <w:ind w:left="426" w:firstLine="0"/>
        <w:jc w:val="left"/>
        <w:textAlignment w:val="baseline"/>
      </w:pPr>
      <w:r>
        <w:rPr>
          <w:lang w:val="en-CA"/>
        </w:rPr>
        <w:t>Detect external intrusion and provide an alert.</w:t>
      </w:r>
    </w:p>
    <w:p w14:paraId="2E1B25C1" w14:textId="77777777" w:rsidR="00543C12" w:rsidRPr="000B3920" w:rsidRDefault="00543C12" w:rsidP="00543C12">
      <w:pPr>
        <w:autoSpaceDE w:val="0"/>
        <w:autoSpaceDN w:val="0"/>
        <w:spacing w:before="0" w:after="0"/>
        <w:jc w:val="left"/>
      </w:pPr>
    </w:p>
    <w:tbl>
      <w:tblPr>
        <w:tblW w:w="949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27"/>
        <w:gridCol w:w="1842"/>
        <w:gridCol w:w="2127"/>
        <w:gridCol w:w="3402"/>
      </w:tblGrid>
      <w:tr w:rsidR="00543C12" w:rsidRPr="00412121" w14:paraId="2E1B25C6" w14:textId="77777777" w:rsidTr="00DC15E6">
        <w:trPr>
          <w:trHeight w:val="249"/>
        </w:trPr>
        <w:tc>
          <w:tcPr>
            <w:tcW w:w="2127" w:type="dxa"/>
            <w:tcBorders>
              <w:top w:val="double" w:sz="4" w:space="0" w:color="auto"/>
              <w:bottom w:val="single" w:sz="6" w:space="0" w:color="auto"/>
            </w:tcBorders>
            <w:shd w:val="pct10" w:color="auto" w:fill="FFFFFF"/>
            <w:vAlign w:val="center"/>
          </w:tcPr>
          <w:p w14:paraId="2E1B25C2" w14:textId="77777777" w:rsidR="00543C12" w:rsidRPr="00B140B1" w:rsidRDefault="00543C12" w:rsidP="00DC15E6">
            <w:pPr>
              <w:pStyle w:val="TableHeading"/>
              <w:rPr>
                <w:szCs w:val="16"/>
              </w:rPr>
            </w:pPr>
            <w:r>
              <w:rPr>
                <w:szCs w:val="16"/>
              </w:rPr>
              <w:t>Role</w:t>
            </w:r>
          </w:p>
        </w:tc>
        <w:tc>
          <w:tcPr>
            <w:tcW w:w="1842" w:type="dxa"/>
            <w:tcBorders>
              <w:top w:val="double" w:sz="4" w:space="0" w:color="auto"/>
              <w:bottom w:val="single" w:sz="6" w:space="0" w:color="auto"/>
            </w:tcBorders>
            <w:shd w:val="pct10" w:color="auto" w:fill="FFFFFF"/>
            <w:vAlign w:val="center"/>
          </w:tcPr>
          <w:p w14:paraId="2E1B25C3" w14:textId="77777777" w:rsidR="00543C12" w:rsidRPr="00B140B1" w:rsidRDefault="00543C12" w:rsidP="00DC15E6">
            <w:pPr>
              <w:pStyle w:val="TableHeading"/>
              <w:rPr>
                <w:szCs w:val="16"/>
              </w:rPr>
            </w:pPr>
            <w:r w:rsidRPr="00B140B1">
              <w:rPr>
                <w:szCs w:val="16"/>
              </w:rPr>
              <w:t>Name</w:t>
            </w:r>
          </w:p>
        </w:tc>
        <w:tc>
          <w:tcPr>
            <w:tcW w:w="2127" w:type="dxa"/>
            <w:tcBorders>
              <w:top w:val="double" w:sz="4" w:space="0" w:color="auto"/>
              <w:bottom w:val="single" w:sz="6" w:space="0" w:color="auto"/>
            </w:tcBorders>
            <w:shd w:val="pct10" w:color="auto" w:fill="FFFFFF"/>
            <w:vAlign w:val="center"/>
          </w:tcPr>
          <w:p w14:paraId="2E1B25C4" w14:textId="77777777" w:rsidR="00543C12" w:rsidRPr="00B140B1" w:rsidRDefault="00543C12" w:rsidP="00DC15E6">
            <w:pPr>
              <w:pStyle w:val="TableHeading"/>
              <w:rPr>
                <w:szCs w:val="16"/>
              </w:rPr>
            </w:pPr>
            <w:r w:rsidRPr="00B140B1">
              <w:rPr>
                <w:szCs w:val="16"/>
              </w:rPr>
              <w:t>Phone</w:t>
            </w:r>
          </w:p>
        </w:tc>
        <w:tc>
          <w:tcPr>
            <w:tcW w:w="3402" w:type="dxa"/>
            <w:tcBorders>
              <w:top w:val="double" w:sz="4" w:space="0" w:color="auto"/>
              <w:bottom w:val="single" w:sz="6" w:space="0" w:color="auto"/>
            </w:tcBorders>
            <w:shd w:val="pct10" w:color="auto" w:fill="FFFFFF"/>
            <w:vAlign w:val="center"/>
          </w:tcPr>
          <w:p w14:paraId="2E1B25C5" w14:textId="77777777" w:rsidR="00543C12" w:rsidRPr="00B140B1" w:rsidRDefault="00543C12" w:rsidP="00DC15E6">
            <w:pPr>
              <w:pStyle w:val="TableHeading"/>
              <w:rPr>
                <w:szCs w:val="16"/>
              </w:rPr>
            </w:pPr>
            <w:r>
              <w:rPr>
                <w:szCs w:val="16"/>
              </w:rPr>
              <w:t>e-Mail</w:t>
            </w:r>
          </w:p>
        </w:tc>
      </w:tr>
      <w:tr w:rsidR="00543C12" w:rsidRPr="009A25F2" w14:paraId="2E1B25CC" w14:textId="77777777" w:rsidTr="00DC15E6">
        <w:tc>
          <w:tcPr>
            <w:tcW w:w="2127" w:type="dxa"/>
            <w:tcBorders>
              <w:top w:val="nil"/>
            </w:tcBorders>
          </w:tcPr>
          <w:p w14:paraId="2E1B25C7" w14:textId="77777777" w:rsidR="00543C12" w:rsidRPr="00323483" w:rsidRDefault="00543C12" w:rsidP="00DC15E6">
            <w:pPr>
              <w:pStyle w:val="TableText"/>
              <w:rPr>
                <w:rFonts w:cs="Arial"/>
                <w:szCs w:val="16"/>
              </w:rPr>
            </w:pPr>
            <w:r w:rsidRPr="00323483">
              <w:rPr>
                <w:rFonts w:cs="Arial"/>
                <w:szCs w:val="16"/>
              </w:rPr>
              <w:t>Prime</w:t>
            </w:r>
          </w:p>
          <w:p w14:paraId="2E1B25C8" w14:textId="77777777" w:rsidR="00543C12" w:rsidRPr="00323483" w:rsidRDefault="00543C12" w:rsidP="00DC15E6">
            <w:pPr>
              <w:pStyle w:val="TableText"/>
              <w:rPr>
                <w:rFonts w:cs="Arial"/>
                <w:szCs w:val="16"/>
              </w:rPr>
            </w:pPr>
          </w:p>
        </w:tc>
        <w:tc>
          <w:tcPr>
            <w:tcW w:w="1842" w:type="dxa"/>
            <w:tcBorders>
              <w:top w:val="nil"/>
            </w:tcBorders>
          </w:tcPr>
          <w:p w14:paraId="2E1B25C9" w14:textId="77777777" w:rsidR="00543C12" w:rsidRPr="00C50B63" w:rsidRDefault="00543C12" w:rsidP="00DC15E6">
            <w:pPr>
              <w:pStyle w:val="tabletext0"/>
              <w:spacing w:line="240" w:lineRule="auto"/>
              <w:rPr>
                <w:lang w:val="pt-BR"/>
              </w:rPr>
            </w:pPr>
            <w:r>
              <w:rPr>
                <w:lang w:val="pt-BR"/>
              </w:rPr>
              <w:t>v</w:t>
            </w:r>
            <w:r w:rsidRPr="00467EC7">
              <w:rPr>
                <w:lang w:val="pt-BR"/>
              </w:rPr>
              <w:t xml:space="preserve">ia email: </w:t>
            </w:r>
            <w:r w:rsidR="005539F4">
              <w:fldChar w:fldCharType="begin"/>
            </w:r>
            <w:r w:rsidR="005539F4">
              <w:instrText xml:space="preserve"> HYPERLINK "mailto:ssc.support@bell.ca" </w:instrText>
            </w:r>
            <w:r w:rsidR="005539F4">
              <w:fldChar w:fldCharType="separate"/>
            </w:r>
            <w:r w:rsidRPr="00A52610">
              <w:rPr>
                <w:rStyle w:val="Hyperlink"/>
                <w:lang w:val="pt-BR"/>
              </w:rPr>
              <w:t>ssc.support@bell.ca</w:t>
            </w:r>
            <w:r w:rsidR="005539F4">
              <w:rPr>
                <w:rStyle w:val="Hyperlink"/>
                <w:lang w:val="pt-BR"/>
              </w:rPr>
              <w:fldChar w:fldCharType="end"/>
            </w:r>
            <w:r w:rsidRPr="00C50B63">
              <w:rPr>
                <w:lang w:val="pt-BR"/>
              </w:rPr>
              <w:t xml:space="preserve"> </w:t>
            </w:r>
          </w:p>
        </w:tc>
        <w:tc>
          <w:tcPr>
            <w:tcW w:w="2127" w:type="dxa"/>
            <w:tcBorders>
              <w:top w:val="nil"/>
            </w:tcBorders>
          </w:tcPr>
          <w:p w14:paraId="2E1B25CA" w14:textId="77777777" w:rsidR="00543C12" w:rsidRPr="00C50B63" w:rsidRDefault="00543C12" w:rsidP="00DC15E6">
            <w:pPr>
              <w:pStyle w:val="TableText"/>
              <w:rPr>
                <w:rFonts w:cs="Arial"/>
                <w:szCs w:val="16"/>
                <w:highlight w:val="yellow"/>
                <w:lang w:val="pt-BR"/>
              </w:rPr>
            </w:pPr>
          </w:p>
        </w:tc>
        <w:tc>
          <w:tcPr>
            <w:tcW w:w="3402" w:type="dxa"/>
            <w:tcBorders>
              <w:top w:val="nil"/>
            </w:tcBorders>
          </w:tcPr>
          <w:p w14:paraId="2E1B25CB" w14:textId="77777777" w:rsidR="00543C12" w:rsidRPr="00323483" w:rsidRDefault="00DD62E0" w:rsidP="00DC15E6">
            <w:pPr>
              <w:spacing w:before="40" w:after="40"/>
              <w:jc w:val="left"/>
              <w:rPr>
                <w:rFonts w:ascii="Arial" w:hAnsi="Arial" w:cs="Arial"/>
                <w:sz w:val="16"/>
                <w:szCs w:val="16"/>
                <w:highlight w:val="yellow"/>
                <w:lang w:val="en-CA"/>
              </w:rPr>
            </w:pPr>
            <w:hyperlink r:id="rId65" w:tooltip="blocked::mailto:ssc.support@bell.ca" w:history="1">
              <w:r w:rsidR="00543C12">
                <w:rPr>
                  <w:rStyle w:val="Hyperlink"/>
                </w:rPr>
                <w:t>ssc.support@bell.ca</w:t>
              </w:r>
            </w:hyperlink>
          </w:p>
        </w:tc>
      </w:tr>
    </w:tbl>
    <w:p w14:paraId="2E1B25CD" w14:textId="77777777" w:rsidR="00543C12" w:rsidRDefault="00543C12" w:rsidP="00543C12"/>
    <w:p w14:paraId="2E1B25CE" w14:textId="77777777" w:rsidR="00351B15" w:rsidRPr="00F60A41" w:rsidRDefault="00351B15" w:rsidP="00471B76">
      <w:pPr>
        <w:pStyle w:val="Heading3"/>
        <w:rPr>
          <w:lang w:val="fr-CA"/>
        </w:rPr>
      </w:pPr>
      <w:bookmarkStart w:id="1533" w:name="_IBM_-_PVS-PCI"/>
      <w:bookmarkStart w:id="1534" w:name="_IBM__DTS-PVS-PCI"/>
      <w:bookmarkStart w:id="1535" w:name="_IBM_-_DTS-PVS"/>
      <w:bookmarkStart w:id="1536" w:name="_Toc352915495"/>
      <w:bookmarkEnd w:id="1533"/>
      <w:bookmarkEnd w:id="1534"/>
      <w:bookmarkEnd w:id="1535"/>
      <w:r w:rsidRPr="00F60A41">
        <w:rPr>
          <w:lang w:val="fr-CA"/>
        </w:rPr>
        <w:t xml:space="preserve">IBM </w:t>
      </w:r>
      <w:r w:rsidR="008A1511" w:rsidRPr="00F60A41">
        <w:rPr>
          <w:lang w:val="fr-CA"/>
        </w:rPr>
        <w:t>-</w:t>
      </w:r>
      <w:r w:rsidRPr="00F60A41">
        <w:rPr>
          <w:lang w:val="fr-CA"/>
        </w:rPr>
        <w:t xml:space="preserve"> </w:t>
      </w:r>
      <w:r w:rsidR="003912B5" w:rsidRPr="00F60A41">
        <w:rPr>
          <w:lang w:val="fr-CA"/>
        </w:rPr>
        <w:t>DTS-</w:t>
      </w:r>
      <w:r w:rsidR="00350B12" w:rsidRPr="00F60A41">
        <w:rPr>
          <w:lang w:val="fr-CA"/>
        </w:rPr>
        <w:t xml:space="preserve">PVS </w:t>
      </w:r>
      <w:r w:rsidR="004E179C" w:rsidRPr="00F60A41">
        <w:rPr>
          <w:lang w:val="fr-CA"/>
        </w:rPr>
        <w:t xml:space="preserve">Application </w:t>
      </w:r>
      <w:r w:rsidRPr="00F60A41">
        <w:rPr>
          <w:lang w:val="fr-CA"/>
        </w:rPr>
        <w:t>Code Support</w:t>
      </w:r>
      <w:bookmarkEnd w:id="1536"/>
    </w:p>
    <w:p w14:paraId="2E1B25CF" w14:textId="77777777" w:rsidR="004E179C" w:rsidRDefault="004E179C" w:rsidP="004E179C">
      <w:r>
        <w:t>The IBM team provides</w:t>
      </w:r>
      <w:r w:rsidR="00F81039">
        <w:t xml:space="preserve"> </w:t>
      </w:r>
      <w:r>
        <w:t xml:space="preserve">support of the </w:t>
      </w:r>
      <w:r w:rsidR="003912B5">
        <w:t>DTS-</w:t>
      </w:r>
      <w:r>
        <w:t>PVS components and is responsible for the following activities:</w:t>
      </w:r>
    </w:p>
    <w:p w14:paraId="2E1B25D0" w14:textId="77777777" w:rsidR="004E179C" w:rsidRDefault="004E179C" w:rsidP="00EF006F">
      <w:pPr>
        <w:numPr>
          <w:ilvl w:val="0"/>
          <w:numId w:val="38"/>
        </w:numPr>
      </w:pPr>
      <w:r>
        <w:t>Application (Cod</w:t>
      </w:r>
      <w:r w:rsidR="00F81039">
        <w:t>e) s</w:t>
      </w:r>
      <w:r>
        <w:t>upport for the Payment Validation Service</w:t>
      </w:r>
    </w:p>
    <w:p w14:paraId="2E1B25D1" w14:textId="77777777" w:rsidR="00443B13" w:rsidRDefault="00443B13" w:rsidP="00EF006F">
      <w:pPr>
        <w:numPr>
          <w:ilvl w:val="0"/>
          <w:numId w:val="38"/>
        </w:numPr>
      </w:pPr>
      <w:r>
        <w:t>Provide CGI with code fixes for defect resolution</w:t>
      </w:r>
    </w:p>
    <w:p w14:paraId="2E1B25D2" w14:textId="77777777" w:rsidR="004E179C" w:rsidRDefault="00443B13" w:rsidP="00EF006F">
      <w:pPr>
        <w:numPr>
          <w:ilvl w:val="0"/>
          <w:numId w:val="38"/>
        </w:numPr>
      </w:pPr>
      <w:r>
        <w:t>Interface</w:t>
      </w:r>
      <w:r w:rsidR="004E179C">
        <w:t xml:space="preserve"> with </w:t>
      </w:r>
      <w:r>
        <w:t xml:space="preserve">CGI MAS </w:t>
      </w:r>
      <w:r w:rsidR="003912B5">
        <w:t>DTS-</w:t>
      </w:r>
      <w:r>
        <w:t xml:space="preserve">PVS, </w:t>
      </w:r>
      <w:r w:rsidR="004E179C">
        <w:t>Pa</w:t>
      </w:r>
      <w:r>
        <w:t>yPal, and Equifax, Prism, and CGI MAS DTS</w:t>
      </w:r>
      <w:r w:rsidR="003912B5">
        <w:t>-RTS</w:t>
      </w:r>
      <w:r>
        <w:t xml:space="preserve"> as required for code resolution</w:t>
      </w:r>
    </w:p>
    <w:p w14:paraId="2E1B25D3" w14:textId="77777777" w:rsidR="00443B13" w:rsidDel="006E4B8A" w:rsidRDefault="00443B13" w:rsidP="00EF006F">
      <w:pPr>
        <w:numPr>
          <w:ilvl w:val="0"/>
          <w:numId w:val="38"/>
        </w:numPr>
        <w:rPr>
          <w:del w:id="1537" w:author="Giacomini-Varvarigos, Maria" w:date="2013-02-07T13:47:00Z"/>
        </w:rPr>
      </w:pPr>
      <w:r>
        <w:t xml:space="preserve">Responsible to inform CGI MAS </w:t>
      </w:r>
      <w:r w:rsidR="003912B5">
        <w:t>DTS-</w:t>
      </w:r>
      <w:r>
        <w:t>PVS upon defect resolution</w:t>
      </w:r>
    </w:p>
    <w:p w14:paraId="2E1B25D4" w14:textId="77777777" w:rsidR="004E179C" w:rsidRPr="00443B13" w:rsidRDefault="004E179C" w:rsidP="004E179C">
      <w:pPr>
        <w:numPr>
          <w:ilvl w:val="0"/>
          <w:numId w:val="38"/>
        </w:numPr>
      </w:pPr>
    </w:p>
    <w:p w14:paraId="2E1B25D5" w14:textId="77777777" w:rsidR="00351B15" w:rsidRDefault="00351B15" w:rsidP="00351B15"/>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663"/>
        <w:gridCol w:w="2590"/>
        <w:gridCol w:w="2693"/>
        <w:gridCol w:w="1843"/>
      </w:tblGrid>
      <w:tr w:rsidR="000178CE" w:rsidRPr="00BC6F8A" w14:paraId="2E1B25DA" w14:textId="77777777" w:rsidTr="000178CE">
        <w:tc>
          <w:tcPr>
            <w:tcW w:w="1663" w:type="dxa"/>
            <w:tcBorders>
              <w:top w:val="double" w:sz="4" w:space="0" w:color="auto"/>
              <w:left w:val="double" w:sz="4" w:space="0" w:color="auto"/>
              <w:bottom w:val="single" w:sz="6" w:space="0" w:color="auto"/>
              <w:right w:val="single" w:sz="6" w:space="0" w:color="auto"/>
            </w:tcBorders>
            <w:shd w:val="clear" w:color="auto" w:fill="E6E6E6"/>
          </w:tcPr>
          <w:p w14:paraId="2E1B25D6" w14:textId="77777777" w:rsidR="000178CE" w:rsidRPr="00BC6F8A" w:rsidRDefault="000178CE" w:rsidP="00004CF0">
            <w:pPr>
              <w:pStyle w:val="TableHeading"/>
            </w:pPr>
            <w:r w:rsidRPr="00BC6F8A">
              <w:lastRenderedPageBreak/>
              <w:t>Role</w:t>
            </w:r>
          </w:p>
        </w:tc>
        <w:tc>
          <w:tcPr>
            <w:tcW w:w="2590" w:type="dxa"/>
            <w:tcBorders>
              <w:top w:val="double" w:sz="4" w:space="0" w:color="auto"/>
              <w:left w:val="single" w:sz="6" w:space="0" w:color="auto"/>
              <w:bottom w:val="single" w:sz="6" w:space="0" w:color="auto"/>
              <w:right w:val="single" w:sz="6" w:space="0" w:color="auto"/>
            </w:tcBorders>
            <w:shd w:val="clear" w:color="auto" w:fill="E6E6E6"/>
          </w:tcPr>
          <w:p w14:paraId="2E1B25D7" w14:textId="77777777" w:rsidR="000178CE" w:rsidRPr="00BC6F8A" w:rsidRDefault="000178CE" w:rsidP="00004CF0">
            <w:pPr>
              <w:pStyle w:val="TableHeading"/>
              <w:rPr>
                <w:lang w:val="de-DE"/>
              </w:rPr>
            </w:pPr>
            <w:r w:rsidRPr="00BC6F8A">
              <w:rPr>
                <w:lang w:val="de-DE"/>
              </w:rPr>
              <w:t>Name</w:t>
            </w:r>
          </w:p>
        </w:tc>
        <w:tc>
          <w:tcPr>
            <w:tcW w:w="2693" w:type="dxa"/>
            <w:tcBorders>
              <w:top w:val="double" w:sz="4" w:space="0" w:color="auto"/>
              <w:left w:val="single" w:sz="6" w:space="0" w:color="auto"/>
              <w:bottom w:val="single" w:sz="6" w:space="0" w:color="auto"/>
              <w:right w:val="single" w:sz="6" w:space="0" w:color="auto"/>
            </w:tcBorders>
            <w:shd w:val="clear" w:color="auto" w:fill="E6E6E6"/>
          </w:tcPr>
          <w:p w14:paraId="2E1B25D8" w14:textId="77777777" w:rsidR="000178CE" w:rsidRPr="00BC6F8A" w:rsidRDefault="000178CE" w:rsidP="00004CF0">
            <w:pPr>
              <w:pStyle w:val="TableHeading"/>
            </w:pPr>
            <w:r w:rsidRPr="00BC6F8A">
              <w:t>Phone</w:t>
            </w:r>
          </w:p>
        </w:tc>
        <w:tc>
          <w:tcPr>
            <w:tcW w:w="1843" w:type="dxa"/>
            <w:tcBorders>
              <w:top w:val="double" w:sz="4" w:space="0" w:color="auto"/>
              <w:left w:val="single" w:sz="6" w:space="0" w:color="auto"/>
              <w:bottom w:val="single" w:sz="6" w:space="0" w:color="auto"/>
              <w:right w:val="double" w:sz="4" w:space="0" w:color="auto"/>
            </w:tcBorders>
            <w:shd w:val="clear" w:color="auto" w:fill="E6E6E6"/>
          </w:tcPr>
          <w:p w14:paraId="2E1B25D9" w14:textId="77777777" w:rsidR="000178CE" w:rsidRPr="00BC6F8A" w:rsidRDefault="000178CE" w:rsidP="00004CF0">
            <w:pPr>
              <w:pStyle w:val="TableHeading"/>
            </w:pPr>
            <w:r w:rsidRPr="00BC6F8A">
              <w:t>Pager</w:t>
            </w:r>
            <w:r>
              <w:t>/Cell</w:t>
            </w:r>
          </w:p>
        </w:tc>
      </w:tr>
      <w:tr w:rsidR="000178CE" w:rsidRPr="00BC6F8A" w14:paraId="2E1B25DF" w14:textId="77777777" w:rsidTr="000178CE">
        <w:tc>
          <w:tcPr>
            <w:tcW w:w="1663" w:type="dxa"/>
            <w:tcBorders>
              <w:top w:val="single" w:sz="6" w:space="0" w:color="auto"/>
              <w:left w:val="double" w:sz="4" w:space="0" w:color="auto"/>
              <w:bottom w:val="single" w:sz="6" w:space="0" w:color="auto"/>
              <w:right w:val="single" w:sz="6" w:space="0" w:color="auto"/>
            </w:tcBorders>
          </w:tcPr>
          <w:p w14:paraId="2E1B25DB" w14:textId="77777777" w:rsidR="000178CE" w:rsidRPr="00ED73D0" w:rsidRDefault="000178CE" w:rsidP="00004CF0">
            <w:pPr>
              <w:pStyle w:val="TableText"/>
              <w:rPr>
                <w:rFonts w:cs="Arial"/>
                <w:szCs w:val="16"/>
              </w:rPr>
            </w:pPr>
            <w:r w:rsidRPr="00ED73D0">
              <w:rPr>
                <w:rFonts w:cs="Arial"/>
                <w:szCs w:val="16"/>
              </w:rPr>
              <w:t>Duty Pager</w:t>
            </w:r>
          </w:p>
        </w:tc>
        <w:tc>
          <w:tcPr>
            <w:tcW w:w="2590" w:type="dxa"/>
            <w:tcBorders>
              <w:top w:val="single" w:sz="6" w:space="0" w:color="auto"/>
              <w:left w:val="single" w:sz="6" w:space="0" w:color="auto"/>
              <w:bottom w:val="single" w:sz="6" w:space="0" w:color="auto"/>
              <w:right w:val="single" w:sz="6" w:space="0" w:color="auto"/>
            </w:tcBorders>
          </w:tcPr>
          <w:p w14:paraId="2E1B25DC" w14:textId="77777777" w:rsidR="000178CE" w:rsidRPr="00ED73D0" w:rsidRDefault="000178CE" w:rsidP="00004CF0">
            <w:pPr>
              <w:pStyle w:val="TableText"/>
              <w:rPr>
                <w:rFonts w:cs="Arial"/>
                <w:szCs w:val="16"/>
              </w:rPr>
            </w:pPr>
            <w:r w:rsidRPr="00ED73D0">
              <w:rPr>
                <w:rFonts w:cs="Arial"/>
                <w:szCs w:val="16"/>
              </w:rPr>
              <w:t>N/A</w:t>
            </w:r>
          </w:p>
        </w:tc>
        <w:tc>
          <w:tcPr>
            <w:tcW w:w="2693" w:type="dxa"/>
            <w:tcBorders>
              <w:top w:val="single" w:sz="6" w:space="0" w:color="auto"/>
              <w:left w:val="single" w:sz="6" w:space="0" w:color="auto"/>
              <w:bottom w:val="single" w:sz="6" w:space="0" w:color="auto"/>
              <w:right w:val="single" w:sz="6" w:space="0" w:color="auto"/>
            </w:tcBorders>
          </w:tcPr>
          <w:p w14:paraId="2E1B25DD" w14:textId="77777777" w:rsidR="000178CE" w:rsidRPr="00ED73D0" w:rsidRDefault="000178CE" w:rsidP="00004CF0">
            <w:pPr>
              <w:pStyle w:val="TableText"/>
              <w:rPr>
                <w:rFonts w:cs="Arial"/>
                <w:szCs w:val="16"/>
              </w:rPr>
            </w:pPr>
            <w:r w:rsidRPr="00ED73D0">
              <w:rPr>
                <w:rFonts w:cs="Arial"/>
                <w:szCs w:val="16"/>
              </w:rPr>
              <w:t>N/A</w:t>
            </w:r>
          </w:p>
        </w:tc>
        <w:tc>
          <w:tcPr>
            <w:tcW w:w="1843" w:type="dxa"/>
            <w:tcBorders>
              <w:top w:val="single" w:sz="6" w:space="0" w:color="auto"/>
              <w:left w:val="single" w:sz="6" w:space="0" w:color="auto"/>
              <w:bottom w:val="single" w:sz="6" w:space="0" w:color="auto"/>
              <w:right w:val="double" w:sz="4" w:space="0" w:color="auto"/>
            </w:tcBorders>
          </w:tcPr>
          <w:p w14:paraId="2E1B25DE" w14:textId="77777777" w:rsidR="000178CE" w:rsidRPr="00ED73D0" w:rsidRDefault="000178CE" w:rsidP="00004CF0">
            <w:pPr>
              <w:pStyle w:val="TableText"/>
              <w:rPr>
                <w:rFonts w:cs="Arial"/>
                <w:szCs w:val="16"/>
              </w:rPr>
            </w:pPr>
            <w:r w:rsidRPr="00ED73D0">
              <w:rPr>
                <w:rFonts w:cs="Arial"/>
                <w:szCs w:val="16"/>
              </w:rPr>
              <w:t>416-232-5525</w:t>
            </w:r>
          </w:p>
        </w:tc>
      </w:tr>
      <w:tr w:rsidR="000178CE" w:rsidRPr="00BC6F8A" w14:paraId="2E1B25E5" w14:textId="77777777" w:rsidTr="000178CE">
        <w:tc>
          <w:tcPr>
            <w:tcW w:w="1663" w:type="dxa"/>
            <w:tcBorders>
              <w:top w:val="single" w:sz="6" w:space="0" w:color="auto"/>
              <w:left w:val="double" w:sz="4" w:space="0" w:color="auto"/>
              <w:bottom w:val="single" w:sz="6" w:space="0" w:color="auto"/>
              <w:right w:val="single" w:sz="6" w:space="0" w:color="auto"/>
            </w:tcBorders>
          </w:tcPr>
          <w:p w14:paraId="2E1B25E0" w14:textId="77777777" w:rsidR="000178CE" w:rsidRPr="00ED73D0" w:rsidRDefault="000178CE" w:rsidP="00004CF0">
            <w:pPr>
              <w:pStyle w:val="TableText"/>
              <w:rPr>
                <w:rFonts w:cs="Arial"/>
                <w:szCs w:val="16"/>
              </w:rPr>
            </w:pPr>
            <w:r w:rsidRPr="00ED73D0">
              <w:rPr>
                <w:rFonts w:cs="Arial"/>
                <w:szCs w:val="16"/>
              </w:rPr>
              <w:t>Primary</w:t>
            </w:r>
          </w:p>
        </w:tc>
        <w:tc>
          <w:tcPr>
            <w:tcW w:w="2590" w:type="dxa"/>
            <w:tcBorders>
              <w:top w:val="single" w:sz="6" w:space="0" w:color="auto"/>
              <w:left w:val="single" w:sz="6" w:space="0" w:color="auto"/>
              <w:bottom w:val="single" w:sz="6" w:space="0" w:color="auto"/>
              <w:right w:val="single" w:sz="6" w:space="0" w:color="auto"/>
            </w:tcBorders>
          </w:tcPr>
          <w:p w14:paraId="2E1B25E1" w14:textId="77777777" w:rsidR="000178CE" w:rsidRPr="0060251D" w:rsidRDefault="000178CE" w:rsidP="00004CF0">
            <w:pPr>
              <w:pStyle w:val="TableText"/>
              <w:rPr>
                <w:rFonts w:cs="Arial"/>
                <w:szCs w:val="16"/>
                <w:lang w:val="fr-CA"/>
              </w:rPr>
            </w:pPr>
            <w:r w:rsidRPr="0060251D">
              <w:rPr>
                <w:rFonts w:cs="Arial"/>
                <w:szCs w:val="16"/>
                <w:lang w:val="fr-CA"/>
              </w:rPr>
              <w:t>Fernando Mendoza</w:t>
            </w:r>
          </w:p>
          <w:p w14:paraId="2E1B25E2" w14:textId="77777777" w:rsidR="000178CE" w:rsidRPr="0060251D" w:rsidRDefault="00DD62E0" w:rsidP="00004CF0">
            <w:pPr>
              <w:pStyle w:val="TableText"/>
              <w:rPr>
                <w:rFonts w:cs="Arial"/>
                <w:szCs w:val="16"/>
                <w:lang w:val="fr-CA"/>
              </w:rPr>
            </w:pPr>
            <w:hyperlink r:id="rId66" w:history="1">
              <w:r w:rsidR="000178CE" w:rsidRPr="0060251D">
                <w:rPr>
                  <w:rStyle w:val="Hyperlink"/>
                  <w:rFonts w:cs="Arial"/>
                  <w:szCs w:val="16"/>
                  <w:lang w:val="fr-CA"/>
                </w:rPr>
                <w:t>mendoza@ca.ibm.com</w:t>
              </w:r>
            </w:hyperlink>
            <w:r w:rsidR="000178CE" w:rsidRPr="0060251D">
              <w:rPr>
                <w:rFonts w:cs="Arial"/>
                <w:szCs w:val="16"/>
                <w:lang w:val="fr-CA"/>
              </w:rPr>
              <w:t xml:space="preserve">  </w:t>
            </w:r>
          </w:p>
        </w:tc>
        <w:tc>
          <w:tcPr>
            <w:tcW w:w="2693" w:type="dxa"/>
            <w:tcBorders>
              <w:top w:val="single" w:sz="6" w:space="0" w:color="auto"/>
              <w:left w:val="single" w:sz="6" w:space="0" w:color="auto"/>
              <w:bottom w:val="single" w:sz="6" w:space="0" w:color="auto"/>
              <w:right w:val="single" w:sz="6" w:space="0" w:color="auto"/>
            </w:tcBorders>
          </w:tcPr>
          <w:p w14:paraId="2E1B25E3" w14:textId="77777777" w:rsidR="000178CE" w:rsidRPr="00ED73D0" w:rsidRDefault="000178CE" w:rsidP="00004CF0">
            <w:pPr>
              <w:pStyle w:val="TableText"/>
              <w:rPr>
                <w:rFonts w:cs="Arial"/>
                <w:szCs w:val="16"/>
              </w:rPr>
            </w:pPr>
            <w:r>
              <w:rPr>
                <w:rFonts w:cs="Arial"/>
                <w:szCs w:val="16"/>
              </w:rPr>
              <w:t>416-478-9360 x</w:t>
            </w:r>
            <w:r w:rsidRPr="00ED73D0">
              <w:rPr>
                <w:rFonts w:cs="Arial"/>
                <w:szCs w:val="16"/>
              </w:rPr>
              <w:t>89360</w:t>
            </w:r>
          </w:p>
        </w:tc>
        <w:tc>
          <w:tcPr>
            <w:tcW w:w="1843" w:type="dxa"/>
            <w:tcBorders>
              <w:top w:val="single" w:sz="6" w:space="0" w:color="auto"/>
              <w:left w:val="single" w:sz="6" w:space="0" w:color="auto"/>
              <w:bottom w:val="single" w:sz="6" w:space="0" w:color="auto"/>
              <w:right w:val="double" w:sz="4" w:space="0" w:color="auto"/>
            </w:tcBorders>
          </w:tcPr>
          <w:p w14:paraId="2E1B25E4" w14:textId="77777777" w:rsidR="000178CE" w:rsidRPr="00ED73D0" w:rsidRDefault="000178CE" w:rsidP="00004CF0">
            <w:pPr>
              <w:pStyle w:val="TableText"/>
              <w:rPr>
                <w:rFonts w:cs="Arial"/>
                <w:szCs w:val="16"/>
              </w:rPr>
            </w:pPr>
          </w:p>
        </w:tc>
      </w:tr>
      <w:tr w:rsidR="000178CE" w:rsidRPr="00BC6F8A" w14:paraId="2E1B25EA" w14:textId="77777777" w:rsidTr="000178CE">
        <w:tc>
          <w:tcPr>
            <w:tcW w:w="1663" w:type="dxa"/>
            <w:tcBorders>
              <w:top w:val="single" w:sz="6" w:space="0" w:color="auto"/>
              <w:left w:val="double" w:sz="4" w:space="0" w:color="auto"/>
              <w:bottom w:val="double" w:sz="4" w:space="0" w:color="auto"/>
              <w:right w:val="single" w:sz="6" w:space="0" w:color="auto"/>
            </w:tcBorders>
          </w:tcPr>
          <w:p w14:paraId="2E1B25E6" w14:textId="77777777" w:rsidR="000178CE" w:rsidRPr="00ED73D0" w:rsidRDefault="000178CE" w:rsidP="00004CF0">
            <w:pPr>
              <w:pStyle w:val="TableText"/>
              <w:rPr>
                <w:rFonts w:cs="Arial"/>
                <w:szCs w:val="16"/>
              </w:rPr>
            </w:pPr>
            <w:r w:rsidRPr="00ED73D0">
              <w:rPr>
                <w:rFonts w:cs="Arial"/>
                <w:szCs w:val="16"/>
              </w:rPr>
              <w:t>Manager</w:t>
            </w:r>
          </w:p>
        </w:tc>
        <w:tc>
          <w:tcPr>
            <w:tcW w:w="2590" w:type="dxa"/>
            <w:tcBorders>
              <w:top w:val="single" w:sz="6" w:space="0" w:color="auto"/>
              <w:left w:val="single" w:sz="6" w:space="0" w:color="auto"/>
              <w:bottom w:val="double" w:sz="4" w:space="0" w:color="auto"/>
              <w:right w:val="single" w:sz="6" w:space="0" w:color="auto"/>
            </w:tcBorders>
          </w:tcPr>
          <w:p w14:paraId="2E1B25E7" w14:textId="77777777" w:rsidR="000178CE" w:rsidRPr="00ED73D0" w:rsidRDefault="000178CE" w:rsidP="00004CF0">
            <w:pPr>
              <w:pStyle w:val="TableText"/>
              <w:rPr>
                <w:rFonts w:cs="Arial"/>
                <w:szCs w:val="16"/>
                <w:lang w:val="de-DE"/>
              </w:rPr>
            </w:pPr>
            <w:r w:rsidRPr="00ED73D0">
              <w:rPr>
                <w:rFonts w:cs="Arial"/>
                <w:szCs w:val="16"/>
                <w:lang w:val="de-DE"/>
              </w:rPr>
              <w:t>Kamal Dubey</w:t>
            </w:r>
            <w:r w:rsidRPr="00ED73D0">
              <w:rPr>
                <w:rFonts w:cs="Arial"/>
                <w:szCs w:val="16"/>
                <w:lang w:val="de-DE"/>
              </w:rPr>
              <w:br/>
            </w:r>
            <w:r w:rsidR="005539F4">
              <w:fldChar w:fldCharType="begin"/>
            </w:r>
            <w:r w:rsidR="005539F4">
              <w:instrText xml:space="preserve"> HYPERLINK "mailto:kdubey@ca.ibm.com" </w:instrText>
            </w:r>
            <w:r w:rsidR="005539F4">
              <w:fldChar w:fldCharType="separate"/>
            </w:r>
            <w:r w:rsidRPr="00ED73D0">
              <w:rPr>
                <w:rStyle w:val="Hyperlink"/>
                <w:rFonts w:cs="Arial"/>
                <w:lang w:val="de-DE"/>
              </w:rPr>
              <w:t>kdubey@ca.ibm.com</w:t>
            </w:r>
            <w:r w:rsidR="005539F4">
              <w:rPr>
                <w:rStyle w:val="Hyperlink"/>
                <w:rFonts w:cs="Arial"/>
                <w:lang w:val="de-DE"/>
              </w:rPr>
              <w:fldChar w:fldCharType="end"/>
            </w:r>
            <w:r w:rsidRPr="00ED73D0">
              <w:rPr>
                <w:rFonts w:cs="Arial"/>
                <w:szCs w:val="16"/>
                <w:lang w:val="de-DE"/>
              </w:rPr>
              <w:t xml:space="preserve">  </w:t>
            </w:r>
          </w:p>
        </w:tc>
        <w:tc>
          <w:tcPr>
            <w:tcW w:w="2693" w:type="dxa"/>
            <w:tcBorders>
              <w:top w:val="single" w:sz="6" w:space="0" w:color="auto"/>
              <w:left w:val="single" w:sz="6" w:space="0" w:color="auto"/>
              <w:bottom w:val="double" w:sz="4" w:space="0" w:color="auto"/>
              <w:right w:val="single" w:sz="6" w:space="0" w:color="auto"/>
            </w:tcBorders>
          </w:tcPr>
          <w:p w14:paraId="2E1B25E8" w14:textId="77777777" w:rsidR="000178CE" w:rsidRPr="00ED73D0" w:rsidRDefault="000178CE" w:rsidP="00004CF0">
            <w:pPr>
              <w:pStyle w:val="TableText"/>
              <w:rPr>
                <w:rFonts w:cs="Arial"/>
                <w:szCs w:val="16"/>
              </w:rPr>
            </w:pPr>
            <w:r w:rsidRPr="00ED73D0">
              <w:rPr>
                <w:rFonts w:cs="Arial"/>
                <w:szCs w:val="16"/>
              </w:rPr>
              <w:t>905-316-0579</w:t>
            </w:r>
          </w:p>
        </w:tc>
        <w:tc>
          <w:tcPr>
            <w:tcW w:w="1843" w:type="dxa"/>
            <w:tcBorders>
              <w:top w:val="single" w:sz="6" w:space="0" w:color="auto"/>
              <w:left w:val="single" w:sz="6" w:space="0" w:color="auto"/>
              <w:bottom w:val="double" w:sz="4" w:space="0" w:color="auto"/>
              <w:right w:val="double" w:sz="4" w:space="0" w:color="auto"/>
            </w:tcBorders>
          </w:tcPr>
          <w:p w14:paraId="2E1B25E9" w14:textId="77777777" w:rsidR="000178CE" w:rsidRPr="00ED73D0" w:rsidRDefault="000178CE" w:rsidP="00004CF0">
            <w:pPr>
              <w:pStyle w:val="TableText"/>
              <w:rPr>
                <w:rFonts w:cs="Arial"/>
                <w:szCs w:val="16"/>
              </w:rPr>
            </w:pPr>
            <w:r w:rsidRPr="00ED73D0">
              <w:rPr>
                <w:rFonts w:cs="Arial"/>
                <w:szCs w:val="16"/>
              </w:rPr>
              <w:t>905-301-5314 cell</w:t>
            </w:r>
          </w:p>
        </w:tc>
      </w:tr>
    </w:tbl>
    <w:p w14:paraId="2E1B25EB" w14:textId="77777777" w:rsidR="00351B15" w:rsidRDefault="00351B15" w:rsidP="00351B15">
      <w:pPr>
        <w:spacing w:before="0" w:after="0"/>
      </w:pPr>
    </w:p>
    <w:p w14:paraId="2E1B25EC" w14:textId="77777777" w:rsidR="00F6031F" w:rsidRPr="00F6031F" w:rsidRDefault="00F6031F" w:rsidP="00F6031F"/>
    <w:p w14:paraId="2E1B25ED" w14:textId="77777777" w:rsidR="00D56C3A" w:rsidRDefault="00D56C3A" w:rsidP="00D56C3A">
      <w:pPr>
        <w:pStyle w:val="Heading3"/>
      </w:pPr>
      <w:bookmarkStart w:id="1538" w:name="_Oracle_-_Weblogic"/>
      <w:bookmarkStart w:id="1539" w:name="_Toc352915496"/>
      <w:bookmarkEnd w:id="1538"/>
      <w:r>
        <w:t xml:space="preserve">Oracle - </w:t>
      </w:r>
      <w:proofErr w:type="spellStart"/>
      <w:r>
        <w:t>Weblogic</w:t>
      </w:r>
      <w:proofErr w:type="spellEnd"/>
      <w:r>
        <w:t xml:space="preserve"> Support</w:t>
      </w:r>
      <w:bookmarkEnd w:id="1539"/>
    </w:p>
    <w:p w14:paraId="2E1B25EE" w14:textId="77777777" w:rsidR="00000575" w:rsidRDefault="00000575" w:rsidP="004E179C">
      <w:r>
        <w:t xml:space="preserve">Oracle provides </w:t>
      </w:r>
      <w:proofErr w:type="spellStart"/>
      <w:r>
        <w:t>Weblogic</w:t>
      </w:r>
      <w:proofErr w:type="spellEnd"/>
      <w:r>
        <w:t xml:space="preserve"> support.</w:t>
      </w:r>
    </w:p>
    <w:tbl>
      <w:tblPr>
        <w:tblW w:w="793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410"/>
        <w:gridCol w:w="5528"/>
      </w:tblGrid>
      <w:tr w:rsidR="00000575" w:rsidRPr="00412121" w14:paraId="2E1B25F1" w14:textId="77777777" w:rsidTr="00000575">
        <w:tc>
          <w:tcPr>
            <w:tcW w:w="2410" w:type="dxa"/>
          </w:tcPr>
          <w:p w14:paraId="2E1B25EF" w14:textId="77777777" w:rsidR="00000575" w:rsidRPr="00000575" w:rsidRDefault="00000575" w:rsidP="00000575">
            <w:pPr>
              <w:pStyle w:val="TableText"/>
              <w:rPr>
                <w:rFonts w:cs="Arial"/>
                <w:b/>
                <w:szCs w:val="16"/>
              </w:rPr>
            </w:pPr>
            <w:r w:rsidRPr="00000575">
              <w:rPr>
                <w:rFonts w:cs="Arial"/>
                <w:b/>
                <w:szCs w:val="16"/>
              </w:rPr>
              <w:t xml:space="preserve">Oracle </w:t>
            </w:r>
            <w:proofErr w:type="spellStart"/>
            <w:r>
              <w:rPr>
                <w:rFonts w:cs="Arial"/>
                <w:b/>
                <w:szCs w:val="16"/>
              </w:rPr>
              <w:t>Weblogic</w:t>
            </w:r>
            <w:proofErr w:type="spellEnd"/>
            <w:r>
              <w:rPr>
                <w:rFonts w:cs="Arial"/>
                <w:b/>
                <w:szCs w:val="16"/>
              </w:rPr>
              <w:t xml:space="preserve"> S</w:t>
            </w:r>
            <w:r w:rsidRPr="00000575">
              <w:rPr>
                <w:rFonts w:cs="Arial"/>
                <w:b/>
                <w:szCs w:val="16"/>
              </w:rPr>
              <w:t>upport</w:t>
            </w:r>
          </w:p>
        </w:tc>
        <w:tc>
          <w:tcPr>
            <w:tcW w:w="5528" w:type="dxa"/>
          </w:tcPr>
          <w:p w14:paraId="2E1B25F0" w14:textId="77777777" w:rsidR="00000575" w:rsidRPr="00572063" w:rsidRDefault="00DD62E0" w:rsidP="00B837AA">
            <w:pPr>
              <w:pStyle w:val="TableText"/>
              <w:rPr>
                <w:rStyle w:val="Hyperlink"/>
                <w:rFonts w:cs="Arial"/>
                <w:szCs w:val="16"/>
              </w:rPr>
            </w:pPr>
            <w:hyperlink r:id="rId67" w:history="1">
              <w:r w:rsidR="00000575">
                <w:rPr>
                  <w:rStyle w:val="Hyperlink"/>
                </w:rPr>
                <w:t>https://support.oracle.com/CSP/ui/flash.html</w:t>
              </w:r>
            </w:hyperlink>
          </w:p>
        </w:tc>
      </w:tr>
      <w:tr w:rsidR="00000575" w:rsidRPr="00412121" w14:paraId="2E1B25F4" w14:textId="77777777" w:rsidTr="00000575">
        <w:tc>
          <w:tcPr>
            <w:tcW w:w="2410" w:type="dxa"/>
            <w:tcBorders>
              <w:bottom w:val="double" w:sz="4" w:space="0" w:color="auto"/>
            </w:tcBorders>
          </w:tcPr>
          <w:p w14:paraId="2E1B25F2" w14:textId="77777777" w:rsidR="00000575" w:rsidRPr="00000575" w:rsidRDefault="00000575" w:rsidP="00B837AA">
            <w:pPr>
              <w:pStyle w:val="TableText"/>
              <w:rPr>
                <w:rFonts w:cs="Arial"/>
                <w:b/>
                <w:szCs w:val="16"/>
              </w:rPr>
            </w:pPr>
            <w:r w:rsidRPr="00000575">
              <w:rPr>
                <w:rFonts w:cs="Arial"/>
                <w:b/>
                <w:szCs w:val="16"/>
              </w:rPr>
              <w:t>Bell Canada Support ID</w:t>
            </w:r>
          </w:p>
        </w:tc>
        <w:tc>
          <w:tcPr>
            <w:tcW w:w="5528" w:type="dxa"/>
            <w:tcBorders>
              <w:bottom w:val="double" w:sz="4" w:space="0" w:color="auto"/>
            </w:tcBorders>
          </w:tcPr>
          <w:p w14:paraId="2E1B25F3" w14:textId="77777777" w:rsidR="00000575" w:rsidRDefault="00ED39C8" w:rsidP="00B837AA">
            <w:pPr>
              <w:pStyle w:val="TableText"/>
            </w:pPr>
            <w:ins w:id="1540" w:author="CGI" w:date="2013-08-26T15:34:00Z">
              <w:r>
                <w:t>18072385</w:t>
              </w:r>
            </w:ins>
            <w:del w:id="1541" w:author="CGI" w:date="2013-08-26T15:34:00Z">
              <w:r w:rsidR="00000575" w:rsidDel="00ED39C8">
                <w:delText>15982269</w:delText>
              </w:r>
            </w:del>
          </w:p>
        </w:tc>
      </w:tr>
    </w:tbl>
    <w:p w14:paraId="2E1B25F5" w14:textId="77777777" w:rsidR="00000575" w:rsidRDefault="00000575" w:rsidP="00E61497">
      <w:pPr>
        <w:rPr>
          <w:rStyle w:val="Heading3Char"/>
        </w:rPr>
      </w:pPr>
    </w:p>
    <w:p w14:paraId="2E1B25F6" w14:textId="77777777" w:rsidR="00652B57" w:rsidRPr="00652B57" w:rsidRDefault="00652B57" w:rsidP="00652B57">
      <w:pPr>
        <w:pStyle w:val="Heading3"/>
      </w:pPr>
      <w:bookmarkStart w:id="1542" w:name="_Red_Hat"/>
      <w:bookmarkStart w:id="1543" w:name="_Toc316563100"/>
      <w:bookmarkStart w:id="1544" w:name="_Toc352915497"/>
      <w:bookmarkEnd w:id="1542"/>
      <w:r w:rsidRPr="00652B57">
        <w:t>Red Hat</w:t>
      </w:r>
      <w:bookmarkEnd w:id="1543"/>
      <w:bookmarkEnd w:id="1544"/>
    </w:p>
    <w:p w14:paraId="2E1B25F7" w14:textId="77777777" w:rsidR="00652B57" w:rsidRPr="009876E3" w:rsidRDefault="00652B57" w:rsidP="00652B57">
      <w:r>
        <w:t xml:space="preserve">Red Hat (the company) </w:t>
      </w:r>
      <w:r w:rsidR="006F1071">
        <w:t>provides support of the Linux operating system.</w:t>
      </w:r>
    </w:p>
    <w:tbl>
      <w:tblPr>
        <w:tblW w:w="793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27"/>
        <w:gridCol w:w="1842"/>
        <w:gridCol w:w="2127"/>
        <w:gridCol w:w="1842"/>
      </w:tblGrid>
      <w:tr w:rsidR="00652B57" w:rsidRPr="00412121" w14:paraId="2E1B25FC" w14:textId="77777777" w:rsidTr="00000575">
        <w:trPr>
          <w:trHeight w:val="377"/>
        </w:trPr>
        <w:tc>
          <w:tcPr>
            <w:tcW w:w="2127" w:type="dxa"/>
            <w:tcBorders>
              <w:top w:val="double" w:sz="4" w:space="0" w:color="auto"/>
              <w:bottom w:val="single" w:sz="6" w:space="0" w:color="auto"/>
            </w:tcBorders>
            <w:shd w:val="pct10" w:color="auto" w:fill="FFFFFF"/>
          </w:tcPr>
          <w:p w14:paraId="2E1B25F8" w14:textId="77777777" w:rsidR="00652B57" w:rsidRPr="00B140B1" w:rsidRDefault="00652B57" w:rsidP="00305361">
            <w:r w:rsidRPr="00B140B1">
              <w:t>Role</w:t>
            </w:r>
          </w:p>
        </w:tc>
        <w:tc>
          <w:tcPr>
            <w:tcW w:w="1842" w:type="dxa"/>
            <w:tcBorders>
              <w:top w:val="double" w:sz="4" w:space="0" w:color="auto"/>
              <w:bottom w:val="single" w:sz="6" w:space="0" w:color="auto"/>
            </w:tcBorders>
            <w:shd w:val="pct10" w:color="auto" w:fill="FFFFFF"/>
          </w:tcPr>
          <w:p w14:paraId="2E1B25F9" w14:textId="77777777" w:rsidR="00652B57" w:rsidRPr="00B140B1" w:rsidRDefault="00652B57" w:rsidP="00305361">
            <w:pPr>
              <w:pStyle w:val="TableHeading"/>
              <w:rPr>
                <w:szCs w:val="16"/>
              </w:rPr>
            </w:pPr>
            <w:r w:rsidRPr="00B140B1">
              <w:rPr>
                <w:szCs w:val="16"/>
              </w:rPr>
              <w:t>Name</w:t>
            </w:r>
          </w:p>
        </w:tc>
        <w:tc>
          <w:tcPr>
            <w:tcW w:w="2127" w:type="dxa"/>
            <w:tcBorders>
              <w:top w:val="double" w:sz="4" w:space="0" w:color="auto"/>
              <w:bottom w:val="single" w:sz="6" w:space="0" w:color="auto"/>
            </w:tcBorders>
            <w:shd w:val="pct10" w:color="auto" w:fill="FFFFFF"/>
          </w:tcPr>
          <w:p w14:paraId="2E1B25FA" w14:textId="77777777" w:rsidR="00652B57" w:rsidRPr="00B140B1" w:rsidRDefault="00652B57" w:rsidP="00305361">
            <w:pPr>
              <w:pStyle w:val="TableHeading"/>
              <w:rPr>
                <w:szCs w:val="16"/>
              </w:rPr>
            </w:pPr>
            <w:r w:rsidRPr="00B140B1">
              <w:rPr>
                <w:szCs w:val="16"/>
              </w:rPr>
              <w:t>Phone</w:t>
            </w:r>
          </w:p>
        </w:tc>
        <w:tc>
          <w:tcPr>
            <w:tcW w:w="1842" w:type="dxa"/>
            <w:tcBorders>
              <w:top w:val="double" w:sz="4" w:space="0" w:color="auto"/>
              <w:bottom w:val="single" w:sz="6" w:space="0" w:color="auto"/>
            </w:tcBorders>
            <w:shd w:val="pct10" w:color="auto" w:fill="FFFFFF"/>
          </w:tcPr>
          <w:p w14:paraId="2E1B25FB" w14:textId="77777777" w:rsidR="00652B57" w:rsidRPr="00B140B1" w:rsidRDefault="00652B57" w:rsidP="00305361">
            <w:pPr>
              <w:pStyle w:val="TableHeading"/>
              <w:rPr>
                <w:szCs w:val="16"/>
              </w:rPr>
            </w:pPr>
            <w:r>
              <w:rPr>
                <w:szCs w:val="16"/>
              </w:rPr>
              <w:t>e-Mail</w:t>
            </w:r>
          </w:p>
        </w:tc>
      </w:tr>
      <w:tr w:rsidR="00652B57" w:rsidRPr="009A25F2" w14:paraId="2E1B2601" w14:textId="77777777" w:rsidTr="00000575">
        <w:tc>
          <w:tcPr>
            <w:tcW w:w="2127" w:type="dxa"/>
            <w:tcBorders>
              <w:top w:val="nil"/>
            </w:tcBorders>
          </w:tcPr>
          <w:p w14:paraId="2E1B25FD" w14:textId="77777777" w:rsidR="00652B57" w:rsidRPr="00572063" w:rsidRDefault="00652B57" w:rsidP="00305361">
            <w:pPr>
              <w:pStyle w:val="TableText"/>
              <w:rPr>
                <w:rFonts w:cs="Arial"/>
                <w:szCs w:val="16"/>
              </w:rPr>
            </w:pPr>
            <w:smartTag w:uri="urn:schemas-microsoft-com:office:smarttags" w:element="City">
              <w:r w:rsidRPr="00572063">
                <w:rPr>
                  <w:rFonts w:cs="Arial"/>
                  <w:szCs w:val="16"/>
                </w:rPr>
                <w:t>Bell</w:t>
              </w:r>
            </w:smartTag>
            <w:r w:rsidRPr="00572063">
              <w:rPr>
                <w:rFonts w:cs="Arial"/>
                <w:szCs w:val="16"/>
              </w:rPr>
              <w:t xml:space="preserve"> </w:t>
            </w:r>
            <w:smartTag w:uri="urn:schemas-microsoft-com:office:smarttags" w:element="place">
              <w:smartTag w:uri="urn:schemas-microsoft-com:office:smarttags" w:element="country-region">
                <w:r w:rsidRPr="00572063">
                  <w:rPr>
                    <w:rFonts w:cs="Arial"/>
                    <w:szCs w:val="16"/>
                  </w:rPr>
                  <w:t>Canada</w:t>
                </w:r>
              </w:smartTag>
            </w:smartTag>
            <w:r w:rsidRPr="00572063">
              <w:rPr>
                <w:rFonts w:cs="Arial"/>
                <w:szCs w:val="16"/>
              </w:rPr>
              <w:t xml:space="preserve"> Prime</w:t>
            </w:r>
          </w:p>
        </w:tc>
        <w:tc>
          <w:tcPr>
            <w:tcW w:w="1842" w:type="dxa"/>
            <w:tcBorders>
              <w:top w:val="nil"/>
            </w:tcBorders>
          </w:tcPr>
          <w:p w14:paraId="2E1B25FE" w14:textId="77777777" w:rsidR="00652B57" w:rsidRPr="00572063" w:rsidRDefault="00652B57" w:rsidP="00305361">
            <w:pPr>
              <w:pStyle w:val="TableText"/>
              <w:rPr>
                <w:rFonts w:cs="Arial"/>
                <w:szCs w:val="16"/>
              </w:rPr>
            </w:pPr>
            <w:r w:rsidRPr="00572063">
              <w:rPr>
                <w:rFonts w:cs="Arial"/>
                <w:szCs w:val="16"/>
              </w:rPr>
              <w:t>N.A</w:t>
            </w:r>
          </w:p>
        </w:tc>
        <w:tc>
          <w:tcPr>
            <w:tcW w:w="2127" w:type="dxa"/>
            <w:tcBorders>
              <w:top w:val="nil"/>
            </w:tcBorders>
          </w:tcPr>
          <w:p w14:paraId="2E1B25FF" w14:textId="77777777" w:rsidR="00652B57" w:rsidRPr="00572063" w:rsidRDefault="00652B57" w:rsidP="00305361">
            <w:pPr>
              <w:pStyle w:val="TableText"/>
              <w:rPr>
                <w:rFonts w:cs="Arial"/>
                <w:szCs w:val="16"/>
              </w:rPr>
            </w:pPr>
            <w:r w:rsidRPr="00572063">
              <w:rPr>
                <w:rFonts w:cs="Arial"/>
                <w:szCs w:val="16"/>
              </w:rPr>
              <w:t>N/A</w:t>
            </w:r>
          </w:p>
        </w:tc>
        <w:tc>
          <w:tcPr>
            <w:tcW w:w="1842" w:type="dxa"/>
            <w:tcBorders>
              <w:top w:val="nil"/>
            </w:tcBorders>
          </w:tcPr>
          <w:p w14:paraId="2E1B2600" w14:textId="77777777" w:rsidR="00652B57" w:rsidRPr="00572063" w:rsidRDefault="00652B57" w:rsidP="00305361">
            <w:pPr>
              <w:spacing w:before="40" w:after="40"/>
              <w:jc w:val="left"/>
              <w:rPr>
                <w:rFonts w:ascii="Arial" w:hAnsi="Arial" w:cs="Arial"/>
                <w:color w:val="0000FF"/>
                <w:sz w:val="16"/>
                <w:szCs w:val="16"/>
                <w:lang w:val="en-CA"/>
              </w:rPr>
            </w:pPr>
            <w:r w:rsidRPr="00572063">
              <w:rPr>
                <w:rFonts w:ascii="Arial" w:hAnsi="Arial" w:cs="Arial"/>
                <w:sz w:val="16"/>
                <w:szCs w:val="16"/>
              </w:rPr>
              <w:t>N/A</w:t>
            </w:r>
          </w:p>
        </w:tc>
      </w:tr>
      <w:tr w:rsidR="00652B57" w:rsidRPr="00412121" w14:paraId="2E1B2606" w14:textId="77777777" w:rsidTr="00000575">
        <w:tc>
          <w:tcPr>
            <w:tcW w:w="2127" w:type="dxa"/>
          </w:tcPr>
          <w:p w14:paraId="2E1B2602" w14:textId="77777777" w:rsidR="00652B57" w:rsidRPr="00572063" w:rsidRDefault="00652B57" w:rsidP="00305361">
            <w:pPr>
              <w:pStyle w:val="TableText"/>
              <w:rPr>
                <w:rFonts w:cs="Arial"/>
                <w:szCs w:val="16"/>
              </w:rPr>
            </w:pPr>
            <w:smartTag w:uri="urn:schemas-microsoft-com:office:smarttags" w:element="City">
              <w:r w:rsidRPr="00572063">
                <w:rPr>
                  <w:rFonts w:cs="Arial"/>
                  <w:szCs w:val="16"/>
                </w:rPr>
                <w:t>Bell</w:t>
              </w:r>
            </w:smartTag>
            <w:r w:rsidRPr="00572063">
              <w:rPr>
                <w:rFonts w:cs="Arial"/>
                <w:szCs w:val="16"/>
              </w:rPr>
              <w:t xml:space="preserve"> </w:t>
            </w:r>
            <w:smartTag w:uri="urn:schemas-microsoft-com:office:smarttags" w:element="place">
              <w:smartTag w:uri="urn:schemas-microsoft-com:office:smarttags" w:element="country-region">
                <w:r w:rsidRPr="00572063">
                  <w:rPr>
                    <w:rFonts w:cs="Arial"/>
                    <w:szCs w:val="16"/>
                  </w:rPr>
                  <w:t>Canada</w:t>
                </w:r>
              </w:smartTag>
            </w:smartTag>
            <w:r w:rsidRPr="00572063">
              <w:rPr>
                <w:rFonts w:cs="Arial"/>
                <w:szCs w:val="16"/>
              </w:rPr>
              <w:t xml:space="preserve"> Backup</w:t>
            </w:r>
          </w:p>
        </w:tc>
        <w:tc>
          <w:tcPr>
            <w:tcW w:w="1842" w:type="dxa"/>
          </w:tcPr>
          <w:p w14:paraId="2E1B2603" w14:textId="77777777" w:rsidR="00652B57" w:rsidRPr="00572063" w:rsidRDefault="00652B57" w:rsidP="00305361">
            <w:pPr>
              <w:pStyle w:val="TableText"/>
              <w:rPr>
                <w:rFonts w:cs="Arial"/>
                <w:szCs w:val="16"/>
              </w:rPr>
            </w:pPr>
            <w:r w:rsidRPr="00572063">
              <w:rPr>
                <w:rFonts w:cs="Arial"/>
                <w:szCs w:val="16"/>
              </w:rPr>
              <w:t>N/A</w:t>
            </w:r>
          </w:p>
        </w:tc>
        <w:tc>
          <w:tcPr>
            <w:tcW w:w="2127" w:type="dxa"/>
          </w:tcPr>
          <w:p w14:paraId="2E1B2604" w14:textId="77777777" w:rsidR="00652B57" w:rsidRPr="00572063" w:rsidRDefault="00652B57" w:rsidP="00305361">
            <w:pPr>
              <w:pStyle w:val="TableText"/>
              <w:rPr>
                <w:rFonts w:cs="Arial"/>
                <w:szCs w:val="16"/>
              </w:rPr>
            </w:pPr>
            <w:r w:rsidRPr="00572063">
              <w:rPr>
                <w:rFonts w:cs="Arial"/>
                <w:szCs w:val="16"/>
              </w:rPr>
              <w:t>N/A</w:t>
            </w:r>
          </w:p>
        </w:tc>
        <w:tc>
          <w:tcPr>
            <w:tcW w:w="1842" w:type="dxa"/>
          </w:tcPr>
          <w:p w14:paraId="2E1B2605" w14:textId="77777777" w:rsidR="00652B57" w:rsidRPr="00572063" w:rsidRDefault="00652B57" w:rsidP="00305361">
            <w:pPr>
              <w:pStyle w:val="TableText"/>
              <w:rPr>
                <w:rFonts w:cs="Arial"/>
                <w:szCs w:val="16"/>
                <w:highlight w:val="yellow"/>
              </w:rPr>
            </w:pPr>
            <w:r w:rsidRPr="00572063">
              <w:rPr>
                <w:rFonts w:cs="Arial"/>
                <w:szCs w:val="16"/>
              </w:rPr>
              <w:t>N/A</w:t>
            </w:r>
          </w:p>
        </w:tc>
      </w:tr>
      <w:tr w:rsidR="00652B57" w:rsidRPr="00412121" w14:paraId="2E1B2609" w14:textId="77777777" w:rsidTr="00000575">
        <w:tc>
          <w:tcPr>
            <w:tcW w:w="2127" w:type="dxa"/>
            <w:tcBorders>
              <w:bottom w:val="double" w:sz="4" w:space="0" w:color="auto"/>
            </w:tcBorders>
          </w:tcPr>
          <w:p w14:paraId="2E1B2607" w14:textId="77777777" w:rsidR="00652B57" w:rsidRPr="00572063" w:rsidRDefault="00652B57" w:rsidP="00305361">
            <w:pPr>
              <w:pStyle w:val="TableText"/>
              <w:rPr>
                <w:rFonts w:cs="Arial"/>
                <w:szCs w:val="16"/>
              </w:rPr>
            </w:pPr>
            <w:r w:rsidRPr="00572063">
              <w:rPr>
                <w:rFonts w:cs="Arial"/>
                <w:szCs w:val="16"/>
              </w:rPr>
              <w:t>Red Hat Web Site</w:t>
            </w:r>
          </w:p>
        </w:tc>
        <w:tc>
          <w:tcPr>
            <w:tcW w:w="5811" w:type="dxa"/>
            <w:gridSpan w:val="3"/>
            <w:tcBorders>
              <w:bottom w:val="double" w:sz="4" w:space="0" w:color="auto"/>
            </w:tcBorders>
          </w:tcPr>
          <w:p w14:paraId="2E1B2608" w14:textId="77777777" w:rsidR="00652B57" w:rsidRPr="00572063" w:rsidRDefault="00DD62E0" w:rsidP="00305361">
            <w:pPr>
              <w:pStyle w:val="TableText"/>
              <w:rPr>
                <w:rStyle w:val="Hyperlink"/>
                <w:rFonts w:cs="Arial"/>
                <w:szCs w:val="16"/>
              </w:rPr>
            </w:pPr>
            <w:hyperlink r:id="rId68" w:history="1">
              <w:r w:rsidR="00652B57" w:rsidRPr="00572063">
                <w:rPr>
                  <w:rStyle w:val="Hyperlink"/>
                  <w:rFonts w:cs="Arial"/>
                  <w:szCs w:val="16"/>
                </w:rPr>
                <w:t>https://www.redhat.com/support/process/production/</w:t>
              </w:r>
            </w:hyperlink>
          </w:p>
        </w:tc>
      </w:tr>
    </w:tbl>
    <w:p w14:paraId="2E1B260A" w14:textId="77777777" w:rsidR="00652B57" w:rsidRDefault="00652B57" w:rsidP="00E61497">
      <w:pPr>
        <w:rPr>
          <w:rStyle w:val="Heading3Char"/>
        </w:rPr>
      </w:pPr>
    </w:p>
    <w:p w14:paraId="2E1B260B" w14:textId="77777777" w:rsidR="00D56C3A" w:rsidRPr="00D56C3A" w:rsidRDefault="00D56C3A" w:rsidP="00D56C3A"/>
    <w:p w14:paraId="2E1B260C" w14:textId="77777777" w:rsidR="00AE70E1" w:rsidRDefault="00F60A41" w:rsidP="00AE70E1">
      <w:pPr>
        <w:rPr>
          <w:rFonts w:ascii="Arial" w:hAnsi="Arial" w:cs="Arial"/>
          <w:b/>
          <w:sz w:val="24"/>
          <w:szCs w:val="24"/>
          <w:u w:val="single"/>
        </w:rPr>
      </w:pPr>
      <w:r>
        <w:rPr>
          <w:rFonts w:ascii="Arial" w:hAnsi="Arial" w:cs="Arial"/>
          <w:b/>
          <w:sz w:val="24"/>
          <w:szCs w:val="24"/>
          <w:u w:val="single"/>
        </w:rPr>
        <w:br w:type="page"/>
      </w:r>
      <w:r w:rsidR="00AE70E1" w:rsidRPr="007D05CB">
        <w:rPr>
          <w:rFonts w:ascii="Arial" w:hAnsi="Arial" w:cs="Arial"/>
          <w:b/>
          <w:sz w:val="24"/>
          <w:szCs w:val="24"/>
          <w:u w:val="single"/>
        </w:rPr>
        <w:lastRenderedPageBreak/>
        <w:t xml:space="preserve">Interfacing </w:t>
      </w:r>
      <w:r w:rsidR="00AE70E1">
        <w:rPr>
          <w:rFonts w:ascii="Arial" w:hAnsi="Arial" w:cs="Arial"/>
          <w:b/>
          <w:sz w:val="24"/>
          <w:szCs w:val="24"/>
          <w:u w:val="single"/>
        </w:rPr>
        <w:t xml:space="preserve">Client </w:t>
      </w:r>
      <w:r w:rsidR="00AE70E1" w:rsidRPr="007D05CB">
        <w:rPr>
          <w:rFonts w:ascii="Arial" w:hAnsi="Arial" w:cs="Arial"/>
          <w:b/>
          <w:sz w:val="24"/>
          <w:szCs w:val="24"/>
          <w:u w:val="single"/>
        </w:rPr>
        <w:t>Applications Support Teams</w:t>
      </w:r>
    </w:p>
    <w:p w14:paraId="2E1B260D" w14:textId="77777777" w:rsidR="00AE70E1" w:rsidRDefault="00AE70E1" w:rsidP="00AE70E1"/>
    <w:p w14:paraId="2E1B260E" w14:textId="77777777" w:rsidR="00574BF7" w:rsidRDefault="00574BF7" w:rsidP="00DF4D94">
      <w:pPr>
        <w:pStyle w:val="Heading3"/>
        <w:rPr>
          <w:ins w:id="1545" w:author="Giacomini-Varvarigos, Maria" w:date="2013-02-07T14:18:00Z"/>
          <w:lang w:val="pt-BR"/>
        </w:rPr>
      </w:pPr>
      <w:bookmarkStart w:id="1546" w:name="_Toc303931162"/>
      <w:bookmarkStart w:id="1547" w:name="_Toc303932709"/>
      <w:bookmarkStart w:id="1548" w:name="_Toc303933621"/>
      <w:bookmarkStart w:id="1549" w:name="_Toc303950937"/>
      <w:bookmarkStart w:id="1550" w:name="_Toc303952048"/>
      <w:bookmarkStart w:id="1551" w:name="_Credit_Express_–"/>
      <w:bookmarkStart w:id="1552" w:name="_Toc347152957"/>
      <w:bookmarkStart w:id="1553" w:name="_Toc352915498"/>
      <w:bookmarkEnd w:id="1546"/>
      <w:bookmarkEnd w:id="1547"/>
      <w:bookmarkEnd w:id="1548"/>
      <w:bookmarkEnd w:id="1549"/>
      <w:bookmarkEnd w:id="1550"/>
      <w:bookmarkEnd w:id="1551"/>
      <w:ins w:id="1554" w:author="Giacomini-Varvarigos, Maria" w:date="2013-02-07T14:09:00Z">
        <w:r w:rsidRPr="00463373">
          <w:rPr>
            <w:lang w:val="pt-BR"/>
          </w:rPr>
          <w:t>bell.ca – CGI MAS bell.ca</w:t>
        </w:r>
      </w:ins>
      <w:bookmarkEnd w:id="1552"/>
      <w:bookmarkEnd w:id="1553"/>
    </w:p>
    <w:p w14:paraId="2E1B260F" w14:textId="77777777" w:rsidR="00734E59" w:rsidRPr="00754478" w:rsidRDefault="00734E59" w:rsidP="00734E59">
      <w:pPr>
        <w:rPr>
          <w:ins w:id="1555" w:author="Giacomini-Varvarigos, Maria" w:date="2013-02-07T14:18:00Z"/>
          <w:rFonts w:ascii="Arial" w:hAnsi="Arial" w:cs="Arial"/>
          <w:b/>
        </w:rPr>
      </w:pPr>
      <w:ins w:id="1556" w:author="Giacomini-Varvarigos, Maria" w:date="2013-02-07T14:18:00Z">
        <w:r w:rsidRPr="00754478">
          <w:rPr>
            <w:rFonts w:ascii="Arial" w:hAnsi="Arial" w:cs="Arial"/>
            <w:b/>
          </w:rPr>
          <w:t>ITSM</w:t>
        </w:r>
        <w:r w:rsidRPr="006F0CBD">
          <w:rPr>
            <w:b/>
          </w:rPr>
          <w:t xml:space="preserve"> </w:t>
        </w:r>
        <w:r w:rsidRPr="00D41025">
          <w:rPr>
            <w:b/>
          </w:rPr>
          <w:t>Support group assignment:</w:t>
        </w:r>
      </w:ins>
    </w:p>
    <w:p w14:paraId="2E1B2610" w14:textId="77777777" w:rsidR="00734E59" w:rsidRPr="00734E59" w:rsidRDefault="00734E59" w:rsidP="00734E59">
      <w:pPr>
        <w:numPr>
          <w:ilvl w:val="0"/>
          <w:numId w:val="59"/>
        </w:numPr>
        <w:rPr>
          <w:ins w:id="1557" w:author="Giacomini-Varvarigos, Maria" w:date="2013-02-07T14:09:00Z"/>
          <w:lang w:val="pt-BR"/>
        </w:rPr>
      </w:pPr>
      <w:ins w:id="1558" w:author="Giacomini-Varvarigos, Maria" w:date="2013-02-07T14:18:00Z">
        <w:r w:rsidRPr="008B5850">
          <w:t xml:space="preserve">CGI Support to BTV </w:t>
        </w:r>
        <w:r>
          <w:t xml:space="preserve">/BM / BDI/ BC </w:t>
        </w:r>
        <w:r w:rsidRPr="00524991">
          <w:t xml:space="preserve">/ </w:t>
        </w:r>
        <w:r w:rsidRPr="00916C01">
          <w:rPr>
            <w:i/>
            <w:lang w:val="en-CA"/>
          </w:rPr>
          <w:sym w:font="Wingdings" w:char="F0E0"/>
        </w:r>
        <w:r w:rsidRPr="003F2378">
          <w:t xml:space="preserve"> </w:t>
        </w:r>
        <w:r>
          <w:t xml:space="preserve">Application Management Tier 2 </w:t>
        </w:r>
        <w:r w:rsidRPr="00916C01">
          <w:rPr>
            <w:i/>
            <w:lang w:val="en-CA"/>
          </w:rPr>
          <w:sym w:font="Wingdings" w:char="F0E0"/>
        </w:r>
        <w:r>
          <w:t xml:space="preserve">  </w:t>
        </w:r>
        <w:r w:rsidRPr="00D65E81">
          <w:t>BELLCANMO</w:t>
        </w:r>
      </w:ins>
    </w:p>
    <w:p w14:paraId="2E1B2611" w14:textId="77777777" w:rsidR="00574BF7" w:rsidRPr="00D1147C" w:rsidRDefault="00574BF7" w:rsidP="00574BF7">
      <w:pPr>
        <w:rPr>
          <w:ins w:id="1559" w:author="Giacomini-Varvarigos, Maria" w:date="2013-02-07T14:09:00Z"/>
          <w:lang w:val="pt-BR"/>
        </w:rPr>
      </w:pPr>
      <w:ins w:id="1560" w:author="Giacomini-Varvarigos, Maria" w:date="2013-02-07T14:09:00Z">
        <w:r>
          <w:rPr>
            <w:lang w:val="pt-BR"/>
          </w:rPr>
          <w:t xml:space="preserve">bell.ca </w:t>
        </w:r>
        <w:r w:rsidRPr="00D1147C">
          <w:rPr>
            <w:b/>
            <w:lang w:val="pt-BR"/>
          </w:rPr>
          <w:t xml:space="preserve">Application </w:t>
        </w:r>
        <w:r>
          <w:rPr>
            <w:b/>
            <w:lang w:val="pt-BR"/>
          </w:rPr>
          <w:t xml:space="preserve">(Virtstore) </w:t>
        </w:r>
        <w:r w:rsidRPr="00D1147C">
          <w:rPr>
            <w:b/>
            <w:lang w:val="pt-BR"/>
          </w:rPr>
          <w:t>Support</w:t>
        </w:r>
      </w:ins>
    </w:p>
    <w:tbl>
      <w:tblPr>
        <w:tblW w:w="0" w:type="auto"/>
        <w:tblInd w:w="108" w:type="dxa"/>
        <w:tblLayout w:type="fixed"/>
        <w:tblCellMar>
          <w:left w:w="0" w:type="dxa"/>
          <w:right w:w="0" w:type="dxa"/>
        </w:tblCellMar>
        <w:tblLook w:val="0000" w:firstRow="0" w:lastRow="0" w:firstColumn="0" w:lastColumn="0" w:noHBand="0" w:noVBand="0"/>
      </w:tblPr>
      <w:tblGrid>
        <w:gridCol w:w="1411"/>
        <w:gridCol w:w="1424"/>
        <w:gridCol w:w="1134"/>
        <w:gridCol w:w="1831"/>
        <w:gridCol w:w="1430"/>
        <w:gridCol w:w="2126"/>
      </w:tblGrid>
      <w:tr w:rsidR="00574BF7" w14:paraId="2E1B2618" w14:textId="77777777" w:rsidTr="00574BF7">
        <w:trPr>
          <w:ins w:id="1561" w:author="Giacomini-Varvarigos, Maria" w:date="2013-02-07T14:09:00Z"/>
        </w:trPr>
        <w:tc>
          <w:tcPr>
            <w:tcW w:w="1411" w:type="dxa"/>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tcPr>
          <w:p w14:paraId="2E1B2612" w14:textId="77777777" w:rsidR="00574BF7" w:rsidRPr="00D1147C" w:rsidRDefault="00574BF7" w:rsidP="00574BF7">
            <w:pPr>
              <w:jc w:val="left"/>
              <w:rPr>
                <w:ins w:id="1562" w:author="Giacomini-Varvarigos, Maria" w:date="2013-02-07T14:09:00Z"/>
                <w:rFonts w:ascii="Arial" w:hAnsi="Arial"/>
                <w:b/>
                <w:sz w:val="16"/>
                <w:szCs w:val="16"/>
              </w:rPr>
            </w:pPr>
            <w:ins w:id="1563" w:author="Giacomini-Varvarigos, Maria" w:date="2013-02-07T14:09:00Z">
              <w:r w:rsidRPr="00D1147C">
                <w:rPr>
                  <w:rFonts w:ascii="Arial" w:hAnsi="Arial"/>
                  <w:b/>
                  <w:sz w:val="16"/>
                  <w:szCs w:val="16"/>
                </w:rPr>
                <w:t>Role</w:t>
              </w:r>
            </w:ins>
          </w:p>
        </w:tc>
        <w:tc>
          <w:tcPr>
            <w:tcW w:w="1424"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613" w14:textId="77777777" w:rsidR="00574BF7" w:rsidRPr="00D1147C" w:rsidRDefault="00574BF7" w:rsidP="00574BF7">
            <w:pPr>
              <w:jc w:val="left"/>
              <w:rPr>
                <w:ins w:id="1564" w:author="Giacomini-Varvarigos, Maria" w:date="2013-02-07T14:09:00Z"/>
                <w:rFonts w:ascii="Arial" w:hAnsi="Arial"/>
                <w:b/>
                <w:sz w:val="16"/>
                <w:szCs w:val="16"/>
              </w:rPr>
            </w:pPr>
            <w:ins w:id="1565" w:author="Giacomini-Varvarigos, Maria" w:date="2013-02-07T14:09:00Z">
              <w:r w:rsidRPr="00D1147C">
                <w:rPr>
                  <w:rFonts w:ascii="Arial" w:hAnsi="Arial"/>
                  <w:b/>
                  <w:sz w:val="16"/>
                  <w:szCs w:val="16"/>
                </w:rPr>
                <w:t>Name</w:t>
              </w:r>
            </w:ins>
          </w:p>
        </w:tc>
        <w:tc>
          <w:tcPr>
            <w:tcW w:w="1134"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614" w14:textId="77777777" w:rsidR="00574BF7" w:rsidRPr="00D1147C" w:rsidRDefault="00574BF7" w:rsidP="00574BF7">
            <w:pPr>
              <w:jc w:val="left"/>
              <w:rPr>
                <w:ins w:id="1566" w:author="Giacomini-Varvarigos, Maria" w:date="2013-02-07T14:09:00Z"/>
                <w:rFonts w:ascii="Arial" w:hAnsi="Arial"/>
                <w:b/>
                <w:sz w:val="16"/>
                <w:szCs w:val="16"/>
              </w:rPr>
            </w:pPr>
            <w:ins w:id="1567" w:author="Giacomini-Varvarigos, Maria" w:date="2013-02-07T14:09:00Z">
              <w:r w:rsidRPr="00D1147C">
                <w:rPr>
                  <w:rFonts w:ascii="Arial" w:hAnsi="Arial"/>
                  <w:b/>
                  <w:sz w:val="16"/>
                  <w:szCs w:val="16"/>
                </w:rPr>
                <w:t>Hours</w:t>
              </w:r>
            </w:ins>
          </w:p>
        </w:tc>
        <w:tc>
          <w:tcPr>
            <w:tcW w:w="1831"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615" w14:textId="77777777" w:rsidR="00574BF7" w:rsidRPr="00D1147C" w:rsidRDefault="00574BF7" w:rsidP="00574BF7">
            <w:pPr>
              <w:jc w:val="left"/>
              <w:rPr>
                <w:ins w:id="1568" w:author="Giacomini-Varvarigos, Maria" w:date="2013-02-07T14:09:00Z"/>
                <w:rFonts w:ascii="Arial" w:hAnsi="Arial"/>
                <w:b/>
                <w:sz w:val="16"/>
                <w:szCs w:val="16"/>
              </w:rPr>
            </w:pPr>
            <w:ins w:id="1569" w:author="Giacomini-Varvarigos, Maria" w:date="2013-02-07T14:09:00Z">
              <w:r w:rsidRPr="00D1147C">
                <w:rPr>
                  <w:rFonts w:ascii="Arial" w:hAnsi="Arial"/>
                  <w:b/>
                  <w:sz w:val="16"/>
                  <w:szCs w:val="16"/>
                </w:rPr>
                <w:t>Remedy</w:t>
              </w:r>
            </w:ins>
          </w:p>
        </w:tc>
        <w:tc>
          <w:tcPr>
            <w:tcW w:w="1430"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616" w14:textId="77777777" w:rsidR="00574BF7" w:rsidRPr="00D1147C" w:rsidRDefault="00574BF7" w:rsidP="00574BF7">
            <w:pPr>
              <w:jc w:val="left"/>
              <w:rPr>
                <w:ins w:id="1570" w:author="Giacomini-Varvarigos, Maria" w:date="2013-02-07T14:09:00Z"/>
                <w:rFonts w:ascii="Arial" w:hAnsi="Arial"/>
                <w:b/>
                <w:sz w:val="16"/>
                <w:szCs w:val="16"/>
              </w:rPr>
            </w:pPr>
            <w:ins w:id="1571" w:author="Giacomini-Varvarigos, Maria" w:date="2013-02-07T14:09:00Z">
              <w:r w:rsidRPr="00D1147C">
                <w:rPr>
                  <w:rFonts w:ascii="Arial" w:hAnsi="Arial"/>
                  <w:b/>
                  <w:sz w:val="16"/>
                  <w:szCs w:val="16"/>
                </w:rPr>
                <w:t xml:space="preserve">Phone </w:t>
              </w:r>
            </w:ins>
          </w:p>
        </w:tc>
        <w:tc>
          <w:tcPr>
            <w:tcW w:w="2126" w:type="dxa"/>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tcPr>
          <w:p w14:paraId="2E1B2617" w14:textId="77777777" w:rsidR="00574BF7" w:rsidRPr="00D1147C" w:rsidRDefault="00574BF7" w:rsidP="00574BF7">
            <w:pPr>
              <w:jc w:val="left"/>
              <w:rPr>
                <w:ins w:id="1572" w:author="Giacomini-Varvarigos, Maria" w:date="2013-02-07T14:09:00Z"/>
                <w:rFonts w:ascii="Arial" w:hAnsi="Arial"/>
                <w:b/>
                <w:sz w:val="16"/>
                <w:szCs w:val="16"/>
              </w:rPr>
            </w:pPr>
            <w:ins w:id="1573" w:author="Giacomini-Varvarigos, Maria" w:date="2013-02-07T14:09:00Z">
              <w:r w:rsidRPr="00D1147C">
                <w:rPr>
                  <w:rFonts w:ascii="Arial" w:hAnsi="Arial"/>
                  <w:b/>
                  <w:sz w:val="16"/>
                  <w:szCs w:val="16"/>
                </w:rPr>
                <w:t>Other</w:t>
              </w:r>
            </w:ins>
          </w:p>
        </w:tc>
      </w:tr>
      <w:tr w:rsidR="00574BF7" w:rsidRPr="00D1147C" w14:paraId="2E1B2622" w14:textId="77777777" w:rsidTr="00574BF7">
        <w:trPr>
          <w:ins w:id="1574" w:author="Giacomini-Varvarigos, Maria" w:date="2013-02-07T14:09:00Z"/>
        </w:trPr>
        <w:tc>
          <w:tcPr>
            <w:tcW w:w="141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19" w14:textId="77777777" w:rsidR="00574BF7" w:rsidRPr="00D1147C" w:rsidRDefault="00574BF7" w:rsidP="00574BF7">
            <w:pPr>
              <w:pStyle w:val="TableText"/>
              <w:rPr>
                <w:ins w:id="1575" w:author="Giacomini-Varvarigos, Maria" w:date="2013-02-07T14:09:00Z"/>
                <w:rFonts w:cs="Arial"/>
              </w:rPr>
            </w:pPr>
            <w:ins w:id="1576" w:author="Giacomini-Varvarigos, Maria" w:date="2013-02-07T14:09:00Z">
              <w:r w:rsidRPr="00D1147C">
                <w:rPr>
                  <w:rFonts w:cs="Arial"/>
                </w:rPr>
                <w:t>Prime</w:t>
              </w:r>
            </w:ins>
          </w:p>
        </w:tc>
        <w:tc>
          <w:tcPr>
            <w:tcW w:w="1424" w:type="dxa"/>
            <w:tcBorders>
              <w:top w:val="nil"/>
              <w:left w:val="nil"/>
              <w:bottom w:val="single" w:sz="8" w:space="0" w:color="auto"/>
              <w:right w:val="single" w:sz="8" w:space="0" w:color="auto"/>
            </w:tcBorders>
            <w:tcMar>
              <w:top w:w="0" w:type="dxa"/>
              <w:left w:w="108" w:type="dxa"/>
              <w:bottom w:w="0" w:type="dxa"/>
              <w:right w:w="108" w:type="dxa"/>
            </w:tcMar>
          </w:tcPr>
          <w:p w14:paraId="2E1B261A" w14:textId="77777777" w:rsidR="00574BF7" w:rsidRPr="00D1147C" w:rsidRDefault="00574BF7" w:rsidP="00574BF7">
            <w:pPr>
              <w:pStyle w:val="TableText"/>
              <w:rPr>
                <w:ins w:id="1577" w:author="Giacomini-Varvarigos, Maria" w:date="2013-02-07T14:09:00Z"/>
                <w:rFonts w:cs="Arial"/>
              </w:rPr>
            </w:pPr>
          </w:p>
        </w:tc>
        <w:tc>
          <w:tcPr>
            <w:tcW w:w="1134" w:type="dxa"/>
            <w:tcBorders>
              <w:top w:val="nil"/>
              <w:left w:val="nil"/>
              <w:bottom w:val="single" w:sz="8" w:space="0" w:color="auto"/>
              <w:right w:val="single" w:sz="8" w:space="0" w:color="auto"/>
            </w:tcBorders>
            <w:tcMar>
              <w:top w:w="0" w:type="dxa"/>
              <w:left w:w="108" w:type="dxa"/>
              <w:bottom w:w="0" w:type="dxa"/>
              <w:right w:w="108" w:type="dxa"/>
            </w:tcMar>
          </w:tcPr>
          <w:p w14:paraId="2E1B261B" w14:textId="77777777" w:rsidR="00574BF7" w:rsidRPr="00D1147C" w:rsidRDefault="00574BF7" w:rsidP="00574BF7">
            <w:pPr>
              <w:pStyle w:val="TableText"/>
              <w:rPr>
                <w:ins w:id="1578" w:author="Giacomini-Varvarigos, Maria" w:date="2013-02-07T14:09:00Z"/>
                <w:rFonts w:cs="Arial"/>
              </w:rPr>
            </w:pPr>
            <w:ins w:id="1579" w:author="Giacomini-Varvarigos, Maria" w:date="2013-02-07T14:09:00Z">
              <w:r w:rsidRPr="00D1147C">
                <w:rPr>
                  <w:rFonts w:cs="Arial"/>
                </w:rPr>
                <w:t>7/24</w:t>
              </w:r>
            </w:ins>
          </w:p>
        </w:tc>
        <w:tc>
          <w:tcPr>
            <w:tcW w:w="1831" w:type="dxa"/>
            <w:tcBorders>
              <w:top w:val="nil"/>
              <w:left w:val="nil"/>
              <w:bottom w:val="single" w:sz="8" w:space="0" w:color="auto"/>
              <w:right w:val="single" w:sz="8" w:space="0" w:color="auto"/>
            </w:tcBorders>
            <w:tcMar>
              <w:top w:w="0" w:type="dxa"/>
              <w:left w:w="108" w:type="dxa"/>
              <w:bottom w:w="0" w:type="dxa"/>
              <w:right w:w="108" w:type="dxa"/>
            </w:tcMar>
          </w:tcPr>
          <w:p w14:paraId="2E1B261C" w14:textId="77777777" w:rsidR="00574BF7" w:rsidRPr="00DE5802" w:rsidRDefault="00574BF7" w:rsidP="00574BF7">
            <w:pPr>
              <w:pStyle w:val="TableText"/>
              <w:rPr>
                <w:ins w:id="1580" w:author="Giacomini-Varvarigos, Maria" w:date="2013-02-07T14:09:00Z"/>
                <w:rFonts w:cs="Arial"/>
              </w:rPr>
            </w:pPr>
            <w:ins w:id="1581" w:author="Giacomini-Varvarigos, Maria" w:date="2013-02-07T14:09:00Z">
              <w:r w:rsidRPr="00DE5802">
                <w:rPr>
                  <w:rFonts w:cs="Arial"/>
                </w:rPr>
                <w:t xml:space="preserve">Type: </w:t>
              </w:r>
            </w:ins>
          </w:p>
          <w:p w14:paraId="2E1B261D" w14:textId="77777777" w:rsidR="00574BF7" w:rsidRPr="003A2BB2" w:rsidRDefault="00574BF7" w:rsidP="00574BF7">
            <w:pPr>
              <w:pStyle w:val="TableText"/>
              <w:rPr>
                <w:ins w:id="1582" w:author="Giacomini-Varvarigos, Maria" w:date="2013-02-07T14:09:00Z"/>
                <w:rFonts w:cs="Arial"/>
              </w:rPr>
            </w:pPr>
            <w:ins w:id="1583" w:author="Giacomini-Varvarigos, Maria" w:date="2013-02-07T14:09:00Z">
              <w:r w:rsidRPr="00DE5802">
                <w:rPr>
                  <w:rFonts w:cs="Arial"/>
                </w:rPr>
                <w:t>BELL WEB SITE</w:t>
              </w:r>
            </w:ins>
          </w:p>
          <w:p w14:paraId="2E1B261E" w14:textId="77777777" w:rsidR="00574BF7" w:rsidRPr="003A2BB2" w:rsidRDefault="00574BF7" w:rsidP="00574BF7">
            <w:pPr>
              <w:pStyle w:val="TableText"/>
              <w:rPr>
                <w:ins w:id="1584" w:author="Giacomini-Varvarigos, Maria" w:date="2013-02-07T14:09:00Z"/>
                <w:rFonts w:cs="Arial"/>
              </w:rPr>
            </w:pPr>
            <w:ins w:id="1585" w:author="Giacomini-Varvarigos, Maria" w:date="2013-02-07T14:09:00Z">
              <w:r w:rsidRPr="003A2BB2">
                <w:rPr>
                  <w:rFonts w:cs="Arial"/>
                </w:rPr>
                <w:t xml:space="preserve">Group: </w:t>
              </w:r>
            </w:ins>
          </w:p>
          <w:p w14:paraId="2E1B261F" w14:textId="77777777" w:rsidR="00574BF7" w:rsidRPr="00D1147C" w:rsidRDefault="00574BF7" w:rsidP="00574BF7">
            <w:pPr>
              <w:pStyle w:val="TableText"/>
              <w:rPr>
                <w:ins w:id="1586" w:author="Giacomini-Varvarigos, Maria" w:date="2013-02-07T14:09:00Z"/>
                <w:rFonts w:cs="Arial"/>
              </w:rPr>
            </w:pPr>
            <w:ins w:id="1587" w:author="Giacomini-Varvarigos, Maria" w:date="2013-02-07T14:09:00Z">
              <w:r w:rsidRPr="003A2BB2">
                <w:rPr>
                  <w:rFonts w:cs="Arial"/>
                </w:rPr>
                <w:t>PM-VIRTSTORE-SUP</w:t>
              </w:r>
            </w:ins>
          </w:p>
        </w:tc>
        <w:tc>
          <w:tcPr>
            <w:tcW w:w="1430" w:type="dxa"/>
            <w:tcBorders>
              <w:top w:val="nil"/>
              <w:left w:val="nil"/>
              <w:bottom w:val="single" w:sz="8" w:space="0" w:color="auto"/>
              <w:right w:val="single" w:sz="8" w:space="0" w:color="auto"/>
            </w:tcBorders>
            <w:tcMar>
              <w:top w:w="0" w:type="dxa"/>
              <w:left w:w="108" w:type="dxa"/>
              <w:bottom w:w="0" w:type="dxa"/>
              <w:right w:w="108" w:type="dxa"/>
            </w:tcMar>
          </w:tcPr>
          <w:p w14:paraId="2E1B2620" w14:textId="77777777" w:rsidR="00574BF7" w:rsidRPr="00D1147C" w:rsidRDefault="00574BF7" w:rsidP="00574BF7">
            <w:pPr>
              <w:pStyle w:val="TableText"/>
              <w:rPr>
                <w:ins w:id="1588" w:author="Giacomini-Varvarigos, Maria" w:date="2013-02-07T14:09:00Z"/>
                <w:rFonts w:cs="Arial"/>
              </w:rPr>
            </w:pPr>
            <w:ins w:id="1589" w:author="Giacomini-Varvarigos, Maria" w:date="2013-02-07T14:09:00Z">
              <w:r w:rsidRPr="00D1147C">
                <w:rPr>
                  <w:rFonts w:cs="Arial"/>
                </w:rPr>
                <w:t>91-9742268532</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21" w14:textId="77777777" w:rsidR="00574BF7" w:rsidRPr="00D1147C" w:rsidRDefault="00574BF7" w:rsidP="00574BF7">
            <w:pPr>
              <w:pStyle w:val="TableText"/>
              <w:rPr>
                <w:ins w:id="1590" w:author="Giacomini-Varvarigos, Maria" w:date="2013-02-07T14:09:00Z"/>
                <w:rFonts w:cs="Arial"/>
              </w:rPr>
            </w:pPr>
            <w:ins w:id="1591" w:author="Giacomini-Varvarigos, Maria" w:date="2013-02-07T14:09:00Z">
              <w:r>
                <w:rPr>
                  <w:rFonts w:cs="Arial"/>
                </w:rPr>
                <w:fldChar w:fldCharType="begin"/>
              </w:r>
              <w:r>
                <w:rPr>
                  <w:rFonts w:cs="Arial"/>
                </w:rPr>
                <w:instrText xml:space="preserve"> HYPERLINK "mailto:</w:instrText>
              </w:r>
              <w:r w:rsidRPr="00D1147C">
                <w:rPr>
                  <w:rFonts w:cs="Arial"/>
                </w:rPr>
                <w:instrText>9742268532@mobileemail.vodafone.in</w:instrText>
              </w:r>
              <w:r>
                <w:rPr>
                  <w:rFonts w:cs="Arial"/>
                </w:rPr>
                <w:instrText xml:space="preserve">" </w:instrText>
              </w:r>
              <w:r>
                <w:rPr>
                  <w:rFonts w:cs="Arial"/>
                </w:rPr>
                <w:fldChar w:fldCharType="separate"/>
              </w:r>
              <w:r w:rsidRPr="000C55D5">
                <w:rPr>
                  <w:rStyle w:val="Hyperlink"/>
                  <w:rFonts w:cs="Arial"/>
                </w:rPr>
                <w:t>9742268532@mobileemail.vodafone.in</w:t>
              </w:r>
              <w:r>
                <w:rPr>
                  <w:rFonts w:cs="Arial"/>
                </w:rPr>
                <w:fldChar w:fldCharType="end"/>
              </w:r>
              <w:r>
                <w:rPr>
                  <w:rFonts w:cs="Arial"/>
                </w:rPr>
                <w:t xml:space="preserve"> </w:t>
              </w:r>
            </w:ins>
          </w:p>
        </w:tc>
      </w:tr>
      <w:tr w:rsidR="00574BF7" w:rsidRPr="00D1147C" w14:paraId="2E1B2629" w14:textId="77777777" w:rsidTr="00574BF7">
        <w:trPr>
          <w:ins w:id="1592" w:author="Giacomini-Varvarigos, Maria" w:date="2013-02-07T14:09:00Z"/>
        </w:trPr>
        <w:tc>
          <w:tcPr>
            <w:tcW w:w="141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23" w14:textId="77777777" w:rsidR="00574BF7" w:rsidRPr="00D1147C" w:rsidRDefault="00574BF7" w:rsidP="00574BF7">
            <w:pPr>
              <w:pStyle w:val="TableText"/>
              <w:rPr>
                <w:ins w:id="1593" w:author="Giacomini-Varvarigos, Maria" w:date="2013-02-07T14:09:00Z"/>
                <w:rFonts w:cs="Arial"/>
              </w:rPr>
            </w:pPr>
            <w:ins w:id="1594" w:author="Giacomini-Varvarigos, Maria" w:date="2013-02-07T14:09:00Z">
              <w:r w:rsidRPr="00D1147C">
                <w:rPr>
                  <w:rFonts w:cs="Arial"/>
                </w:rPr>
                <w:t>IGDC Team Lead</w:t>
              </w:r>
            </w:ins>
          </w:p>
        </w:tc>
        <w:tc>
          <w:tcPr>
            <w:tcW w:w="1424" w:type="dxa"/>
            <w:tcBorders>
              <w:top w:val="nil"/>
              <w:left w:val="nil"/>
              <w:bottom w:val="single" w:sz="8" w:space="0" w:color="auto"/>
              <w:right w:val="single" w:sz="8" w:space="0" w:color="auto"/>
            </w:tcBorders>
            <w:tcMar>
              <w:top w:w="0" w:type="dxa"/>
              <w:left w:w="108" w:type="dxa"/>
              <w:bottom w:w="0" w:type="dxa"/>
              <w:right w:w="108" w:type="dxa"/>
            </w:tcMar>
          </w:tcPr>
          <w:p w14:paraId="2E1B2624" w14:textId="77777777" w:rsidR="00574BF7" w:rsidRPr="00D1147C" w:rsidRDefault="00574BF7" w:rsidP="00574BF7">
            <w:pPr>
              <w:pStyle w:val="TableText"/>
              <w:rPr>
                <w:ins w:id="1595" w:author="Giacomini-Varvarigos, Maria" w:date="2013-02-07T14:09:00Z"/>
                <w:rFonts w:cs="Arial"/>
              </w:rPr>
            </w:pPr>
            <w:proofErr w:type="spellStart"/>
            <w:ins w:id="1596" w:author="Giacomini-Varvarigos, Maria" w:date="2013-02-07T14:09:00Z">
              <w:r w:rsidRPr="00D1147C">
                <w:rPr>
                  <w:rFonts w:cs="Arial"/>
                </w:rPr>
                <w:t>Saroj</w:t>
              </w:r>
              <w:proofErr w:type="spellEnd"/>
              <w:r w:rsidRPr="00D1147C">
                <w:rPr>
                  <w:rFonts w:cs="Arial"/>
                </w:rPr>
                <w:t xml:space="preserve"> Kumar Acharya, </w:t>
              </w:r>
            </w:ins>
          </w:p>
        </w:tc>
        <w:tc>
          <w:tcPr>
            <w:tcW w:w="1134" w:type="dxa"/>
            <w:tcBorders>
              <w:top w:val="nil"/>
              <w:left w:val="nil"/>
              <w:bottom w:val="single" w:sz="8" w:space="0" w:color="auto"/>
              <w:right w:val="single" w:sz="8" w:space="0" w:color="auto"/>
            </w:tcBorders>
            <w:tcMar>
              <w:top w:w="0" w:type="dxa"/>
              <w:left w:w="108" w:type="dxa"/>
              <w:bottom w:w="0" w:type="dxa"/>
              <w:right w:w="108" w:type="dxa"/>
            </w:tcMar>
          </w:tcPr>
          <w:p w14:paraId="2E1B2625" w14:textId="77777777" w:rsidR="00574BF7" w:rsidRPr="00D1147C" w:rsidRDefault="00574BF7" w:rsidP="00574BF7">
            <w:pPr>
              <w:pStyle w:val="TableText"/>
              <w:rPr>
                <w:ins w:id="1597" w:author="Giacomini-Varvarigos, Maria" w:date="2013-02-07T14:09:00Z"/>
                <w:rFonts w:cs="Arial"/>
              </w:rPr>
            </w:pPr>
            <w:ins w:id="1598" w:author="Giacomini-Varvarigos, Maria" w:date="2013-02-07T14:09:00Z">
              <w:r w:rsidRPr="00D1147C">
                <w:rPr>
                  <w:rFonts w:cs="Arial"/>
                </w:rPr>
                <w:t>8am–5pm M-F*</w:t>
              </w:r>
            </w:ins>
          </w:p>
        </w:tc>
        <w:tc>
          <w:tcPr>
            <w:tcW w:w="1831" w:type="dxa"/>
            <w:tcBorders>
              <w:top w:val="nil"/>
              <w:left w:val="nil"/>
              <w:bottom w:val="single" w:sz="8" w:space="0" w:color="auto"/>
              <w:right w:val="single" w:sz="8" w:space="0" w:color="auto"/>
            </w:tcBorders>
            <w:tcMar>
              <w:top w:w="0" w:type="dxa"/>
              <w:left w:w="108" w:type="dxa"/>
              <w:bottom w:w="0" w:type="dxa"/>
              <w:right w:w="108" w:type="dxa"/>
            </w:tcMar>
          </w:tcPr>
          <w:p w14:paraId="2E1B2626" w14:textId="77777777" w:rsidR="00574BF7" w:rsidRPr="00D1147C" w:rsidRDefault="00574BF7" w:rsidP="00574BF7">
            <w:pPr>
              <w:pStyle w:val="TableText"/>
              <w:rPr>
                <w:ins w:id="1599" w:author="Giacomini-Varvarigos, Maria" w:date="2013-02-07T14:09:00Z"/>
                <w:rFonts w:cs="Arial"/>
              </w:rPr>
            </w:pPr>
            <w:ins w:id="1600" w:author="Giacomini-Varvarigos, Maria" w:date="2013-02-07T14:09:00Z">
              <w:r w:rsidRPr="00D1147C">
                <w:rPr>
                  <w:rFonts w:cs="Arial"/>
                </w:rPr>
                <w:t>N/A</w:t>
              </w:r>
            </w:ins>
          </w:p>
        </w:tc>
        <w:tc>
          <w:tcPr>
            <w:tcW w:w="1430" w:type="dxa"/>
            <w:tcBorders>
              <w:top w:val="nil"/>
              <w:left w:val="nil"/>
              <w:bottom w:val="single" w:sz="8" w:space="0" w:color="auto"/>
              <w:right w:val="single" w:sz="8" w:space="0" w:color="auto"/>
            </w:tcBorders>
            <w:tcMar>
              <w:top w:w="0" w:type="dxa"/>
              <w:left w:w="108" w:type="dxa"/>
              <w:bottom w:w="0" w:type="dxa"/>
              <w:right w:w="108" w:type="dxa"/>
            </w:tcMar>
          </w:tcPr>
          <w:p w14:paraId="2E1B2627" w14:textId="77777777" w:rsidR="00574BF7" w:rsidRPr="00D1147C" w:rsidRDefault="00574BF7" w:rsidP="00574BF7">
            <w:pPr>
              <w:pStyle w:val="TableText"/>
              <w:rPr>
                <w:ins w:id="1601" w:author="Giacomini-Varvarigos, Maria" w:date="2013-02-07T14:09:00Z"/>
                <w:rFonts w:cs="Arial"/>
              </w:rPr>
            </w:pPr>
            <w:ins w:id="1602" w:author="Giacomini-Varvarigos, Maria" w:date="2013-02-07T14:09:00Z">
              <w:r w:rsidRPr="00D1147C">
                <w:rPr>
                  <w:rFonts w:cs="Arial"/>
                </w:rPr>
                <w:t xml:space="preserve">1 866-354-9295 </w:t>
              </w:r>
              <w:r>
                <w:rPr>
                  <w:rFonts w:cs="Arial"/>
                </w:rPr>
                <w:t>x</w:t>
              </w:r>
              <w:r w:rsidRPr="00D1147C">
                <w:rPr>
                  <w:rFonts w:cs="Arial"/>
                </w:rPr>
                <w:t>8012294</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28" w14:textId="77777777" w:rsidR="00574BF7" w:rsidRPr="00D1147C" w:rsidRDefault="00574BF7" w:rsidP="00574BF7">
            <w:pPr>
              <w:pStyle w:val="TableText"/>
              <w:rPr>
                <w:ins w:id="1603" w:author="Giacomini-Varvarigos, Maria" w:date="2013-02-07T14:09:00Z"/>
                <w:rFonts w:cs="Arial"/>
              </w:rPr>
            </w:pPr>
          </w:p>
        </w:tc>
      </w:tr>
      <w:tr w:rsidR="00574BF7" w:rsidRPr="00D1147C" w14:paraId="2E1B2630" w14:textId="77777777" w:rsidTr="00574BF7">
        <w:trPr>
          <w:ins w:id="1604" w:author="Giacomini-Varvarigos, Maria" w:date="2013-02-07T14:09:00Z"/>
        </w:trPr>
        <w:tc>
          <w:tcPr>
            <w:tcW w:w="141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2A" w14:textId="77777777" w:rsidR="00574BF7" w:rsidRPr="00D1147C" w:rsidRDefault="00574BF7" w:rsidP="00574BF7">
            <w:pPr>
              <w:pStyle w:val="TableText"/>
              <w:rPr>
                <w:ins w:id="1605" w:author="Giacomini-Varvarigos, Maria" w:date="2013-02-07T14:09:00Z"/>
                <w:rFonts w:cs="Arial"/>
              </w:rPr>
            </w:pPr>
            <w:ins w:id="1606" w:author="Giacomini-Varvarigos, Maria" w:date="2013-02-07T14:09:00Z">
              <w:r w:rsidRPr="00D1147C">
                <w:rPr>
                  <w:rFonts w:cs="Arial"/>
                </w:rPr>
                <w:t xml:space="preserve">IGDC Manager </w:t>
              </w:r>
              <w:r>
                <w:rPr>
                  <w:rFonts w:cs="Arial"/>
                </w:rPr>
                <w:t xml:space="preserve">- </w:t>
              </w:r>
              <w:r w:rsidRPr="00D1147C">
                <w:rPr>
                  <w:rFonts w:cs="Arial"/>
                </w:rPr>
                <w:t>Escalation 1</w:t>
              </w:r>
            </w:ins>
          </w:p>
        </w:tc>
        <w:tc>
          <w:tcPr>
            <w:tcW w:w="1424" w:type="dxa"/>
            <w:tcBorders>
              <w:top w:val="nil"/>
              <w:left w:val="nil"/>
              <w:bottom w:val="single" w:sz="8" w:space="0" w:color="auto"/>
              <w:right w:val="single" w:sz="8" w:space="0" w:color="auto"/>
            </w:tcBorders>
            <w:tcMar>
              <w:top w:w="0" w:type="dxa"/>
              <w:left w:w="108" w:type="dxa"/>
              <w:bottom w:w="0" w:type="dxa"/>
              <w:right w:w="108" w:type="dxa"/>
            </w:tcMar>
          </w:tcPr>
          <w:p w14:paraId="2E1B262B" w14:textId="77777777" w:rsidR="00574BF7" w:rsidRPr="00D1147C" w:rsidRDefault="00574BF7" w:rsidP="00574BF7">
            <w:pPr>
              <w:pStyle w:val="TableText"/>
              <w:rPr>
                <w:ins w:id="1607" w:author="Giacomini-Varvarigos, Maria" w:date="2013-02-07T14:09:00Z"/>
                <w:rFonts w:cs="Arial"/>
              </w:rPr>
            </w:pPr>
            <w:proofErr w:type="spellStart"/>
            <w:ins w:id="1608" w:author="Giacomini-Varvarigos, Maria" w:date="2013-02-07T14:09:00Z">
              <w:r w:rsidRPr="00D1147C">
                <w:rPr>
                  <w:rFonts w:cs="Arial"/>
                </w:rPr>
                <w:t>Pramod</w:t>
              </w:r>
              <w:proofErr w:type="spellEnd"/>
              <w:r w:rsidRPr="00D1147C">
                <w:rPr>
                  <w:rFonts w:cs="Arial"/>
                </w:rPr>
                <w:t xml:space="preserve"> Kumar S</w:t>
              </w:r>
            </w:ins>
          </w:p>
        </w:tc>
        <w:tc>
          <w:tcPr>
            <w:tcW w:w="1134" w:type="dxa"/>
            <w:tcBorders>
              <w:top w:val="nil"/>
              <w:left w:val="nil"/>
              <w:bottom w:val="single" w:sz="8" w:space="0" w:color="auto"/>
              <w:right w:val="single" w:sz="8" w:space="0" w:color="auto"/>
            </w:tcBorders>
            <w:tcMar>
              <w:top w:w="0" w:type="dxa"/>
              <w:left w:w="108" w:type="dxa"/>
              <w:bottom w:w="0" w:type="dxa"/>
              <w:right w:w="108" w:type="dxa"/>
            </w:tcMar>
          </w:tcPr>
          <w:p w14:paraId="2E1B262C" w14:textId="77777777" w:rsidR="00574BF7" w:rsidRPr="00D1147C" w:rsidRDefault="00574BF7" w:rsidP="00574BF7">
            <w:pPr>
              <w:pStyle w:val="TableText"/>
              <w:rPr>
                <w:ins w:id="1609" w:author="Giacomini-Varvarigos, Maria" w:date="2013-02-07T14:09:00Z"/>
                <w:rFonts w:cs="Arial"/>
              </w:rPr>
            </w:pPr>
            <w:ins w:id="1610" w:author="Giacomini-Varvarigos, Maria" w:date="2013-02-07T14:09:00Z">
              <w:r w:rsidRPr="00D1147C">
                <w:rPr>
                  <w:rFonts w:cs="Arial"/>
                </w:rPr>
                <w:t>8am–5pm M-F*</w:t>
              </w:r>
            </w:ins>
          </w:p>
        </w:tc>
        <w:tc>
          <w:tcPr>
            <w:tcW w:w="1831" w:type="dxa"/>
            <w:tcBorders>
              <w:top w:val="nil"/>
              <w:left w:val="nil"/>
              <w:bottom w:val="single" w:sz="8" w:space="0" w:color="auto"/>
              <w:right w:val="single" w:sz="8" w:space="0" w:color="auto"/>
            </w:tcBorders>
            <w:tcMar>
              <w:top w:w="0" w:type="dxa"/>
              <w:left w:w="108" w:type="dxa"/>
              <w:bottom w:w="0" w:type="dxa"/>
              <w:right w:w="108" w:type="dxa"/>
            </w:tcMar>
          </w:tcPr>
          <w:p w14:paraId="2E1B262D" w14:textId="77777777" w:rsidR="00574BF7" w:rsidRPr="00D1147C" w:rsidRDefault="00574BF7" w:rsidP="00574BF7">
            <w:pPr>
              <w:pStyle w:val="TableText"/>
              <w:rPr>
                <w:ins w:id="1611" w:author="Giacomini-Varvarigos, Maria" w:date="2013-02-07T14:09:00Z"/>
                <w:rFonts w:cs="Arial"/>
              </w:rPr>
            </w:pPr>
            <w:ins w:id="1612" w:author="Giacomini-Varvarigos, Maria" w:date="2013-02-07T14:09:00Z">
              <w:r w:rsidRPr="00D1147C">
                <w:rPr>
                  <w:rFonts w:cs="Arial"/>
                </w:rPr>
                <w:t>N/A</w:t>
              </w:r>
            </w:ins>
          </w:p>
        </w:tc>
        <w:tc>
          <w:tcPr>
            <w:tcW w:w="1430" w:type="dxa"/>
            <w:tcBorders>
              <w:top w:val="nil"/>
              <w:left w:val="nil"/>
              <w:bottom w:val="single" w:sz="8" w:space="0" w:color="auto"/>
              <w:right w:val="single" w:sz="8" w:space="0" w:color="auto"/>
            </w:tcBorders>
            <w:tcMar>
              <w:top w:w="0" w:type="dxa"/>
              <w:left w:w="108" w:type="dxa"/>
              <w:bottom w:w="0" w:type="dxa"/>
              <w:right w:w="108" w:type="dxa"/>
            </w:tcMar>
          </w:tcPr>
          <w:p w14:paraId="2E1B262E" w14:textId="77777777" w:rsidR="00574BF7" w:rsidRPr="00D1147C" w:rsidRDefault="00574BF7" w:rsidP="00574BF7">
            <w:pPr>
              <w:pStyle w:val="TableText"/>
              <w:rPr>
                <w:ins w:id="1613" w:author="Giacomini-Varvarigos, Maria" w:date="2013-02-07T14:09:00Z"/>
                <w:rFonts w:cs="Arial"/>
              </w:rPr>
            </w:pPr>
            <w:ins w:id="1614" w:author="Giacomini-Varvarigos, Maria" w:date="2013-02-07T14:09:00Z">
              <w:r w:rsidRPr="00D1147C">
                <w:rPr>
                  <w:rFonts w:cs="Arial"/>
                </w:rPr>
                <w:t xml:space="preserve">1 866-354-9295 </w:t>
              </w:r>
              <w:r w:rsidRPr="00D1147C">
                <w:rPr>
                  <w:rFonts w:cs="Arial"/>
                </w:rPr>
                <w:br/>
              </w:r>
              <w:r>
                <w:rPr>
                  <w:rFonts w:cs="Arial"/>
                </w:rPr>
                <w:t>x</w:t>
              </w:r>
              <w:r w:rsidRPr="00D1147C">
                <w:rPr>
                  <w:rFonts w:cs="Arial"/>
                </w:rPr>
                <w:t>8011826</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2F" w14:textId="77777777" w:rsidR="00574BF7" w:rsidRPr="00D1147C" w:rsidRDefault="00574BF7" w:rsidP="00574BF7">
            <w:pPr>
              <w:pStyle w:val="TableText"/>
              <w:rPr>
                <w:ins w:id="1615" w:author="Giacomini-Varvarigos, Maria" w:date="2013-02-07T14:09:00Z"/>
                <w:rFonts w:cs="Arial"/>
              </w:rPr>
            </w:pPr>
            <w:ins w:id="1616" w:author="Giacomini-Varvarigos, Maria" w:date="2013-02-07T14:09:00Z">
              <w:r w:rsidRPr="00D1147C">
                <w:rPr>
                  <w:rFonts w:cs="Arial"/>
                </w:rPr>
                <w:t>+91 98867-48824</w:t>
              </w:r>
            </w:ins>
          </w:p>
        </w:tc>
      </w:tr>
      <w:tr w:rsidR="00574BF7" w:rsidRPr="00D1147C" w14:paraId="2E1B2637" w14:textId="77777777" w:rsidTr="00574BF7">
        <w:trPr>
          <w:ins w:id="1617" w:author="Giacomini-Varvarigos, Maria" w:date="2013-02-07T14:09:00Z"/>
        </w:trPr>
        <w:tc>
          <w:tcPr>
            <w:tcW w:w="1411"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31" w14:textId="77777777" w:rsidR="00574BF7" w:rsidRPr="00D1147C" w:rsidRDefault="00574BF7" w:rsidP="00574BF7">
            <w:pPr>
              <w:pStyle w:val="TableText"/>
              <w:rPr>
                <w:ins w:id="1618" w:author="Giacomini-Varvarigos, Maria" w:date="2013-02-07T14:09:00Z"/>
                <w:rFonts w:cs="Arial"/>
              </w:rPr>
            </w:pPr>
            <w:ins w:id="1619" w:author="Giacomini-Varvarigos, Maria" w:date="2013-02-07T14:09:00Z">
              <w:r w:rsidRPr="00D1147C">
                <w:rPr>
                  <w:rFonts w:cs="Arial"/>
                </w:rPr>
                <w:t>CSB Team Lead (Backup)</w:t>
              </w:r>
            </w:ins>
          </w:p>
        </w:tc>
        <w:tc>
          <w:tcPr>
            <w:tcW w:w="1424" w:type="dxa"/>
            <w:tcBorders>
              <w:top w:val="nil"/>
              <w:left w:val="nil"/>
              <w:bottom w:val="single" w:sz="8" w:space="0" w:color="auto"/>
              <w:right w:val="single" w:sz="8" w:space="0" w:color="auto"/>
            </w:tcBorders>
            <w:tcMar>
              <w:top w:w="0" w:type="dxa"/>
              <w:left w:w="108" w:type="dxa"/>
              <w:bottom w:w="0" w:type="dxa"/>
              <w:right w:w="108" w:type="dxa"/>
            </w:tcMar>
          </w:tcPr>
          <w:p w14:paraId="2E1B2632" w14:textId="77777777" w:rsidR="00574BF7" w:rsidRPr="00D1147C" w:rsidRDefault="00574BF7" w:rsidP="00574BF7">
            <w:pPr>
              <w:pStyle w:val="TableText"/>
              <w:rPr>
                <w:ins w:id="1620" w:author="Giacomini-Varvarigos, Maria" w:date="2013-02-07T14:09:00Z"/>
                <w:rFonts w:cs="Arial"/>
              </w:rPr>
            </w:pPr>
            <w:ins w:id="1621" w:author="Giacomini-Varvarigos, Maria" w:date="2013-02-07T14:09:00Z">
              <w:r w:rsidRPr="00D1147C">
                <w:rPr>
                  <w:rFonts w:cs="Arial"/>
                </w:rPr>
                <w:t>Michel</w:t>
              </w:r>
              <w:r w:rsidRPr="00D1147C">
                <w:rPr>
                  <w:rFonts w:cs="Arial"/>
                </w:rPr>
                <w:br/>
                <w:t>Fontaine</w:t>
              </w:r>
            </w:ins>
          </w:p>
        </w:tc>
        <w:tc>
          <w:tcPr>
            <w:tcW w:w="1134" w:type="dxa"/>
            <w:tcBorders>
              <w:top w:val="nil"/>
              <w:left w:val="nil"/>
              <w:bottom w:val="single" w:sz="8" w:space="0" w:color="auto"/>
              <w:right w:val="single" w:sz="8" w:space="0" w:color="auto"/>
            </w:tcBorders>
            <w:tcMar>
              <w:top w:w="0" w:type="dxa"/>
              <w:left w:w="108" w:type="dxa"/>
              <w:bottom w:w="0" w:type="dxa"/>
              <w:right w:w="108" w:type="dxa"/>
            </w:tcMar>
          </w:tcPr>
          <w:p w14:paraId="2E1B2633" w14:textId="77777777" w:rsidR="00574BF7" w:rsidRPr="00D1147C" w:rsidRDefault="00574BF7" w:rsidP="00574BF7">
            <w:pPr>
              <w:pStyle w:val="TableText"/>
              <w:rPr>
                <w:ins w:id="1622" w:author="Giacomini-Varvarigos, Maria" w:date="2013-02-07T14:09:00Z"/>
                <w:rFonts w:cs="Arial"/>
              </w:rPr>
            </w:pPr>
            <w:ins w:id="1623" w:author="Giacomini-Varvarigos, Maria" w:date="2013-02-07T14:09:00Z">
              <w:r w:rsidRPr="00D1147C">
                <w:rPr>
                  <w:rFonts w:cs="Arial"/>
                </w:rPr>
                <w:t>8am–5pm M-F*</w:t>
              </w:r>
            </w:ins>
          </w:p>
        </w:tc>
        <w:tc>
          <w:tcPr>
            <w:tcW w:w="1831" w:type="dxa"/>
            <w:tcBorders>
              <w:top w:val="nil"/>
              <w:left w:val="nil"/>
              <w:bottom w:val="single" w:sz="8" w:space="0" w:color="auto"/>
              <w:right w:val="single" w:sz="8" w:space="0" w:color="auto"/>
            </w:tcBorders>
            <w:tcMar>
              <w:top w:w="0" w:type="dxa"/>
              <w:left w:w="108" w:type="dxa"/>
              <w:bottom w:w="0" w:type="dxa"/>
              <w:right w:w="108" w:type="dxa"/>
            </w:tcMar>
          </w:tcPr>
          <w:p w14:paraId="2E1B2634" w14:textId="77777777" w:rsidR="00574BF7" w:rsidRPr="00D1147C" w:rsidRDefault="00574BF7" w:rsidP="00574BF7">
            <w:pPr>
              <w:pStyle w:val="TableText"/>
              <w:rPr>
                <w:ins w:id="1624" w:author="Giacomini-Varvarigos, Maria" w:date="2013-02-07T14:09:00Z"/>
                <w:rFonts w:cs="Arial"/>
              </w:rPr>
            </w:pPr>
            <w:ins w:id="1625" w:author="Giacomini-Varvarigos, Maria" w:date="2013-02-07T14:09:00Z">
              <w:r w:rsidRPr="00D1147C">
                <w:rPr>
                  <w:rFonts w:cs="Arial"/>
                </w:rPr>
                <w:t>N/A</w:t>
              </w:r>
            </w:ins>
          </w:p>
        </w:tc>
        <w:tc>
          <w:tcPr>
            <w:tcW w:w="1430" w:type="dxa"/>
            <w:tcBorders>
              <w:top w:val="nil"/>
              <w:left w:val="nil"/>
              <w:bottom w:val="single" w:sz="8" w:space="0" w:color="auto"/>
              <w:right w:val="single" w:sz="8" w:space="0" w:color="auto"/>
            </w:tcBorders>
            <w:tcMar>
              <w:top w:w="0" w:type="dxa"/>
              <w:left w:w="108" w:type="dxa"/>
              <w:bottom w:w="0" w:type="dxa"/>
              <w:right w:w="108" w:type="dxa"/>
            </w:tcMar>
          </w:tcPr>
          <w:p w14:paraId="2E1B2635" w14:textId="77777777" w:rsidR="00574BF7" w:rsidRPr="00D1147C" w:rsidRDefault="00574BF7" w:rsidP="00574BF7">
            <w:pPr>
              <w:pStyle w:val="TableText"/>
              <w:rPr>
                <w:ins w:id="1626" w:author="Giacomini-Varvarigos, Maria" w:date="2013-02-07T14:09:00Z"/>
                <w:rFonts w:cs="Arial"/>
              </w:rPr>
            </w:pPr>
            <w:ins w:id="1627" w:author="Giacomini-Varvarigos, Maria" w:date="2013-02-07T14:09:00Z">
              <w:r w:rsidRPr="00D1147C">
                <w:rPr>
                  <w:rFonts w:cs="Arial"/>
                </w:rPr>
                <w:t xml:space="preserve">514-415-3000 </w:t>
              </w:r>
              <w:r>
                <w:rPr>
                  <w:rFonts w:cs="Arial"/>
                </w:rPr>
                <w:t>x</w:t>
              </w:r>
              <w:r w:rsidRPr="00D1147C">
                <w:rPr>
                  <w:rFonts w:cs="Arial"/>
                </w:rPr>
                <w:t>1014335</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36" w14:textId="77777777" w:rsidR="00574BF7" w:rsidRPr="00D1147C" w:rsidRDefault="00574BF7" w:rsidP="00574BF7">
            <w:pPr>
              <w:pStyle w:val="TableText"/>
              <w:rPr>
                <w:ins w:id="1628" w:author="Giacomini-Varvarigos, Maria" w:date="2013-02-07T14:09:00Z"/>
                <w:rFonts w:cs="Arial"/>
              </w:rPr>
            </w:pPr>
            <w:ins w:id="1629" w:author="Giacomini-Varvarigos, Maria" w:date="2013-02-07T14:09:00Z">
              <w:r w:rsidRPr="00D1147C">
                <w:rPr>
                  <w:rFonts w:cs="Arial"/>
                </w:rPr>
                <w:t>514-414-3822</w:t>
              </w:r>
            </w:ins>
          </w:p>
        </w:tc>
      </w:tr>
      <w:tr w:rsidR="00574BF7" w:rsidRPr="00D1147C" w14:paraId="2E1B263E" w14:textId="77777777" w:rsidTr="00574BF7">
        <w:trPr>
          <w:ins w:id="1630" w:author="Giacomini-Varvarigos, Maria" w:date="2013-02-07T14:09:00Z"/>
        </w:trPr>
        <w:tc>
          <w:tcPr>
            <w:tcW w:w="1411"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638" w14:textId="77777777" w:rsidR="00574BF7" w:rsidRPr="00D1147C" w:rsidRDefault="00574BF7" w:rsidP="00574BF7">
            <w:pPr>
              <w:pStyle w:val="TableText"/>
              <w:rPr>
                <w:ins w:id="1631" w:author="Giacomini-Varvarigos, Maria" w:date="2013-02-07T14:09:00Z"/>
                <w:rFonts w:cs="Arial"/>
              </w:rPr>
            </w:pPr>
            <w:ins w:id="1632" w:author="Giacomini-Varvarigos, Maria" w:date="2013-02-07T14:09:00Z">
              <w:r w:rsidRPr="00D1147C">
                <w:rPr>
                  <w:rFonts w:cs="Arial"/>
                </w:rPr>
                <w:t xml:space="preserve">Manager </w:t>
              </w:r>
              <w:r>
                <w:rPr>
                  <w:rFonts w:cs="Arial"/>
                </w:rPr>
                <w:t xml:space="preserve">- </w:t>
              </w:r>
              <w:r w:rsidRPr="00D1147C">
                <w:rPr>
                  <w:rFonts w:cs="Arial"/>
                </w:rPr>
                <w:t>Escalation 2</w:t>
              </w:r>
            </w:ins>
          </w:p>
        </w:tc>
        <w:tc>
          <w:tcPr>
            <w:tcW w:w="1424" w:type="dxa"/>
            <w:tcBorders>
              <w:top w:val="nil"/>
              <w:left w:val="nil"/>
              <w:bottom w:val="double" w:sz="4" w:space="0" w:color="auto"/>
              <w:right w:val="single" w:sz="8" w:space="0" w:color="auto"/>
            </w:tcBorders>
            <w:tcMar>
              <w:top w:w="0" w:type="dxa"/>
              <w:left w:w="108" w:type="dxa"/>
              <w:bottom w:w="0" w:type="dxa"/>
              <w:right w:w="108" w:type="dxa"/>
            </w:tcMar>
          </w:tcPr>
          <w:p w14:paraId="2E1B2639" w14:textId="77777777" w:rsidR="00574BF7" w:rsidRPr="00D1147C" w:rsidRDefault="00574BF7" w:rsidP="00574BF7">
            <w:pPr>
              <w:pStyle w:val="TableText"/>
              <w:rPr>
                <w:ins w:id="1633" w:author="Giacomini-Varvarigos, Maria" w:date="2013-02-07T14:09:00Z"/>
                <w:rFonts w:cs="Arial"/>
              </w:rPr>
            </w:pPr>
            <w:ins w:id="1634" w:author="Giacomini-Varvarigos, Maria" w:date="2013-02-07T14:09:00Z">
              <w:r w:rsidRPr="00D1147C">
                <w:rPr>
                  <w:rFonts w:cs="Arial"/>
                </w:rPr>
                <w:t xml:space="preserve">James </w:t>
              </w:r>
              <w:proofErr w:type="spellStart"/>
              <w:r w:rsidRPr="00D1147C">
                <w:rPr>
                  <w:rFonts w:cs="Arial"/>
                </w:rPr>
                <w:t>Beausoleil</w:t>
              </w:r>
              <w:proofErr w:type="spellEnd"/>
            </w:ins>
          </w:p>
        </w:tc>
        <w:tc>
          <w:tcPr>
            <w:tcW w:w="1134" w:type="dxa"/>
            <w:tcBorders>
              <w:top w:val="nil"/>
              <w:left w:val="nil"/>
              <w:bottom w:val="double" w:sz="4" w:space="0" w:color="auto"/>
              <w:right w:val="single" w:sz="8" w:space="0" w:color="auto"/>
            </w:tcBorders>
            <w:tcMar>
              <w:top w:w="0" w:type="dxa"/>
              <w:left w:w="108" w:type="dxa"/>
              <w:bottom w:w="0" w:type="dxa"/>
              <w:right w:w="108" w:type="dxa"/>
            </w:tcMar>
          </w:tcPr>
          <w:p w14:paraId="2E1B263A" w14:textId="77777777" w:rsidR="00574BF7" w:rsidRPr="00D1147C" w:rsidRDefault="00574BF7" w:rsidP="00574BF7">
            <w:pPr>
              <w:pStyle w:val="TableText"/>
              <w:rPr>
                <w:ins w:id="1635" w:author="Giacomini-Varvarigos, Maria" w:date="2013-02-07T14:09:00Z"/>
                <w:rFonts w:cs="Arial"/>
              </w:rPr>
            </w:pPr>
            <w:ins w:id="1636" w:author="Giacomini-Varvarigos, Maria" w:date="2013-02-07T14:09:00Z">
              <w:r w:rsidRPr="00D1147C">
                <w:rPr>
                  <w:rFonts w:cs="Arial"/>
                </w:rPr>
                <w:t>8am–5pm M-F*</w:t>
              </w:r>
            </w:ins>
          </w:p>
        </w:tc>
        <w:tc>
          <w:tcPr>
            <w:tcW w:w="1831" w:type="dxa"/>
            <w:tcBorders>
              <w:top w:val="nil"/>
              <w:left w:val="nil"/>
              <w:bottom w:val="double" w:sz="4" w:space="0" w:color="auto"/>
              <w:right w:val="single" w:sz="8" w:space="0" w:color="auto"/>
            </w:tcBorders>
            <w:tcMar>
              <w:top w:w="0" w:type="dxa"/>
              <w:left w:w="108" w:type="dxa"/>
              <w:bottom w:w="0" w:type="dxa"/>
              <w:right w:w="108" w:type="dxa"/>
            </w:tcMar>
          </w:tcPr>
          <w:p w14:paraId="2E1B263B" w14:textId="77777777" w:rsidR="00574BF7" w:rsidRPr="00D1147C" w:rsidRDefault="00574BF7" w:rsidP="00574BF7">
            <w:pPr>
              <w:pStyle w:val="TableText"/>
              <w:rPr>
                <w:ins w:id="1637" w:author="Giacomini-Varvarigos, Maria" w:date="2013-02-07T14:09:00Z"/>
                <w:rFonts w:cs="Arial"/>
              </w:rPr>
            </w:pPr>
            <w:ins w:id="1638" w:author="Giacomini-Varvarigos, Maria" w:date="2013-02-07T14:09:00Z">
              <w:r w:rsidRPr="00D1147C">
                <w:rPr>
                  <w:rFonts w:cs="Arial"/>
                </w:rPr>
                <w:t>N/A</w:t>
              </w:r>
            </w:ins>
          </w:p>
        </w:tc>
        <w:tc>
          <w:tcPr>
            <w:tcW w:w="1430" w:type="dxa"/>
            <w:tcBorders>
              <w:top w:val="nil"/>
              <w:left w:val="nil"/>
              <w:bottom w:val="double" w:sz="4" w:space="0" w:color="auto"/>
              <w:right w:val="single" w:sz="8" w:space="0" w:color="auto"/>
            </w:tcBorders>
            <w:tcMar>
              <w:top w:w="0" w:type="dxa"/>
              <w:left w:w="108" w:type="dxa"/>
              <w:bottom w:w="0" w:type="dxa"/>
              <w:right w:w="108" w:type="dxa"/>
            </w:tcMar>
          </w:tcPr>
          <w:p w14:paraId="2E1B263C" w14:textId="77777777" w:rsidR="00574BF7" w:rsidRPr="00D1147C" w:rsidRDefault="00574BF7" w:rsidP="00574BF7">
            <w:pPr>
              <w:pStyle w:val="TableText"/>
              <w:rPr>
                <w:ins w:id="1639" w:author="Giacomini-Varvarigos, Maria" w:date="2013-02-07T14:09:00Z"/>
                <w:rFonts w:cs="Arial"/>
              </w:rPr>
            </w:pPr>
            <w:ins w:id="1640" w:author="Giacomini-Varvarigos, Maria" w:date="2013-02-07T14:09:00Z">
              <w:r w:rsidRPr="00D1147C">
                <w:rPr>
                  <w:rFonts w:cs="Arial"/>
                </w:rPr>
                <w:t>514-415-3683 </w:t>
              </w:r>
            </w:ins>
          </w:p>
        </w:tc>
        <w:tc>
          <w:tcPr>
            <w:tcW w:w="2126" w:type="dxa"/>
            <w:tcBorders>
              <w:top w:val="nil"/>
              <w:left w:val="nil"/>
              <w:bottom w:val="double" w:sz="4" w:space="0" w:color="auto"/>
              <w:right w:val="double" w:sz="4" w:space="0" w:color="auto"/>
            </w:tcBorders>
            <w:tcMar>
              <w:top w:w="0" w:type="dxa"/>
              <w:left w:w="108" w:type="dxa"/>
              <w:bottom w:w="0" w:type="dxa"/>
              <w:right w:w="108" w:type="dxa"/>
            </w:tcMar>
          </w:tcPr>
          <w:p w14:paraId="2E1B263D" w14:textId="77777777" w:rsidR="00574BF7" w:rsidRPr="00D1147C" w:rsidRDefault="00574BF7" w:rsidP="00574BF7">
            <w:pPr>
              <w:pStyle w:val="TableText"/>
              <w:rPr>
                <w:ins w:id="1641" w:author="Giacomini-Varvarigos, Maria" w:date="2013-02-07T14:09:00Z"/>
                <w:rFonts w:cs="Arial"/>
              </w:rPr>
            </w:pPr>
            <w:ins w:id="1642" w:author="Giacomini-Varvarigos, Maria" w:date="2013-02-07T14:09:00Z">
              <w:r w:rsidRPr="00D1147C">
                <w:rPr>
                  <w:rFonts w:cs="Arial"/>
                </w:rPr>
                <w:t>514-220-3692  cell</w:t>
              </w:r>
            </w:ins>
          </w:p>
        </w:tc>
      </w:tr>
    </w:tbl>
    <w:p w14:paraId="2E1B263F" w14:textId="77777777" w:rsidR="00734E59" w:rsidRDefault="00734E59" w:rsidP="00574BF7">
      <w:pPr>
        <w:rPr>
          <w:ins w:id="1643" w:author="Giacomini-Varvarigos, Maria" w:date="2013-02-07T14:15:00Z"/>
          <w:lang w:val="pt-BR"/>
        </w:rPr>
      </w:pPr>
    </w:p>
    <w:p w14:paraId="2E1B2640" w14:textId="77777777" w:rsidR="00734E59" w:rsidRPr="00754478" w:rsidRDefault="00734E59" w:rsidP="00734E59">
      <w:pPr>
        <w:rPr>
          <w:ins w:id="1644" w:author="Giacomini-Varvarigos, Maria" w:date="2013-02-07T14:15:00Z"/>
          <w:rFonts w:ascii="Arial" w:hAnsi="Arial" w:cs="Arial"/>
          <w:b/>
        </w:rPr>
      </w:pPr>
      <w:ins w:id="1645" w:author="Giacomini-Varvarigos, Maria" w:date="2013-02-07T14:15:00Z">
        <w:r w:rsidRPr="00754478">
          <w:rPr>
            <w:rFonts w:ascii="Arial" w:hAnsi="Arial" w:cs="Arial"/>
            <w:b/>
          </w:rPr>
          <w:t>ITSM</w:t>
        </w:r>
        <w:r w:rsidRPr="006F0CBD">
          <w:rPr>
            <w:b/>
          </w:rPr>
          <w:t xml:space="preserve"> </w:t>
        </w:r>
        <w:r w:rsidRPr="00D41025">
          <w:rPr>
            <w:b/>
          </w:rPr>
          <w:t>Support group assignment:</w:t>
        </w:r>
      </w:ins>
    </w:p>
    <w:p w14:paraId="2E1B2641" w14:textId="77777777" w:rsidR="00734E59" w:rsidRPr="00734E59" w:rsidRDefault="00734E59" w:rsidP="00574BF7">
      <w:pPr>
        <w:numPr>
          <w:ilvl w:val="0"/>
          <w:numId w:val="59"/>
        </w:numPr>
        <w:rPr>
          <w:ins w:id="1646" w:author="Giacomini-Varvarigos, Maria" w:date="2013-02-07T14:15:00Z"/>
          <w:lang w:val="pt-BR"/>
        </w:rPr>
      </w:pPr>
      <w:ins w:id="1647" w:author="Giacomini-Varvarigos, Maria" w:date="2013-02-07T14:15:00Z">
        <w:r w:rsidRPr="008B5850">
          <w:t xml:space="preserve">CGI Support to BTV </w:t>
        </w:r>
        <w:r>
          <w:t xml:space="preserve">/BM / BDI/ BC </w:t>
        </w:r>
        <w:r w:rsidRPr="00524991">
          <w:t xml:space="preserve">/ </w:t>
        </w:r>
        <w:r w:rsidRPr="00916C01">
          <w:rPr>
            <w:i/>
            <w:lang w:val="en-CA"/>
          </w:rPr>
          <w:sym w:font="Wingdings" w:char="F0E0"/>
        </w:r>
        <w:r w:rsidRPr="003F2378">
          <w:t xml:space="preserve"> </w:t>
        </w:r>
        <w:r>
          <w:t xml:space="preserve">Application Management Tier 2 </w:t>
        </w:r>
        <w:r w:rsidRPr="00916C01">
          <w:rPr>
            <w:i/>
            <w:lang w:val="en-CA"/>
          </w:rPr>
          <w:sym w:font="Wingdings" w:char="F0E0"/>
        </w:r>
        <w:r>
          <w:t xml:space="preserve">  </w:t>
        </w:r>
        <w:r w:rsidRPr="00D65E81">
          <w:t>BELLCANMO</w:t>
        </w:r>
      </w:ins>
    </w:p>
    <w:p w14:paraId="2E1B2642" w14:textId="77777777" w:rsidR="00574BF7" w:rsidRPr="00D1147C" w:rsidRDefault="00574BF7" w:rsidP="00574BF7">
      <w:pPr>
        <w:rPr>
          <w:ins w:id="1648" w:author="Giacomini-Varvarigos, Maria" w:date="2013-02-07T14:10:00Z"/>
          <w:lang w:val="pt-BR"/>
        </w:rPr>
      </w:pPr>
      <w:ins w:id="1649" w:author="Giacomini-Varvarigos, Maria" w:date="2013-02-07T14:10:00Z">
        <w:r>
          <w:rPr>
            <w:lang w:val="pt-BR"/>
          </w:rPr>
          <w:t>bell.ca</w:t>
        </w:r>
        <w:r>
          <w:rPr>
            <w:b/>
            <w:lang w:val="pt-BR"/>
          </w:rPr>
          <w:t xml:space="preserve"> I</w:t>
        </w:r>
        <w:r w:rsidRPr="00D1147C">
          <w:rPr>
            <w:b/>
            <w:lang w:val="pt-BR"/>
          </w:rPr>
          <w:t>nfrastructure</w:t>
        </w:r>
        <w:r>
          <w:rPr>
            <w:b/>
            <w:lang w:val="pt-BR"/>
          </w:rPr>
          <w:t xml:space="preserve"> Support</w:t>
        </w:r>
      </w:ins>
    </w:p>
    <w:tbl>
      <w:tblPr>
        <w:tblW w:w="0" w:type="auto"/>
        <w:tblInd w:w="108" w:type="dxa"/>
        <w:tblLayout w:type="fixed"/>
        <w:tblCellMar>
          <w:left w:w="0" w:type="dxa"/>
          <w:right w:w="0" w:type="dxa"/>
        </w:tblCellMar>
        <w:tblLook w:val="0000" w:firstRow="0" w:lastRow="0" w:firstColumn="0" w:lastColumn="0" w:noHBand="0" w:noVBand="0"/>
      </w:tblPr>
      <w:tblGrid>
        <w:gridCol w:w="1268"/>
        <w:gridCol w:w="1127"/>
        <w:gridCol w:w="1376"/>
        <w:gridCol w:w="1899"/>
        <w:gridCol w:w="1418"/>
        <w:gridCol w:w="2126"/>
      </w:tblGrid>
      <w:tr w:rsidR="00574BF7" w14:paraId="2E1B2649" w14:textId="77777777" w:rsidTr="00574BF7">
        <w:trPr>
          <w:trHeight w:val="293"/>
          <w:ins w:id="1650" w:author="Giacomini-Varvarigos, Maria" w:date="2013-02-07T14:10:00Z"/>
        </w:trPr>
        <w:tc>
          <w:tcPr>
            <w:tcW w:w="1268"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vAlign w:val="center"/>
          </w:tcPr>
          <w:p w14:paraId="2E1B2643" w14:textId="77777777" w:rsidR="00574BF7" w:rsidRPr="001E6A4B" w:rsidRDefault="00574BF7" w:rsidP="00574BF7">
            <w:pPr>
              <w:pStyle w:val="TableHeading"/>
              <w:rPr>
                <w:ins w:id="1651" w:author="Giacomini-Varvarigos, Maria" w:date="2013-02-07T14:10:00Z"/>
                <w:szCs w:val="16"/>
              </w:rPr>
            </w:pPr>
            <w:ins w:id="1652" w:author="Giacomini-Varvarigos, Maria" w:date="2013-02-07T14:10:00Z">
              <w:r w:rsidRPr="001E6A4B">
                <w:rPr>
                  <w:szCs w:val="16"/>
                </w:rPr>
                <w:t>Role</w:t>
              </w:r>
            </w:ins>
          </w:p>
        </w:tc>
        <w:tc>
          <w:tcPr>
            <w:tcW w:w="1127"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44" w14:textId="77777777" w:rsidR="00574BF7" w:rsidRPr="001E6A4B" w:rsidRDefault="00574BF7" w:rsidP="00574BF7">
            <w:pPr>
              <w:pStyle w:val="TableHeading"/>
              <w:rPr>
                <w:ins w:id="1653" w:author="Giacomini-Varvarigos, Maria" w:date="2013-02-07T14:10:00Z"/>
                <w:szCs w:val="16"/>
              </w:rPr>
            </w:pPr>
            <w:ins w:id="1654" w:author="Giacomini-Varvarigos, Maria" w:date="2013-02-07T14:10:00Z">
              <w:r w:rsidRPr="001E6A4B">
                <w:rPr>
                  <w:szCs w:val="16"/>
                </w:rPr>
                <w:t>Name</w:t>
              </w:r>
            </w:ins>
          </w:p>
        </w:tc>
        <w:tc>
          <w:tcPr>
            <w:tcW w:w="1376"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45" w14:textId="77777777" w:rsidR="00574BF7" w:rsidRPr="001E6A4B" w:rsidRDefault="00574BF7" w:rsidP="00574BF7">
            <w:pPr>
              <w:pStyle w:val="TableHeading"/>
              <w:rPr>
                <w:ins w:id="1655" w:author="Giacomini-Varvarigos, Maria" w:date="2013-02-07T14:10:00Z"/>
                <w:szCs w:val="16"/>
              </w:rPr>
            </w:pPr>
            <w:ins w:id="1656" w:author="Giacomini-Varvarigos, Maria" w:date="2013-02-07T14:10:00Z">
              <w:r w:rsidRPr="001E6A4B">
                <w:rPr>
                  <w:szCs w:val="16"/>
                </w:rPr>
                <w:t>Hours</w:t>
              </w:r>
            </w:ins>
          </w:p>
        </w:tc>
        <w:tc>
          <w:tcPr>
            <w:tcW w:w="1899"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46" w14:textId="77777777" w:rsidR="00574BF7" w:rsidRPr="001E6A4B" w:rsidRDefault="00574BF7" w:rsidP="00574BF7">
            <w:pPr>
              <w:pStyle w:val="TableHeading"/>
              <w:rPr>
                <w:ins w:id="1657" w:author="Giacomini-Varvarigos, Maria" w:date="2013-02-07T14:10:00Z"/>
                <w:szCs w:val="16"/>
              </w:rPr>
            </w:pPr>
            <w:ins w:id="1658" w:author="Giacomini-Varvarigos, Maria" w:date="2013-02-07T14:10:00Z">
              <w:r w:rsidRPr="001E6A4B">
                <w:rPr>
                  <w:szCs w:val="16"/>
                </w:rPr>
                <w:t>Remedy</w:t>
              </w:r>
            </w:ins>
          </w:p>
        </w:tc>
        <w:tc>
          <w:tcPr>
            <w:tcW w:w="141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47" w14:textId="77777777" w:rsidR="00574BF7" w:rsidRPr="001E6A4B" w:rsidRDefault="00574BF7" w:rsidP="00574BF7">
            <w:pPr>
              <w:pStyle w:val="TableHeading"/>
              <w:rPr>
                <w:ins w:id="1659" w:author="Giacomini-Varvarigos, Maria" w:date="2013-02-07T14:10:00Z"/>
                <w:szCs w:val="16"/>
              </w:rPr>
            </w:pPr>
            <w:ins w:id="1660" w:author="Giacomini-Varvarigos, Maria" w:date="2013-02-07T14:10:00Z">
              <w:r w:rsidRPr="001E6A4B">
                <w:rPr>
                  <w:szCs w:val="16"/>
                </w:rPr>
                <w:t>Phone</w:t>
              </w:r>
            </w:ins>
          </w:p>
        </w:tc>
        <w:tc>
          <w:tcPr>
            <w:tcW w:w="2126"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vAlign w:val="center"/>
          </w:tcPr>
          <w:p w14:paraId="2E1B2648" w14:textId="77777777" w:rsidR="00574BF7" w:rsidRPr="001E6A4B" w:rsidRDefault="00574BF7" w:rsidP="00574BF7">
            <w:pPr>
              <w:pStyle w:val="TableHeading"/>
              <w:rPr>
                <w:ins w:id="1661" w:author="Giacomini-Varvarigos, Maria" w:date="2013-02-07T14:10:00Z"/>
                <w:szCs w:val="16"/>
              </w:rPr>
            </w:pPr>
            <w:ins w:id="1662" w:author="Giacomini-Varvarigos, Maria" w:date="2013-02-07T14:10:00Z">
              <w:r w:rsidRPr="001E6A4B">
                <w:rPr>
                  <w:szCs w:val="16"/>
                </w:rPr>
                <w:t>Pager</w:t>
              </w:r>
            </w:ins>
          </w:p>
        </w:tc>
      </w:tr>
      <w:tr w:rsidR="00574BF7" w14:paraId="2E1B2653" w14:textId="77777777" w:rsidTr="00574BF7">
        <w:trPr>
          <w:ins w:id="1663" w:author="Giacomini-Varvarigos, Maria" w:date="2013-02-07T14:10:00Z"/>
        </w:trPr>
        <w:tc>
          <w:tcPr>
            <w:tcW w:w="126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4A" w14:textId="77777777" w:rsidR="00574BF7" w:rsidRPr="00B409EE" w:rsidRDefault="00574BF7" w:rsidP="00574BF7">
            <w:pPr>
              <w:pStyle w:val="TableText"/>
              <w:rPr>
                <w:ins w:id="1664" w:author="Giacomini-Varvarigos, Maria" w:date="2013-02-07T14:10:00Z"/>
                <w:rFonts w:cs="Arial"/>
              </w:rPr>
            </w:pPr>
            <w:ins w:id="1665" w:author="Giacomini-Varvarigos, Maria" w:date="2013-02-07T14:10:00Z">
              <w:r w:rsidRPr="00B409EE">
                <w:rPr>
                  <w:rFonts w:cs="Arial"/>
                </w:rPr>
                <w:t xml:space="preserve">bell.ca </w:t>
              </w:r>
              <w:r>
                <w:rPr>
                  <w:rFonts w:cs="Arial"/>
                </w:rPr>
                <w:t>MAS</w:t>
              </w:r>
            </w:ins>
          </w:p>
        </w:tc>
        <w:tc>
          <w:tcPr>
            <w:tcW w:w="1127" w:type="dxa"/>
            <w:tcBorders>
              <w:top w:val="nil"/>
              <w:left w:val="nil"/>
              <w:bottom w:val="single" w:sz="8" w:space="0" w:color="auto"/>
              <w:right w:val="single" w:sz="8" w:space="0" w:color="auto"/>
            </w:tcBorders>
            <w:tcMar>
              <w:top w:w="0" w:type="dxa"/>
              <w:left w:w="108" w:type="dxa"/>
              <w:bottom w:w="0" w:type="dxa"/>
              <w:right w:w="108" w:type="dxa"/>
            </w:tcMar>
          </w:tcPr>
          <w:p w14:paraId="2E1B264B" w14:textId="77777777" w:rsidR="00574BF7" w:rsidRPr="00B409EE" w:rsidRDefault="00574BF7" w:rsidP="00574BF7">
            <w:pPr>
              <w:pStyle w:val="TableText"/>
              <w:rPr>
                <w:ins w:id="1666" w:author="Giacomini-Varvarigos, Maria" w:date="2013-02-07T14:10:00Z"/>
                <w:rFonts w:cs="Arial"/>
              </w:rPr>
            </w:pPr>
            <w:ins w:id="1667" w:author="Giacomini-Varvarigos, Maria" w:date="2013-02-07T14:10:00Z">
              <w:r w:rsidRPr="00B409EE">
                <w:rPr>
                  <w:rFonts w:cs="Arial"/>
                </w:rPr>
                <w:t>Primary Pager</w:t>
              </w:r>
            </w:ins>
          </w:p>
        </w:tc>
        <w:tc>
          <w:tcPr>
            <w:tcW w:w="1376" w:type="dxa"/>
            <w:tcBorders>
              <w:top w:val="nil"/>
              <w:left w:val="nil"/>
              <w:bottom w:val="single" w:sz="8" w:space="0" w:color="auto"/>
              <w:right w:val="single" w:sz="8" w:space="0" w:color="auto"/>
            </w:tcBorders>
            <w:tcMar>
              <w:top w:w="0" w:type="dxa"/>
              <w:left w:w="108" w:type="dxa"/>
              <w:bottom w:w="0" w:type="dxa"/>
              <w:right w:w="108" w:type="dxa"/>
            </w:tcMar>
          </w:tcPr>
          <w:p w14:paraId="2E1B264C" w14:textId="77777777" w:rsidR="00574BF7" w:rsidRPr="00B409EE" w:rsidRDefault="00574BF7" w:rsidP="00574BF7">
            <w:pPr>
              <w:pStyle w:val="TableText"/>
              <w:rPr>
                <w:ins w:id="1668" w:author="Giacomini-Varvarigos, Maria" w:date="2013-02-07T14:10:00Z"/>
                <w:rFonts w:cs="Arial"/>
              </w:rPr>
            </w:pPr>
            <w:ins w:id="1669" w:author="Giacomini-Varvarigos, Maria" w:date="2013-02-07T14:10:00Z">
              <w:r w:rsidRPr="00B409EE">
                <w:rPr>
                  <w:rFonts w:cs="Arial"/>
                </w:rPr>
                <w:t>7/24</w:t>
              </w:r>
            </w:ins>
          </w:p>
        </w:tc>
        <w:tc>
          <w:tcPr>
            <w:tcW w:w="1899" w:type="dxa"/>
            <w:vMerge w:val="restart"/>
            <w:tcBorders>
              <w:top w:val="nil"/>
              <w:left w:val="nil"/>
              <w:right w:val="single" w:sz="8" w:space="0" w:color="auto"/>
            </w:tcBorders>
            <w:tcMar>
              <w:top w:w="0" w:type="dxa"/>
              <w:left w:w="108" w:type="dxa"/>
              <w:bottom w:w="0" w:type="dxa"/>
              <w:right w:w="108" w:type="dxa"/>
            </w:tcMar>
          </w:tcPr>
          <w:p w14:paraId="2E1B264D" w14:textId="77777777" w:rsidR="00574BF7" w:rsidRPr="00684FF7" w:rsidRDefault="00574BF7" w:rsidP="00574BF7">
            <w:pPr>
              <w:pStyle w:val="TableText"/>
              <w:rPr>
                <w:ins w:id="1670" w:author="Giacomini-Varvarigos, Maria" w:date="2013-02-07T14:10:00Z"/>
                <w:rFonts w:cs="Arial"/>
                <w:u w:val="single"/>
              </w:rPr>
            </w:pPr>
            <w:ins w:id="1671" w:author="Giacomini-Varvarigos, Maria" w:date="2013-02-07T14:10:00Z">
              <w:r w:rsidRPr="00684FF7">
                <w:rPr>
                  <w:rFonts w:cs="Arial"/>
                  <w:u w:val="single"/>
                </w:rPr>
                <w:t xml:space="preserve">Type: </w:t>
              </w:r>
            </w:ins>
          </w:p>
          <w:p w14:paraId="2E1B264E" w14:textId="77777777" w:rsidR="00574BF7" w:rsidRPr="00B409EE" w:rsidRDefault="00574BF7" w:rsidP="00574BF7">
            <w:pPr>
              <w:pStyle w:val="TableText"/>
              <w:rPr>
                <w:ins w:id="1672" w:author="Giacomini-Varvarigos, Maria" w:date="2013-02-07T14:10:00Z"/>
                <w:rFonts w:cs="Arial"/>
              </w:rPr>
            </w:pPr>
            <w:ins w:id="1673" w:author="Giacomini-Varvarigos, Maria" w:date="2013-02-07T14:10:00Z">
              <w:r w:rsidRPr="00B409EE">
                <w:rPr>
                  <w:rFonts w:cs="Arial"/>
                </w:rPr>
                <w:t>BELL WEB SITE</w:t>
              </w:r>
            </w:ins>
          </w:p>
          <w:p w14:paraId="2E1B264F" w14:textId="77777777" w:rsidR="00574BF7" w:rsidRPr="00684FF7" w:rsidRDefault="00574BF7" w:rsidP="00574BF7">
            <w:pPr>
              <w:pStyle w:val="TableText"/>
              <w:rPr>
                <w:ins w:id="1674" w:author="Giacomini-Varvarigos, Maria" w:date="2013-02-07T14:10:00Z"/>
                <w:rFonts w:cs="Arial"/>
                <w:u w:val="single"/>
              </w:rPr>
            </w:pPr>
            <w:ins w:id="1675" w:author="Giacomini-Varvarigos, Maria" w:date="2013-02-07T14:10:00Z">
              <w:r w:rsidRPr="00684FF7">
                <w:rPr>
                  <w:rFonts w:cs="Arial"/>
                  <w:u w:val="single"/>
                </w:rPr>
                <w:t xml:space="preserve">Group: </w:t>
              </w:r>
            </w:ins>
          </w:p>
          <w:p w14:paraId="2E1B2650" w14:textId="77777777" w:rsidR="00574BF7" w:rsidRPr="00B409EE" w:rsidRDefault="00574BF7" w:rsidP="00574BF7">
            <w:pPr>
              <w:pStyle w:val="TableText"/>
              <w:rPr>
                <w:ins w:id="1676" w:author="Giacomini-Varvarigos, Maria" w:date="2013-02-07T14:10:00Z"/>
                <w:rFonts w:cs="Arial"/>
              </w:rPr>
            </w:pPr>
            <w:ins w:id="1677" w:author="Giacomini-Varvarigos, Maria" w:date="2013-02-07T14:10:00Z">
              <w:r w:rsidRPr="00B409EE">
                <w:rPr>
                  <w:rFonts w:cs="Arial"/>
                </w:rPr>
                <w:t>PM-ELECSVCS-SUP</w:t>
              </w:r>
            </w:ins>
          </w:p>
        </w:tc>
        <w:tc>
          <w:tcPr>
            <w:tcW w:w="1418" w:type="dxa"/>
            <w:tcBorders>
              <w:top w:val="nil"/>
              <w:left w:val="nil"/>
              <w:bottom w:val="single" w:sz="8" w:space="0" w:color="auto"/>
              <w:right w:val="single" w:sz="8" w:space="0" w:color="auto"/>
            </w:tcBorders>
            <w:tcMar>
              <w:top w:w="0" w:type="dxa"/>
              <w:left w:w="108" w:type="dxa"/>
              <w:bottom w:w="0" w:type="dxa"/>
              <w:right w:w="108" w:type="dxa"/>
            </w:tcMar>
          </w:tcPr>
          <w:p w14:paraId="2E1B2651" w14:textId="77777777" w:rsidR="00574BF7" w:rsidRPr="00B409EE" w:rsidRDefault="00574BF7" w:rsidP="00574BF7">
            <w:pPr>
              <w:pStyle w:val="TableText"/>
              <w:rPr>
                <w:ins w:id="1678" w:author="Giacomini-Varvarigos, Maria" w:date="2013-02-07T14:10:00Z"/>
                <w:rFonts w:cs="Arial"/>
              </w:rPr>
            </w:pPr>
            <w:ins w:id="1679" w:author="Giacomini-Varvarigos, Maria" w:date="2013-02-07T14:10:00Z">
              <w:r w:rsidRPr="00B409EE">
                <w:rPr>
                  <w:rFonts w:cs="Arial"/>
                </w:rPr>
                <w:t>n/a</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52" w14:textId="77777777" w:rsidR="00574BF7" w:rsidRDefault="00574BF7" w:rsidP="00574BF7">
            <w:pPr>
              <w:pStyle w:val="TableText"/>
              <w:rPr>
                <w:ins w:id="1680" w:author="Giacomini-Varvarigos, Maria" w:date="2013-02-07T14:10:00Z"/>
              </w:rPr>
            </w:pPr>
            <w:ins w:id="1681" w:author="Giacomini-Varvarigos, Maria" w:date="2013-02-07T14:10:00Z">
              <w:r>
                <w:rPr>
                  <w:color w:val="0000FF"/>
                </w:rPr>
                <w:fldChar w:fldCharType="begin"/>
              </w:r>
              <w:r>
                <w:rPr>
                  <w:color w:val="0000FF"/>
                </w:rPr>
                <w:instrText xml:space="preserve"> HYPERLINK "mailto:9742269087@mobileemail.vodafone.in" \o "blocked::mailto:9742269087@mobileemail.vodafone.in mailto:9742269087@mobileemail.vodafone.in" </w:instrText>
              </w:r>
              <w:r>
                <w:rPr>
                  <w:color w:val="0000FF"/>
                </w:rPr>
                <w:fldChar w:fldCharType="separate"/>
              </w:r>
              <w:r>
                <w:rPr>
                  <w:rStyle w:val="Hyperlink"/>
                </w:rPr>
                <w:t>9742269087@mobileemail.vodafone.in</w:t>
              </w:r>
              <w:r>
                <w:rPr>
                  <w:color w:val="0000FF"/>
                </w:rPr>
                <w:fldChar w:fldCharType="end"/>
              </w:r>
            </w:ins>
          </w:p>
        </w:tc>
      </w:tr>
      <w:tr w:rsidR="00574BF7" w14:paraId="2E1B265B" w14:textId="77777777" w:rsidTr="00574BF7">
        <w:trPr>
          <w:ins w:id="1682" w:author="Giacomini-Varvarigos, Maria" w:date="2013-02-07T14:10:00Z"/>
        </w:trPr>
        <w:tc>
          <w:tcPr>
            <w:tcW w:w="126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54" w14:textId="77777777" w:rsidR="00574BF7" w:rsidRPr="00B409EE" w:rsidRDefault="00574BF7" w:rsidP="00574BF7">
            <w:pPr>
              <w:pStyle w:val="TableText"/>
              <w:rPr>
                <w:ins w:id="1683" w:author="Giacomini-Varvarigos, Maria" w:date="2013-02-07T14:10:00Z"/>
                <w:rFonts w:cs="Arial"/>
              </w:rPr>
            </w:pPr>
            <w:ins w:id="1684" w:author="Giacomini-Varvarigos, Maria" w:date="2013-02-07T14:10:00Z">
              <w:r w:rsidRPr="00B409EE">
                <w:rPr>
                  <w:rFonts w:cs="Arial"/>
                </w:rPr>
                <w:t xml:space="preserve">bell.ca </w:t>
              </w:r>
              <w:r>
                <w:rPr>
                  <w:rFonts w:cs="Arial"/>
                </w:rPr>
                <w:t>MAS</w:t>
              </w:r>
            </w:ins>
          </w:p>
        </w:tc>
        <w:tc>
          <w:tcPr>
            <w:tcW w:w="1127" w:type="dxa"/>
            <w:tcBorders>
              <w:top w:val="nil"/>
              <w:left w:val="nil"/>
              <w:bottom w:val="single" w:sz="8" w:space="0" w:color="auto"/>
              <w:right w:val="single" w:sz="8" w:space="0" w:color="auto"/>
            </w:tcBorders>
            <w:tcMar>
              <w:top w:w="0" w:type="dxa"/>
              <w:left w:w="108" w:type="dxa"/>
              <w:bottom w:w="0" w:type="dxa"/>
              <w:right w:w="108" w:type="dxa"/>
            </w:tcMar>
          </w:tcPr>
          <w:p w14:paraId="2E1B2655" w14:textId="77777777" w:rsidR="00574BF7" w:rsidRPr="00B409EE" w:rsidRDefault="00574BF7" w:rsidP="00574BF7">
            <w:pPr>
              <w:pStyle w:val="TableText"/>
              <w:rPr>
                <w:ins w:id="1685" w:author="Giacomini-Varvarigos, Maria" w:date="2013-02-07T14:10:00Z"/>
                <w:rFonts w:cs="Arial"/>
              </w:rPr>
            </w:pPr>
            <w:proofErr w:type="spellStart"/>
            <w:ins w:id="1686" w:author="Giacomini-Varvarigos, Maria" w:date="2013-02-07T14:10:00Z">
              <w:r w:rsidRPr="00B409EE">
                <w:rPr>
                  <w:rFonts w:cs="Arial"/>
                </w:rPr>
                <w:t>Gnanasekar</w:t>
              </w:r>
              <w:proofErr w:type="spellEnd"/>
              <w:r w:rsidRPr="00B409EE">
                <w:rPr>
                  <w:rFonts w:cs="Arial"/>
                </w:rPr>
                <w:t xml:space="preserve"> </w:t>
              </w:r>
              <w:proofErr w:type="spellStart"/>
              <w:r w:rsidRPr="00B409EE">
                <w:rPr>
                  <w:rFonts w:cs="Arial"/>
                </w:rPr>
                <w:t>Kalaisevan</w:t>
              </w:r>
              <w:proofErr w:type="spellEnd"/>
            </w:ins>
          </w:p>
        </w:tc>
        <w:tc>
          <w:tcPr>
            <w:tcW w:w="1376" w:type="dxa"/>
            <w:tcBorders>
              <w:top w:val="nil"/>
              <w:left w:val="nil"/>
              <w:bottom w:val="single" w:sz="8" w:space="0" w:color="auto"/>
              <w:right w:val="single" w:sz="8" w:space="0" w:color="auto"/>
            </w:tcBorders>
            <w:tcMar>
              <w:top w:w="0" w:type="dxa"/>
              <w:left w:w="108" w:type="dxa"/>
              <w:bottom w:w="0" w:type="dxa"/>
              <w:right w:w="108" w:type="dxa"/>
            </w:tcMar>
          </w:tcPr>
          <w:p w14:paraId="2E1B2656" w14:textId="77777777" w:rsidR="00574BF7" w:rsidRPr="00B409EE" w:rsidRDefault="00574BF7" w:rsidP="00574BF7">
            <w:pPr>
              <w:pStyle w:val="TableText"/>
              <w:rPr>
                <w:ins w:id="1687" w:author="Giacomini-Varvarigos, Maria" w:date="2013-02-07T14:10:00Z"/>
                <w:rFonts w:cs="Arial"/>
              </w:rPr>
            </w:pPr>
            <w:ins w:id="1688" w:author="Giacomini-Varvarigos, Maria" w:date="2013-02-07T14:10:00Z">
              <w:r w:rsidRPr="00B409EE">
                <w:rPr>
                  <w:rFonts w:cs="Arial"/>
                </w:rPr>
                <w:t>8am–5pm M-F*</w:t>
              </w:r>
            </w:ins>
          </w:p>
        </w:tc>
        <w:tc>
          <w:tcPr>
            <w:tcW w:w="1899" w:type="dxa"/>
            <w:vMerge/>
            <w:tcBorders>
              <w:left w:val="nil"/>
              <w:bottom w:val="single" w:sz="8" w:space="0" w:color="auto"/>
              <w:right w:val="single" w:sz="8" w:space="0" w:color="auto"/>
            </w:tcBorders>
            <w:tcMar>
              <w:top w:w="0" w:type="dxa"/>
              <w:left w:w="108" w:type="dxa"/>
              <w:bottom w:w="0" w:type="dxa"/>
              <w:right w:w="108" w:type="dxa"/>
            </w:tcMar>
          </w:tcPr>
          <w:p w14:paraId="2E1B2657" w14:textId="77777777" w:rsidR="00574BF7" w:rsidRPr="00B409EE" w:rsidRDefault="00574BF7" w:rsidP="00574BF7">
            <w:pPr>
              <w:pStyle w:val="TableText"/>
              <w:rPr>
                <w:ins w:id="1689" w:author="Giacomini-Varvarigos, Maria" w:date="2013-02-07T14:10:00Z"/>
                <w:rFonts w:cs="Arial"/>
              </w:rPr>
            </w:pPr>
          </w:p>
        </w:tc>
        <w:tc>
          <w:tcPr>
            <w:tcW w:w="1418" w:type="dxa"/>
            <w:tcBorders>
              <w:top w:val="nil"/>
              <w:left w:val="nil"/>
              <w:bottom w:val="single" w:sz="8" w:space="0" w:color="auto"/>
              <w:right w:val="single" w:sz="8" w:space="0" w:color="auto"/>
            </w:tcBorders>
            <w:tcMar>
              <w:top w:w="0" w:type="dxa"/>
              <w:left w:w="108" w:type="dxa"/>
              <w:bottom w:w="0" w:type="dxa"/>
              <w:right w:w="108" w:type="dxa"/>
            </w:tcMar>
          </w:tcPr>
          <w:p w14:paraId="2E1B2658" w14:textId="77777777" w:rsidR="00574BF7" w:rsidRPr="00B409EE" w:rsidRDefault="00574BF7" w:rsidP="00574BF7">
            <w:pPr>
              <w:pStyle w:val="TableText"/>
              <w:rPr>
                <w:ins w:id="1690" w:author="Giacomini-Varvarigos, Maria" w:date="2013-02-07T14:10:00Z"/>
                <w:rFonts w:cs="Arial"/>
              </w:rPr>
            </w:pPr>
            <w:ins w:id="1691" w:author="Giacomini-Varvarigos, Maria" w:date="2013-02-07T14:10:00Z">
              <w:r w:rsidRPr="00B409EE">
                <w:rPr>
                  <w:rFonts w:cs="Arial"/>
                </w:rPr>
                <w:t>866-354-9295 x8012184</w:t>
              </w:r>
            </w:ins>
          </w:p>
          <w:p w14:paraId="2E1B2659" w14:textId="77777777" w:rsidR="00574BF7" w:rsidRPr="00B409EE" w:rsidRDefault="00574BF7" w:rsidP="00574BF7">
            <w:pPr>
              <w:pStyle w:val="TableText"/>
              <w:rPr>
                <w:ins w:id="1692" w:author="Giacomini-Varvarigos, Maria" w:date="2013-02-07T14:10:00Z"/>
                <w:rFonts w:cs="Arial"/>
              </w:rPr>
            </w:pPr>
            <w:ins w:id="1693" w:author="Giacomini-Varvarigos, Maria" w:date="2013-02-07T14:10:00Z">
              <w:r w:rsidRPr="00B409EE">
                <w:rPr>
                  <w:rFonts w:cs="Arial"/>
                </w:rPr>
                <w:t>+919980388511</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5A" w14:textId="77777777" w:rsidR="00574BF7" w:rsidRDefault="00574BF7" w:rsidP="00574BF7">
            <w:pPr>
              <w:pStyle w:val="TableText"/>
              <w:rPr>
                <w:ins w:id="1694" w:author="Giacomini-Varvarigos, Maria" w:date="2013-02-07T14:10:00Z"/>
              </w:rPr>
            </w:pPr>
            <w:ins w:id="1695" w:author="Giacomini-Varvarigos, Maria" w:date="2013-02-07T14:10:00Z">
              <w:r>
                <w:rPr>
                  <w:color w:val="0000FF"/>
                </w:rPr>
                <w:fldChar w:fldCharType="begin"/>
              </w:r>
              <w:r>
                <w:rPr>
                  <w:color w:val="0000FF"/>
                </w:rPr>
                <w:instrText xml:space="preserve"> HYPERLINK "mailto:9742268531@mobileemail.vodafone.in" \o "blocked::mailto:9742268531@mobileemail.vodafone.in mailto:9742268531@mobileemail.vodafone.in" </w:instrText>
              </w:r>
              <w:r>
                <w:rPr>
                  <w:color w:val="0000FF"/>
                </w:rPr>
                <w:fldChar w:fldCharType="separate"/>
              </w:r>
              <w:r>
                <w:rPr>
                  <w:rStyle w:val="Hyperlink"/>
                </w:rPr>
                <w:t>9742268531@mobileemail.vodafone.in</w:t>
              </w:r>
              <w:r>
                <w:rPr>
                  <w:color w:val="0000FF"/>
                </w:rPr>
                <w:fldChar w:fldCharType="end"/>
              </w:r>
            </w:ins>
          </w:p>
        </w:tc>
      </w:tr>
      <w:tr w:rsidR="00574BF7" w14:paraId="2E1B2662" w14:textId="77777777" w:rsidTr="00574BF7">
        <w:trPr>
          <w:ins w:id="1696" w:author="Giacomini-Varvarigos, Maria" w:date="2013-02-07T14:10:00Z"/>
        </w:trPr>
        <w:tc>
          <w:tcPr>
            <w:tcW w:w="1268"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65C" w14:textId="77777777" w:rsidR="00574BF7" w:rsidRPr="00B409EE" w:rsidRDefault="00574BF7" w:rsidP="00574BF7">
            <w:pPr>
              <w:pStyle w:val="TableText"/>
              <w:rPr>
                <w:ins w:id="1697" w:author="Giacomini-Varvarigos, Maria" w:date="2013-02-07T14:10:00Z"/>
                <w:rFonts w:cs="Arial"/>
              </w:rPr>
            </w:pPr>
            <w:ins w:id="1698" w:author="Giacomini-Varvarigos, Maria" w:date="2013-02-07T14:10:00Z">
              <w:r w:rsidRPr="00B409EE">
                <w:rPr>
                  <w:rFonts w:cs="Arial"/>
                </w:rPr>
                <w:t>Team Manager</w:t>
              </w:r>
            </w:ins>
          </w:p>
        </w:tc>
        <w:tc>
          <w:tcPr>
            <w:tcW w:w="1127" w:type="dxa"/>
            <w:tcBorders>
              <w:top w:val="nil"/>
              <w:left w:val="nil"/>
              <w:bottom w:val="single" w:sz="8" w:space="0" w:color="auto"/>
              <w:right w:val="single" w:sz="8" w:space="0" w:color="auto"/>
            </w:tcBorders>
            <w:tcMar>
              <w:top w:w="0" w:type="dxa"/>
              <w:left w:w="108" w:type="dxa"/>
              <w:bottom w:w="0" w:type="dxa"/>
              <w:right w:w="108" w:type="dxa"/>
            </w:tcMar>
          </w:tcPr>
          <w:p w14:paraId="2E1B265D" w14:textId="77777777" w:rsidR="00574BF7" w:rsidRPr="00B409EE" w:rsidRDefault="00574BF7" w:rsidP="00574BF7">
            <w:pPr>
              <w:pStyle w:val="TableText"/>
              <w:rPr>
                <w:ins w:id="1699" w:author="Giacomini-Varvarigos, Maria" w:date="2013-02-07T14:10:00Z"/>
                <w:rFonts w:cs="Arial"/>
              </w:rPr>
            </w:pPr>
            <w:proofErr w:type="spellStart"/>
            <w:ins w:id="1700" w:author="Giacomini-Varvarigos, Maria" w:date="2013-02-07T14:10:00Z">
              <w:r w:rsidRPr="00B409EE">
                <w:rPr>
                  <w:rFonts w:cs="Arial"/>
                </w:rPr>
                <w:t>Pramod</w:t>
              </w:r>
              <w:proofErr w:type="spellEnd"/>
              <w:r w:rsidRPr="00B409EE">
                <w:rPr>
                  <w:rFonts w:cs="Arial"/>
                </w:rPr>
                <w:t xml:space="preserve"> Kumar</w:t>
              </w:r>
              <w:r>
                <w:rPr>
                  <w:rFonts w:cs="Arial"/>
                </w:rPr>
                <w:t xml:space="preserve"> S</w:t>
              </w:r>
            </w:ins>
          </w:p>
        </w:tc>
        <w:tc>
          <w:tcPr>
            <w:tcW w:w="1376" w:type="dxa"/>
            <w:tcBorders>
              <w:top w:val="nil"/>
              <w:left w:val="nil"/>
              <w:bottom w:val="single" w:sz="8" w:space="0" w:color="auto"/>
              <w:right w:val="single" w:sz="8" w:space="0" w:color="auto"/>
            </w:tcBorders>
            <w:tcMar>
              <w:top w:w="0" w:type="dxa"/>
              <w:left w:w="108" w:type="dxa"/>
              <w:bottom w:w="0" w:type="dxa"/>
              <w:right w:w="108" w:type="dxa"/>
            </w:tcMar>
          </w:tcPr>
          <w:p w14:paraId="2E1B265E" w14:textId="77777777" w:rsidR="00574BF7" w:rsidRPr="00B409EE" w:rsidRDefault="00574BF7" w:rsidP="00574BF7">
            <w:pPr>
              <w:pStyle w:val="TableText"/>
              <w:rPr>
                <w:ins w:id="1701" w:author="Giacomini-Varvarigos, Maria" w:date="2013-02-07T14:10:00Z"/>
                <w:rFonts w:cs="Arial"/>
              </w:rPr>
            </w:pPr>
            <w:ins w:id="1702" w:author="Giacomini-Varvarigos, Maria" w:date="2013-02-07T14:10:00Z">
              <w:r w:rsidRPr="00B409EE">
                <w:rPr>
                  <w:rFonts w:cs="Arial"/>
                </w:rPr>
                <w:t>8am–5pm M-F*</w:t>
              </w:r>
            </w:ins>
          </w:p>
        </w:tc>
        <w:tc>
          <w:tcPr>
            <w:tcW w:w="1899" w:type="dxa"/>
            <w:tcBorders>
              <w:top w:val="nil"/>
              <w:left w:val="nil"/>
              <w:bottom w:val="single" w:sz="8" w:space="0" w:color="auto"/>
              <w:right w:val="single" w:sz="8" w:space="0" w:color="auto"/>
            </w:tcBorders>
            <w:tcMar>
              <w:top w:w="0" w:type="dxa"/>
              <w:left w:w="108" w:type="dxa"/>
              <w:bottom w:w="0" w:type="dxa"/>
              <w:right w:w="108" w:type="dxa"/>
            </w:tcMar>
          </w:tcPr>
          <w:p w14:paraId="2E1B265F" w14:textId="77777777" w:rsidR="00574BF7" w:rsidRPr="00B409EE" w:rsidRDefault="00574BF7" w:rsidP="00574BF7">
            <w:pPr>
              <w:pStyle w:val="TableText"/>
              <w:rPr>
                <w:ins w:id="1703" w:author="Giacomini-Varvarigos, Maria" w:date="2013-02-07T14:10:00Z"/>
                <w:rFonts w:cs="Arial"/>
              </w:rPr>
            </w:pPr>
            <w:ins w:id="1704" w:author="Giacomini-Varvarigos, Maria" w:date="2013-02-07T14:10:00Z">
              <w:r w:rsidRPr="00B409EE">
                <w:rPr>
                  <w:rFonts w:cs="Arial"/>
                </w:rPr>
                <w:t>N/A</w:t>
              </w:r>
            </w:ins>
          </w:p>
        </w:tc>
        <w:tc>
          <w:tcPr>
            <w:tcW w:w="1418" w:type="dxa"/>
            <w:tcBorders>
              <w:top w:val="nil"/>
              <w:left w:val="nil"/>
              <w:bottom w:val="single" w:sz="8" w:space="0" w:color="auto"/>
              <w:right w:val="single" w:sz="8" w:space="0" w:color="auto"/>
            </w:tcBorders>
            <w:tcMar>
              <w:top w:w="0" w:type="dxa"/>
              <w:left w:w="108" w:type="dxa"/>
              <w:bottom w:w="0" w:type="dxa"/>
              <w:right w:w="108" w:type="dxa"/>
            </w:tcMar>
          </w:tcPr>
          <w:p w14:paraId="2E1B2660" w14:textId="77777777" w:rsidR="00574BF7" w:rsidRPr="00B409EE" w:rsidRDefault="00574BF7" w:rsidP="00574BF7">
            <w:pPr>
              <w:pStyle w:val="TableText"/>
              <w:rPr>
                <w:ins w:id="1705" w:author="Giacomini-Varvarigos, Maria" w:date="2013-02-07T14:10:00Z"/>
                <w:rFonts w:cs="Arial"/>
              </w:rPr>
            </w:pPr>
            <w:ins w:id="1706" w:author="Giacomini-Varvarigos, Maria" w:date="2013-02-07T14:10:00Z">
              <w:r w:rsidRPr="00B409EE">
                <w:rPr>
                  <w:rFonts w:cs="Arial"/>
                </w:rPr>
                <w:t>866-354-9295 x8011826</w:t>
              </w:r>
            </w:ins>
          </w:p>
        </w:tc>
        <w:tc>
          <w:tcPr>
            <w:tcW w:w="2126" w:type="dxa"/>
            <w:tcBorders>
              <w:top w:val="nil"/>
              <w:left w:val="nil"/>
              <w:bottom w:val="single" w:sz="8" w:space="0" w:color="auto"/>
              <w:right w:val="double" w:sz="4" w:space="0" w:color="auto"/>
            </w:tcBorders>
            <w:tcMar>
              <w:top w:w="0" w:type="dxa"/>
              <w:left w:w="108" w:type="dxa"/>
              <w:bottom w:w="0" w:type="dxa"/>
              <w:right w:w="108" w:type="dxa"/>
            </w:tcMar>
          </w:tcPr>
          <w:p w14:paraId="2E1B2661" w14:textId="77777777" w:rsidR="00574BF7" w:rsidRPr="00B409EE" w:rsidRDefault="00574BF7" w:rsidP="00574BF7">
            <w:pPr>
              <w:pStyle w:val="TableText"/>
              <w:rPr>
                <w:ins w:id="1707" w:author="Giacomini-Varvarigos, Maria" w:date="2013-02-07T14:10:00Z"/>
                <w:rFonts w:cs="Arial"/>
              </w:rPr>
            </w:pPr>
            <w:ins w:id="1708" w:author="Giacomini-Varvarigos, Maria" w:date="2013-02-07T14:10:00Z">
              <w:r w:rsidRPr="00B409EE">
                <w:rPr>
                  <w:rFonts w:cs="Arial"/>
                </w:rPr>
                <w:t>+919886748824</w:t>
              </w:r>
              <w:r>
                <w:rPr>
                  <w:rFonts w:cs="Arial"/>
                </w:rPr>
                <w:t xml:space="preserve">  cell</w:t>
              </w:r>
            </w:ins>
          </w:p>
        </w:tc>
      </w:tr>
      <w:tr w:rsidR="00574BF7" w14:paraId="2E1B2669" w14:textId="77777777" w:rsidTr="00574BF7">
        <w:trPr>
          <w:ins w:id="1709" w:author="Giacomini-Varvarigos, Maria" w:date="2013-02-07T14:10:00Z"/>
        </w:trPr>
        <w:tc>
          <w:tcPr>
            <w:tcW w:w="1268"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663" w14:textId="77777777" w:rsidR="00574BF7" w:rsidRPr="00B409EE" w:rsidRDefault="00574BF7" w:rsidP="00574BF7">
            <w:pPr>
              <w:pStyle w:val="TableText"/>
              <w:rPr>
                <w:ins w:id="1710" w:author="Giacomini-Varvarigos, Maria" w:date="2013-02-07T14:10:00Z"/>
                <w:rFonts w:cs="Arial"/>
              </w:rPr>
            </w:pPr>
            <w:ins w:id="1711" w:author="Giacomini-Varvarigos, Maria" w:date="2013-02-07T14:10:00Z">
              <w:r>
                <w:rPr>
                  <w:rFonts w:cs="Arial"/>
                </w:rPr>
                <w:t>Manager - Escalation 1</w:t>
              </w:r>
            </w:ins>
          </w:p>
        </w:tc>
        <w:tc>
          <w:tcPr>
            <w:tcW w:w="1127" w:type="dxa"/>
            <w:tcBorders>
              <w:top w:val="nil"/>
              <w:left w:val="nil"/>
              <w:bottom w:val="double" w:sz="4" w:space="0" w:color="auto"/>
              <w:right w:val="single" w:sz="8" w:space="0" w:color="auto"/>
            </w:tcBorders>
            <w:tcMar>
              <w:top w:w="0" w:type="dxa"/>
              <w:left w:w="108" w:type="dxa"/>
              <w:bottom w:w="0" w:type="dxa"/>
              <w:right w:w="108" w:type="dxa"/>
            </w:tcMar>
          </w:tcPr>
          <w:p w14:paraId="2E1B2664" w14:textId="77777777" w:rsidR="00574BF7" w:rsidRPr="00B409EE" w:rsidRDefault="00574BF7" w:rsidP="00574BF7">
            <w:pPr>
              <w:pStyle w:val="TableText"/>
              <w:rPr>
                <w:ins w:id="1712" w:author="Giacomini-Varvarigos, Maria" w:date="2013-02-07T14:10:00Z"/>
                <w:rFonts w:cs="Arial"/>
              </w:rPr>
            </w:pPr>
            <w:ins w:id="1713" w:author="Giacomini-Varvarigos, Maria" w:date="2013-02-07T14:10:00Z">
              <w:r w:rsidRPr="00B409EE">
                <w:rPr>
                  <w:rFonts w:cs="Arial"/>
                </w:rPr>
                <w:t>Joe Koshy</w:t>
              </w:r>
            </w:ins>
          </w:p>
        </w:tc>
        <w:tc>
          <w:tcPr>
            <w:tcW w:w="1376" w:type="dxa"/>
            <w:tcBorders>
              <w:top w:val="nil"/>
              <w:left w:val="nil"/>
              <w:bottom w:val="double" w:sz="4" w:space="0" w:color="auto"/>
              <w:right w:val="single" w:sz="8" w:space="0" w:color="auto"/>
            </w:tcBorders>
            <w:tcMar>
              <w:top w:w="0" w:type="dxa"/>
              <w:left w:w="108" w:type="dxa"/>
              <w:bottom w:w="0" w:type="dxa"/>
              <w:right w:w="108" w:type="dxa"/>
            </w:tcMar>
          </w:tcPr>
          <w:p w14:paraId="2E1B2665" w14:textId="77777777" w:rsidR="00574BF7" w:rsidRPr="00B409EE" w:rsidRDefault="00574BF7" w:rsidP="00574BF7">
            <w:pPr>
              <w:pStyle w:val="TableText"/>
              <w:rPr>
                <w:ins w:id="1714" w:author="Giacomini-Varvarigos, Maria" w:date="2013-02-07T14:10:00Z"/>
                <w:rFonts w:cs="Arial"/>
              </w:rPr>
            </w:pPr>
            <w:ins w:id="1715" w:author="Giacomini-Varvarigos, Maria" w:date="2013-02-07T14:10:00Z">
              <w:r w:rsidRPr="00B409EE">
                <w:rPr>
                  <w:rFonts w:cs="Arial"/>
                </w:rPr>
                <w:t>8am–5pm M-F</w:t>
              </w:r>
            </w:ins>
          </w:p>
        </w:tc>
        <w:tc>
          <w:tcPr>
            <w:tcW w:w="1899" w:type="dxa"/>
            <w:tcBorders>
              <w:top w:val="nil"/>
              <w:left w:val="nil"/>
              <w:bottom w:val="double" w:sz="4" w:space="0" w:color="auto"/>
              <w:right w:val="single" w:sz="8" w:space="0" w:color="auto"/>
            </w:tcBorders>
            <w:tcMar>
              <w:top w:w="0" w:type="dxa"/>
              <w:left w:w="108" w:type="dxa"/>
              <w:bottom w:w="0" w:type="dxa"/>
              <w:right w:w="108" w:type="dxa"/>
            </w:tcMar>
          </w:tcPr>
          <w:p w14:paraId="2E1B2666" w14:textId="77777777" w:rsidR="00574BF7" w:rsidRPr="00B409EE" w:rsidRDefault="00574BF7" w:rsidP="00574BF7">
            <w:pPr>
              <w:pStyle w:val="TableText"/>
              <w:rPr>
                <w:ins w:id="1716" w:author="Giacomini-Varvarigos, Maria" w:date="2013-02-07T14:10:00Z"/>
                <w:rFonts w:cs="Arial"/>
              </w:rPr>
            </w:pPr>
            <w:ins w:id="1717" w:author="Giacomini-Varvarigos, Maria" w:date="2013-02-07T14:10:00Z">
              <w:r w:rsidRPr="00B409EE">
                <w:rPr>
                  <w:rFonts w:cs="Arial"/>
                </w:rPr>
                <w:t>N/A</w:t>
              </w:r>
            </w:ins>
          </w:p>
        </w:tc>
        <w:tc>
          <w:tcPr>
            <w:tcW w:w="1418" w:type="dxa"/>
            <w:tcBorders>
              <w:top w:val="nil"/>
              <w:left w:val="nil"/>
              <w:bottom w:val="double" w:sz="4" w:space="0" w:color="auto"/>
              <w:right w:val="single" w:sz="8" w:space="0" w:color="auto"/>
            </w:tcBorders>
            <w:tcMar>
              <w:top w:w="0" w:type="dxa"/>
              <w:left w:w="108" w:type="dxa"/>
              <w:bottom w:w="0" w:type="dxa"/>
              <w:right w:w="108" w:type="dxa"/>
            </w:tcMar>
          </w:tcPr>
          <w:p w14:paraId="2E1B2667" w14:textId="77777777" w:rsidR="00574BF7" w:rsidRPr="00B409EE" w:rsidRDefault="00574BF7" w:rsidP="00574BF7">
            <w:pPr>
              <w:pStyle w:val="TableText"/>
              <w:rPr>
                <w:ins w:id="1718" w:author="Giacomini-Varvarigos, Maria" w:date="2013-02-07T14:10:00Z"/>
                <w:rFonts w:cs="Arial"/>
              </w:rPr>
            </w:pPr>
            <w:ins w:id="1719" w:author="Giacomini-Varvarigos, Maria" w:date="2013-02-07T14:10:00Z">
              <w:r w:rsidRPr="00B409EE">
                <w:rPr>
                  <w:rFonts w:cs="Arial"/>
                </w:rPr>
                <w:t>866-354-9295 x8011625</w:t>
              </w:r>
            </w:ins>
          </w:p>
        </w:tc>
        <w:tc>
          <w:tcPr>
            <w:tcW w:w="2126" w:type="dxa"/>
            <w:tcBorders>
              <w:top w:val="nil"/>
              <w:left w:val="nil"/>
              <w:bottom w:val="double" w:sz="4" w:space="0" w:color="auto"/>
              <w:right w:val="double" w:sz="4" w:space="0" w:color="auto"/>
            </w:tcBorders>
            <w:tcMar>
              <w:top w:w="0" w:type="dxa"/>
              <w:left w:w="108" w:type="dxa"/>
              <w:bottom w:w="0" w:type="dxa"/>
              <w:right w:w="108" w:type="dxa"/>
            </w:tcMar>
          </w:tcPr>
          <w:p w14:paraId="2E1B2668" w14:textId="77777777" w:rsidR="00574BF7" w:rsidRPr="00B409EE" w:rsidRDefault="00574BF7" w:rsidP="00574BF7">
            <w:pPr>
              <w:pStyle w:val="TableText"/>
              <w:rPr>
                <w:ins w:id="1720" w:author="Giacomini-Varvarigos, Maria" w:date="2013-02-07T14:10:00Z"/>
                <w:rFonts w:cs="Arial"/>
              </w:rPr>
            </w:pPr>
            <w:ins w:id="1721" w:author="Giacomini-Varvarigos, Maria" w:date="2013-02-07T14:10:00Z">
              <w:r w:rsidRPr="00B409EE">
                <w:rPr>
                  <w:rFonts w:cs="Arial"/>
                </w:rPr>
                <w:t>+919886212891</w:t>
              </w:r>
              <w:r>
                <w:rPr>
                  <w:rFonts w:cs="Arial"/>
                </w:rPr>
                <w:t xml:space="preserve">  cell</w:t>
              </w:r>
            </w:ins>
          </w:p>
        </w:tc>
      </w:tr>
      <w:tr w:rsidR="00574BF7" w14:paraId="2E1B2670" w14:textId="77777777" w:rsidTr="00574BF7">
        <w:trPr>
          <w:ins w:id="1722" w:author="Giacomini-Varvarigos, Maria" w:date="2013-02-07T14:10:00Z"/>
        </w:trPr>
        <w:tc>
          <w:tcPr>
            <w:tcW w:w="1268" w:type="dxa"/>
            <w:tcBorders>
              <w:top w:val="single" w:sz="4" w:space="0" w:color="auto"/>
              <w:left w:val="double" w:sz="4" w:space="0" w:color="auto"/>
              <w:bottom w:val="double" w:sz="4" w:space="0" w:color="auto"/>
              <w:right w:val="single" w:sz="8" w:space="0" w:color="auto"/>
            </w:tcBorders>
            <w:tcMar>
              <w:top w:w="0" w:type="dxa"/>
              <w:left w:w="108" w:type="dxa"/>
              <w:bottom w:w="0" w:type="dxa"/>
              <w:right w:w="108" w:type="dxa"/>
            </w:tcMar>
          </w:tcPr>
          <w:p w14:paraId="2E1B266A" w14:textId="77777777" w:rsidR="00574BF7" w:rsidRPr="00136533" w:rsidRDefault="00574BF7" w:rsidP="00574BF7">
            <w:pPr>
              <w:pStyle w:val="TableText"/>
              <w:rPr>
                <w:ins w:id="1723" w:author="Giacomini-Varvarigos, Maria" w:date="2013-02-07T14:10:00Z"/>
                <w:rFonts w:cs="Arial"/>
              </w:rPr>
            </w:pPr>
            <w:ins w:id="1724" w:author="Giacomini-Varvarigos, Maria" w:date="2013-02-07T14:10:00Z">
              <w:r w:rsidRPr="00136533">
                <w:rPr>
                  <w:rFonts w:cs="Arial"/>
                </w:rPr>
                <w:t>Manager - Escalation 2</w:t>
              </w:r>
            </w:ins>
          </w:p>
        </w:tc>
        <w:tc>
          <w:tcPr>
            <w:tcW w:w="1127" w:type="dxa"/>
            <w:tcBorders>
              <w:top w:val="single" w:sz="4" w:space="0" w:color="auto"/>
              <w:left w:val="nil"/>
              <w:bottom w:val="double" w:sz="4" w:space="0" w:color="auto"/>
              <w:right w:val="single" w:sz="8" w:space="0" w:color="auto"/>
            </w:tcBorders>
            <w:tcMar>
              <w:top w:w="0" w:type="dxa"/>
              <w:left w:w="108" w:type="dxa"/>
              <w:bottom w:w="0" w:type="dxa"/>
              <w:right w:w="108" w:type="dxa"/>
            </w:tcMar>
          </w:tcPr>
          <w:p w14:paraId="2E1B266B" w14:textId="77777777" w:rsidR="00574BF7" w:rsidRPr="00136533" w:rsidRDefault="00574BF7" w:rsidP="00574BF7">
            <w:pPr>
              <w:pStyle w:val="TableText"/>
              <w:rPr>
                <w:ins w:id="1725" w:author="Giacomini-Varvarigos, Maria" w:date="2013-02-07T14:10:00Z"/>
                <w:rFonts w:cs="Arial"/>
              </w:rPr>
            </w:pPr>
            <w:ins w:id="1726" w:author="Giacomini-Varvarigos, Maria" w:date="2013-02-07T14:10:00Z">
              <w:r w:rsidRPr="00136533">
                <w:rPr>
                  <w:rFonts w:cs="Arial"/>
                </w:rPr>
                <w:t xml:space="preserve">Maurice </w:t>
              </w:r>
              <w:proofErr w:type="spellStart"/>
              <w:r w:rsidRPr="00136533">
                <w:rPr>
                  <w:rFonts w:cs="Arial"/>
                </w:rPr>
                <w:t>Arseneau</w:t>
              </w:r>
              <w:proofErr w:type="spellEnd"/>
            </w:ins>
          </w:p>
        </w:tc>
        <w:tc>
          <w:tcPr>
            <w:tcW w:w="1376" w:type="dxa"/>
            <w:tcBorders>
              <w:top w:val="single" w:sz="4" w:space="0" w:color="auto"/>
              <w:left w:val="nil"/>
              <w:bottom w:val="double" w:sz="4" w:space="0" w:color="auto"/>
              <w:right w:val="single" w:sz="8" w:space="0" w:color="auto"/>
            </w:tcBorders>
            <w:tcMar>
              <w:top w:w="0" w:type="dxa"/>
              <w:left w:w="108" w:type="dxa"/>
              <w:bottom w:w="0" w:type="dxa"/>
              <w:right w:w="108" w:type="dxa"/>
            </w:tcMar>
          </w:tcPr>
          <w:p w14:paraId="2E1B266C" w14:textId="77777777" w:rsidR="00574BF7" w:rsidRPr="00136533" w:rsidRDefault="00574BF7" w:rsidP="00574BF7">
            <w:pPr>
              <w:pStyle w:val="TableText"/>
              <w:rPr>
                <w:ins w:id="1727" w:author="Giacomini-Varvarigos, Maria" w:date="2013-02-07T14:10:00Z"/>
                <w:rFonts w:cs="Arial"/>
              </w:rPr>
            </w:pPr>
            <w:ins w:id="1728" w:author="Giacomini-Varvarigos, Maria" w:date="2013-02-07T14:10:00Z">
              <w:r w:rsidRPr="00136533">
                <w:rPr>
                  <w:rFonts w:cs="Arial"/>
                </w:rPr>
                <w:t>8am–5pm M-F</w:t>
              </w:r>
            </w:ins>
          </w:p>
        </w:tc>
        <w:tc>
          <w:tcPr>
            <w:tcW w:w="1899" w:type="dxa"/>
            <w:tcBorders>
              <w:top w:val="single" w:sz="4" w:space="0" w:color="auto"/>
              <w:left w:val="nil"/>
              <w:bottom w:val="double" w:sz="4" w:space="0" w:color="auto"/>
              <w:right w:val="single" w:sz="8" w:space="0" w:color="auto"/>
            </w:tcBorders>
            <w:tcMar>
              <w:top w:w="0" w:type="dxa"/>
              <w:left w:w="108" w:type="dxa"/>
              <w:bottom w:w="0" w:type="dxa"/>
              <w:right w:w="108" w:type="dxa"/>
            </w:tcMar>
          </w:tcPr>
          <w:p w14:paraId="2E1B266D" w14:textId="77777777" w:rsidR="00574BF7" w:rsidRPr="00136533" w:rsidRDefault="00574BF7" w:rsidP="00574BF7">
            <w:pPr>
              <w:pStyle w:val="TableText"/>
              <w:rPr>
                <w:ins w:id="1729" w:author="Giacomini-Varvarigos, Maria" w:date="2013-02-07T14:10:00Z"/>
                <w:rFonts w:cs="Arial"/>
              </w:rPr>
            </w:pPr>
            <w:ins w:id="1730" w:author="Giacomini-Varvarigos, Maria" w:date="2013-02-07T14:10:00Z">
              <w:r w:rsidRPr="00136533">
                <w:rPr>
                  <w:rFonts w:cs="Arial"/>
                </w:rPr>
                <w:t>N/A</w:t>
              </w:r>
            </w:ins>
          </w:p>
        </w:tc>
        <w:tc>
          <w:tcPr>
            <w:tcW w:w="1418" w:type="dxa"/>
            <w:tcBorders>
              <w:top w:val="single" w:sz="4" w:space="0" w:color="auto"/>
              <w:left w:val="nil"/>
              <w:bottom w:val="double" w:sz="4" w:space="0" w:color="auto"/>
              <w:right w:val="single" w:sz="8" w:space="0" w:color="auto"/>
            </w:tcBorders>
            <w:tcMar>
              <w:top w:w="0" w:type="dxa"/>
              <w:left w:w="108" w:type="dxa"/>
              <w:bottom w:w="0" w:type="dxa"/>
              <w:right w:w="108" w:type="dxa"/>
            </w:tcMar>
          </w:tcPr>
          <w:p w14:paraId="2E1B266E" w14:textId="77777777" w:rsidR="00574BF7" w:rsidRPr="00136533" w:rsidRDefault="00574BF7" w:rsidP="00574BF7">
            <w:pPr>
              <w:pStyle w:val="TableText"/>
              <w:rPr>
                <w:ins w:id="1731" w:author="Giacomini-Varvarigos, Maria" w:date="2013-02-07T14:10:00Z"/>
                <w:rFonts w:cs="Arial"/>
              </w:rPr>
            </w:pPr>
            <w:ins w:id="1732" w:author="Giacomini-Varvarigos, Maria" w:date="2013-02-07T14:10:00Z">
              <w:r w:rsidRPr="00136533">
                <w:rPr>
                  <w:rFonts w:cs="Arial"/>
                </w:rPr>
                <w:t>905-762-2780 </w:t>
              </w:r>
            </w:ins>
          </w:p>
        </w:tc>
        <w:tc>
          <w:tcPr>
            <w:tcW w:w="2126" w:type="dxa"/>
            <w:tcBorders>
              <w:top w:val="single" w:sz="4" w:space="0" w:color="auto"/>
              <w:left w:val="nil"/>
              <w:bottom w:val="double" w:sz="4" w:space="0" w:color="auto"/>
              <w:right w:val="double" w:sz="4" w:space="0" w:color="auto"/>
            </w:tcBorders>
            <w:tcMar>
              <w:top w:w="0" w:type="dxa"/>
              <w:left w:w="108" w:type="dxa"/>
              <w:bottom w:w="0" w:type="dxa"/>
              <w:right w:w="108" w:type="dxa"/>
            </w:tcMar>
          </w:tcPr>
          <w:p w14:paraId="2E1B266F" w14:textId="77777777" w:rsidR="00574BF7" w:rsidRPr="00136533" w:rsidRDefault="00574BF7" w:rsidP="00574BF7">
            <w:pPr>
              <w:pStyle w:val="TableText"/>
              <w:rPr>
                <w:ins w:id="1733" w:author="Giacomini-Varvarigos, Maria" w:date="2013-02-07T14:10:00Z"/>
                <w:rFonts w:cs="Arial"/>
              </w:rPr>
            </w:pPr>
            <w:ins w:id="1734" w:author="Giacomini-Varvarigos, Maria" w:date="2013-02-07T14:10:00Z">
              <w:r w:rsidRPr="00136533">
                <w:rPr>
                  <w:rFonts w:cs="Arial"/>
                </w:rPr>
                <w:t>416-550-2977 </w:t>
              </w:r>
              <w:r>
                <w:rPr>
                  <w:rFonts w:cs="Arial"/>
                </w:rPr>
                <w:t>cell</w:t>
              </w:r>
            </w:ins>
          </w:p>
        </w:tc>
      </w:tr>
    </w:tbl>
    <w:p w14:paraId="2E1B2671" w14:textId="77777777" w:rsidR="00574BF7" w:rsidRDefault="00574BF7" w:rsidP="00574BF7">
      <w:pPr>
        <w:pStyle w:val="bullet"/>
        <w:numPr>
          <w:ilvl w:val="0"/>
          <w:numId w:val="0"/>
        </w:numPr>
        <w:ind w:left="360" w:hanging="360"/>
        <w:rPr>
          <w:ins w:id="1735" w:author="Giacomini-Varvarigos, Maria" w:date="2013-02-07T14:10:00Z"/>
          <w:lang w:val="en-US"/>
        </w:rPr>
      </w:pPr>
      <w:ins w:id="1736" w:author="Giacomini-Varvarigos, Maria" w:date="2013-02-07T14:10:00Z">
        <w:r>
          <w:t>*</w:t>
        </w:r>
        <w:r>
          <w:rPr>
            <w:lang w:val="en-US"/>
          </w:rPr>
          <w:t xml:space="preserve">CGI MAS bell.ca is available outside of these hours via pager as per the </w:t>
        </w:r>
        <w:r>
          <w:rPr>
            <w:u w:val="single"/>
            <w:lang w:val="en-US"/>
          </w:rPr>
          <w:t>Sales &amp; Marketing SLA</w:t>
        </w:r>
        <w:r>
          <w:rPr>
            <w:lang w:val="en-US"/>
          </w:rPr>
          <w:t>.</w:t>
        </w:r>
      </w:ins>
    </w:p>
    <w:p w14:paraId="2E1B2672" w14:textId="77777777" w:rsidR="00574BF7" w:rsidRDefault="00574BF7" w:rsidP="00574BF7">
      <w:pPr>
        <w:rPr>
          <w:ins w:id="1737" w:author="Giacomini-Varvarigos, Maria" w:date="2013-02-07T14:10:00Z"/>
        </w:rPr>
      </w:pPr>
    </w:p>
    <w:p w14:paraId="2E1B2673" w14:textId="77777777" w:rsidR="00574BF7" w:rsidRDefault="00574BF7" w:rsidP="00574BF7">
      <w:pPr>
        <w:rPr>
          <w:ins w:id="1738" w:author="Giacomini-Varvarigos, Maria" w:date="2013-02-07T14:10:00Z"/>
        </w:rPr>
      </w:pPr>
    </w:p>
    <w:p w14:paraId="2E1B2674" w14:textId="77777777" w:rsidR="00574BF7" w:rsidRPr="00574BF7" w:rsidRDefault="00574BF7" w:rsidP="00574BF7">
      <w:pPr>
        <w:rPr>
          <w:ins w:id="1739" w:author="Giacomini-Varvarigos, Maria" w:date="2013-02-07T14:09:00Z"/>
        </w:rPr>
      </w:pPr>
    </w:p>
    <w:p w14:paraId="2E1B2675" w14:textId="77777777" w:rsidR="00DF4D94" w:rsidRDefault="00DF4D94" w:rsidP="00DF4D94">
      <w:pPr>
        <w:pStyle w:val="Heading3"/>
        <w:rPr>
          <w:ins w:id="1740" w:author="Giacomini-Varvarigos, Maria" w:date="2013-02-07T10:06:00Z"/>
        </w:rPr>
      </w:pPr>
      <w:bookmarkStart w:id="1741" w:name="_Toc352915499"/>
      <w:r>
        <w:t xml:space="preserve">Credit Express – </w:t>
      </w:r>
      <w:bookmarkStart w:id="1742" w:name="_Toc320630616"/>
      <w:r>
        <w:t>Bell BST-ORS</w:t>
      </w:r>
      <w:bookmarkEnd w:id="1741"/>
      <w:bookmarkEnd w:id="1742"/>
      <w:r>
        <w:t xml:space="preserve"> </w:t>
      </w:r>
    </w:p>
    <w:p w14:paraId="2E1B2676" w14:textId="77777777" w:rsidR="002A595E" w:rsidRPr="000178CE" w:rsidRDefault="002A595E" w:rsidP="002A595E">
      <w:pPr>
        <w:ind w:left="720" w:hanging="436"/>
        <w:rPr>
          <w:ins w:id="1743" w:author="Giacomini-Varvarigos, Maria" w:date="2013-02-07T10:08:00Z"/>
        </w:rPr>
      </w:pPr>
      <w:ins w:id="1744" w:author="Giacomini-Varvarigos, Maria" w:date="2013-02-07T10:08:00Z">
        <w:r w:rsidRPr="000178CE">
          <w:rPr>
            <w:b/>
          </w:rPr>
          <w:t>ITSM Support group assignment:</w:t>
        </w:r>
      </w:ins>
    </w:p>
    <w:p w14:paraId="2E1B2677" w14:textId="77777777" w:rsidR="002D7995" w:rsidRPr="002A595E" w:rsidRDefault="002A595E" w:rsidP="003F1951">
      <w:pPr>
        <w:pStyle w:val="ListParagraph"/>
        <w:numPr>
          <w:ilvl w:val="0"/>
          <w:numId w:val="55"/>
        </w:numPr>
        <w:rPr>
          <w:rFonts w:ascii="Times New Roman" w:hAnsi="Times New Roman"/>
          <w:sz w:val="20"/>
          <w:szCs w:val="20"/>
        </w:rPr>
      </w:pPr>
      <w:ins w:id="1745" w:author="Giacomini-Varvarigos, Maria" w:date="2013-02-07T10:09:00Z">
        <w:r w:rsidRPr="002A595E">
          <w:rPr>
            <w:rFonts w:ascii="Times New Roman" w:hAnsi="Times New Roman"/>
            <w:sz w:val="20"/>
            <w:szCs w:val="20"/>
          </w:rPr>
          <w:t>Bell Canada -&gt; Support to BC/BM/BDI/BTV -&gt; OTSS-UDB</w:t>
        </w:r>
      </w:ins>
    </w:p>
    <w:tbl>
      <w:tblPr>
        <w:tblW w:w="0" w:type="auto"/>
        <w:tblInd w:w="-34" w:type="dxa"/>
        <w:tblCellMar>
          <w:left w:w="0" w:type="dxa"/>
          <w:right w:w="0" w:type="dxa"/>
        </w:tblCellMar>
        <w:tblLook w:val="04A0" w:firstRow="1" w:lastRow="0" w:firstColumn="1" w:lastColumn="0" w:noHBand="0" w:noVBand="1"/>
      </w:tblPr>
      <w:tblGrid>
        <w:gridCol w:w="1560"/>
        <w:gridCol w:w="2693"/>
        <w:gridCol w:w="1518"/>
        <w:gridCol w:w="1800"/>
        <w:gridCol w:w="1980"/>
      </w:tblGrid>
      <w:tr w:rsidR="00DF4D94" w14:paraId="2E1B267D" w14:textId="77777777" w:rsidTr="00DF4D94">
        <w:tc>
          <w:tcPr>
            <w:tcW w:w="1560" w:type="dxa"/>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hideMark/>
          </w:tcPr>
          <w:p w14:paraId="2E1B2678" w14:textId="77777777" w:rsidR="00DF4D94" w:rsidRPr="00DF4D94" w:rsidRDefault="00DF4D94">
            <w:pPr>
              <w:spacing w:before="40" w:after="40"/>
              <w:rPr>
                <w:rFonts w:ascii="Arial" w:eastAsia="Calibri" w:hAnsi="Arial" w:cs="Arial"/>
                <w:b/>
                <w:bCs/>
                <w:sz w:val="16"/>
                <w:szCs w:val="16"/>
              </w:rPr>
            </w:pPr>
            <w:r>
              <w:rPr>
                <w:rFonts w:ascii="Arial" w:hAnsi="Arial" w:cs="Arial"/>
                <w:b/>
                <w:bCs/>
                <w:sz w:val="16"/>
                <w:szCs w:val="16"/>
              </w:rPr>
              <w:t>Role</w:t>
            </w:r>
          </w:p>
        </w:tc>
        <w:tc>
          <w:tcPr>
            <w:tcW w:w="2693"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679" w14:textId="77777777" w:rsidR="00DF4D94" w:rsidRPr="00DF4D94" w:rsidRDefault="00DF4D94">
            <w:pPr>
              <w:spacing w:before="40" w:after="40"/>
              <w:rPr>
                <w:rFonts w:ascii="Arial" w:eastAsia="Calibri" w:hAnsi="Arial" w:cs="Arial"/>
                <w:b/>
                <w:bCs/>
                <w:sz w:val="16"/>
                <w:szCs w:val="16"/>
              </w:rPr>
            </w:pPr>
            <w:r>
              <w:rPr>
                <w:rFonts w:ascii="Arial" w:hAnsi="Arial" w:cs="Arial"/>
                <w:b/>
                <w:bCs/>
                <w:sz w:val="16"/>
                <w:szCs w:val="16"/>
              </w:rPr>
              <w:t>Name/ e-Mail</w:t>
            </w:r>
          </w:p>
        </w:tc>
        <w:tc>
          <w:tcPr>
            <w:tcW w:w="1518"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67A" w14:textId="77777777" w:rsidR="00DF4D94" w:rsidRPr="00DF4D94" w:rsidRDefault="00DF4D94">
            <w:pPr>
              <w:spacing w:before="40" w:after="40"/>
              <w:rPr>
                <w:rFonts w:ascii="Arial" w:eastAsia="Calibri" w:hAnsi="Arial" w:cs="Arial"/>
                <w:b/>
                <w:bCs/>
                <w:sz w:val="16"/>
                <w:szCs w:val="16"/>
                <w:highlight w:val="yellow"/>
              </w:rPr>
            </w:pPr>
            <w:r>
              <w:rPr>
                <w:rFonts w:ascii="Arial" w:hAnsi="Arial" w:cs="Arial"/>
                <w:b/>
                <w:bCs/>
                <w:sz w:val="16"/>
                <w:szCs w:val="16"/>
              </w:rPr>
              <w:t>Hours*</w:t>
            </w:r>
          </w:p>
        </w:tc>
        <w:tc>
          <w:tcPr>
            <w:tcW w:w="1800" w:type="dxa"/>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2E1B267B" w14:textId="77777777" w:rsidR="00DF4D94" w:rsidRPr="00DF4D94" w:rsidRDefault="00DF4D94">
            <w:pPr>
              <w:spacing w:before="40" w:after="40"/>
              <w:rPr>
                <w:rFonts w:ascii="Arial" w:eastAsia="Calibri" w:hAnsi="Arial" w:cs="Arial"/>
                <w:b/>
                <w:bCs/>
                <w:sz w:val="16"/>
                <w:szCs w:val="16"/>
              </w:rPr>
            </w:pPr>
            <w:r>
              <w:rPr>
                <w:rFonts w:ascii="Arial" w:hAnsi="Arial" w:cs="Arial"/>
                <w:b/>
                <w:bCs/>
                <w:sz w:val="16"/>
                <w:szCs w:val="16"/>
              </w:rPr>
              <w:t xml:space="preserve">Phone </w:t>
            </w:r>
          </w:p>
        </w:tc>
        <w:tc>
          <w:tcPr>
            <w:tcW w:w="1980" w:type="dxa"/>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hideMark/>
          </w:tcPr>
          <w:p w14:paraId="2E1B267C" w14:textId="77777777" w:rsidR="00DF4D94" w:rsidRPr="00DF4D94" w:rsidRDefault="00DF4D94">
            <w:pPr>
              <w:spacing w:before="40" w:after="40"/>
              <w:rPr>
                <w:rFonts w:ascii="Arial" w:eastAsia="Calibri" w:hAnsi="Arial" w:cs="Arial"/>
                <w:b/>
                <w:bCs/>
                <w:sz w:val="16"/>
                <w:szCs w:val="16"/>
              </w:rPr>
            </w:pPr>
            <w:r>
              <w:rPr>
                <w:rFonts w:ascii="Arial" w:hAnsi="Arial" w:cs="Arial"/>
                <w:b/>
                <w:bCs/>
                <w:sz w:val="16"/>
                <w:szCs w:val="16"/>
              </w:rPr>
              <w:t>Cell/Pager</w:t>
            </w:r>
          </w:p>
        </w:tc>
      </w:tr>
      <w:tr w:rsidR="00DF4D94" w14:paraId="2E1B2683" w14:textId="77777777" w:rsidTr="00DF4D94">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67E"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Credit Express Support</w:t>
            </w:r>
          </w:p>
        </w:tc>
        <w:tc>
          <w:tcPr>
            <w:tcW w:w="26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7F" w14:textId="77777777" w:rsidR="00DF4D94" w:rsidRDefault="00DD62E0">
            <w:pPr>
              <w:pStyle w:val="tabletext0"/>
              <w:spacing w:line="240" w:lineRule="auto"/>
            </w:pPr>
            <w:hyperlink r:id="rId69" w:history="1">
              <w:r w:rsidR="00DF4D94">
                <w:rPr>
                  <w:rStyle w:val="Hyperlink"/>
                </w:rPr>
                <w:t>udb_support@bell.ca</w:t>
              </w:r>
            </w:hyperlink>
            <w:r w:rsidR="00DF4D94">
              <w:t xml:space="preserve">   </w:t>
            </w:r>
          </w:p>
        </w:tc>
        <w:tc>
          <w:tcPr>
            <w:tcW w:w="151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0"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7am-7pm  M-F</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B2681" w14:textId="77777777" w:rsidR="00DF4D94" w:rsidRPr="00DF4D94" w:rsidRDefault="00DF4D94">
            <w:pPr>
              <w:spacing w:before="20" w:after="20"/>
              <w:rPr>
                <w:rFonts w:ascii="Arial" w:eastAsia="Calibri" w:hAnsi="Arial" w:cs="Arial"/>
                <w:sz w:val="16"/>
                <w:szCs w:val="16"/>
              </w:rPr>
            </w:pPr>
          </w:p>
        </w:tc>
        <w:tc>
          <w:tcPr>
            <w:tcW w:w="1980"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682" w14:textId="77777777" w:rsidR="00DF4D94" w:rsidRPr="00DF4D94" w:rsidRDefault="00DF4D94">
            <w:pPr>
              <w:spacing w:before="20" w:after="20"/>
              <w:rPr>
                <w:rFonts w:ascii="Arial" w:eastAsia="Calibri" w:hAnsi="Arial" w:cs="Arial"/>
                <w:sz w:val="16"/>
                <w:szCs w:val="16"/>
              </w:rPr>
            </w:pPr>
          </w:p>
        </w:tc>
      </w:tr>
      <w:tr w:rsidR="00DF4D94" w14:paraId="2E1B268A" w14:textId="77777777" w:rsidTr="00DF4D94">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684"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Prime</w:t>
            </w:r>
          </w:p>
        </w:tc>
        <w:tc>
          <w:tcPr>
            <w:tcW w:w="26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5" w14:textId="77777777" w:rsidR="00DF4D94" w:rsidRPr="00DF4D94" w:rsidRDefault="00DF4D94">
            <w:pPr>
              <w:spacing w:before="20" w:after="20"/>
              <w:rPr>
                <w:rFonts w:ascii="Arial" w:eastAsia="Calibri" w:hAnsi="Arial" w:cs="Arial"/>
                <w:sz w:val="16"/>
                <w:szCs w:val="16"/>
                <w:lang w:val="fr-CA"/>
              </w:rPr>
            </w:pPr>
            <w:r>
              <w:rPr>
                <w:rFonts w:ascii="Arial" w:hAnsi="Arial" w:cs="Arial"/>
                <w:sz w:val="16"/>
                <w:szCs w:val="16"/>
                <w:lang w:val="fr-CA"/>
              </w:rPr>
              <w:t>Nelson Healey</w:t>
            </w:r>
          </w:p>
          <w:p w14:paraId="2E1B2686" w14:textId="77777777" w:rsidR="00DF4D94" w:rsidRPr="00DF4D94" w:rsidRDefault="00DD62E0">
            <w:pPr>
              <w:spacing w:before="20" w:after="20"/>
              <w:rPr>
                <w:rFonts w:ascii="Arial" w:eastAsia="Calibri" w:hAnsi="Arial" w:cs="Arial"/>
                <w:sz w:val="16"/>
                <w:szCs w:val="16"/>
                <w:lang w:val="fr-CA"/>
              </w:rPr>
            </w:pPr>
            <w:hyperlink r:id="rId70" w:history="1">
              <w:r w:rsidR="00DF4D94">
                <w:rPr>
                  <w:rStyle w:val="Hyperlink"/>
                  <w:sz w:val="16"/>
                  <w:szCs w:val="16"/>
                  <w:lang w:val="fr-CA"/>
                </w:rPr>
                <w:t>nelson.healey@bell.ca</w:t>
              </w:r>
            </w:hyperlink>
            <w:r w:rsidR="00DF4D94">
              <w:rPr>
                <w:rFonts w:ascii="Arial" w:hAnsi="Arial" w:cs="Arial"/>
                <w:sz w:val="16"/>
                <w:szCs w:val="16"/>
                <w:lang w:val="fr-CA"/>
              </w:rPr>
              <w:t xml:space="preserve"> </w:t>
            </w:r>
          </w:p>
        </w:tc>
        <w:tc>
          <w:tcPr>
            <w:tcW w:w="151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7"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8am–5pm  M-F</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8"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514-870-4900</w:t>
            </w:r>
          </w:p>
        </w:tc>
        <w:tc>
          <w:tcPr>
            <w:tcW w:w="1980" w:type="dxa"/>
            <w:tcBorders>
              <w:top w:val="nil"/>
              <w:left w:val="nil"/>
              <w:bottom w:val="single" w:sz="8" w:space="0" w:color="auto"/>
              <w:right w:val="double" w:sz="4" w:space="0" w:color="auto"/>
            </w:tcBorders>
            <w:tcMar>
              <w:top w:w="0" w:type="dxa"/>
              <w:left w:w="108" w:type="dxa"/>
              <w:bottom w:w="0" w:type="dxa"/>
              <w:right w:w="108" w:type="dxa"/>
            </w:tcMar>
            <w:vAlign w:val="center"/>
            <w:hideMark/>
          </w:tcPr>
          <w:p w14:paraId="2E1B2689"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514-891-0381</w:t>
            </w:r>
          </w:p>
        </w:tc>
      </w:tr>
      <w:tr w:rsidR="00DF4D94" w14:paraId="2E1B2691" w14:textId="77777777" w:rsidTr="00DF4D94">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68B"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Backup</w:t>
            </w:r>
          </w:p>
        </w:tc>
        <w:tc>
          <w:tcPr>
            <w:tcW w:w="26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C" w14:textId="77777777" w:rsidR="00DF4D94" w:rsidRPr="00DF4D94" w:rsidRDefault="00DF4D94">
            <w:pPr>
              <w:spacing w:before="20" w:after="20"/>
              <w:rPr>
                <w:rFonts w:ascii="Arial" w:eastAsia="Calibri" w:hAnsi="Arial" w:cs="Arial"/>
                <w:sz w:val="16"/>
                <w:szCs w:val="16"/>
                <w:lang w:val="sv-SE"/>
              </w:rPr>
            </w:pPr>
            <w:r>
              <w:rPr>
                <w:rFonts w:ascii="Arial" w:hAnsi="Arial" w:cs="Arial"/>
                <w:sz w:val="16"/>
                <w:szCs w:val="16"/>
                <w:lang w:val="sv-SE"/>
              </w:rPr>
              <w:t>Diane Lépine</w:t>
            </w:r>
          </w:p>
          <w:p w14:paraId="2E1B268D" w14:textId="77777777" w:rsidR="00DF4D94" w:rsidRPr="00DF4D94" w:rsidRDefault="00DD62E0">
            <w:pPr>
              <w:spacing w:before="20" w:after="20"/>
              <w:rPr>
                <w:rFonts w:ascii="Arial" w:eastAsia="Calibri" w:hAnsi="Arial" w:cs="Arial"/>
                <w:sz w:val="16"/>
                <w:szCs w:val="16"/>
                <w:lang w:val="sv-SE"/>
              </w:rPr>
            </w:pPr>
            <w:hyperlink r:id="rId71" w:history="1">
              <w:r w:rsidR="00DF4D94">
                <w:rPr>
                  <w:rStyle w:val="Hyperlink"/>
                  <w:sz w:val="16"/>
                  <w:szCs w:val="16"/>
                  <w:lang w:val="sv-SE"/>
                </w:rPr>
                <w:t>diane.lepine@bell.ca</w:t>
              </w:r>
            </w:hyperlink>
            <w:r w:rsidR="00DF4D94">
              <w:rPr>
                <w:rFonts w:ascii="Arial" w:hAnsi="Arial" w:cs="Arial"/>
                <w:sz w:val="16"/>
                <w:szCs w:val="16"/>
                <w:lang w:val="sv-SE"/>
              </w:rPr>
              <w:t xml:space="preserve"> </w:t>
            </w:r>
          </w:p>
        </w:tc>
        <w:tc>
          <w:tcPr>
            <w:tcW w:w="151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E"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lastRenderedPageBreak/>
              <w:t>8am–5pm  M-F</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68F"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514-786-7270</w:t>
            </w:r>
          </w:p>
        </w:tc>
        <w:tc>
          <w:tcPr>
            <w:tcW w:w="1980" w:type="dxa"/>
            <w:tcBorders>
              <w:top w:val="nil"/>
              <w:left w:val="nil"/>
              <w:bottom w:val="single" w:sz="8" w:space="0" w:color="auto"/>
              <w:right w:val="double" w:sz="4" w:space="0" w:color="auto"/>
            </w:tcBorders>
            <w:tcMar>
              <w:top w:w="0" w:type="dxa"/>
              <w:left w:w="108" w:type="dxa"/>
              <w:bottom w:w="0" w:type="dxa"/>
              <w:right w:w="108" w:type="dxa"/>
            </w:tcMar>
            <w:vAlign w:val="center"/>
          </w:tcPr>
          <w:p w14:paraId="2E1B2690" w14:textId="77777777" w:rsidR="00DF4D94" w:rsidRPr="00DF4D94" w:rsidRDefault="00DF4D94">
            <w:pPr>
              <w:spacing w:before="20" w:after="20"/>
              <w:rPr>
                <w:rFonts w:ascii="Arial" w:eastAsia="Calibri" w:hAnsi="Arial" w:cs="Arial"/>
                <w:sz w:val="16"/>
                <w:szCs w:val="16"/>
              </w:rPr>
            </w:pPr>
          </w:p>
        </w:tc>
      </w:tr>
      <w:tr w:rsidR="00DF4D94" w14:paraId="2E1B2698" w14:textId="77777777" w:rsidTr="00DF4D94">
        <w:tc>
          <w:tcPr>
            <w:tcW w:w="1560" w:type="dxa"/>
            <w:tcBorders>
              <w:top w:val="nil"/>
              <w:left w:val="double" w:sz="4" w:space="0" w:color="auto"/>
              <w:bottom w:val="double" w:sz="4" w:space="0" w:color="auto"/>
              <w:right w:val="single" w:sz="8" w:space="0" w:color="auto"/>
            </w:tcBorders>
            <w:tcMar>
              <w:top w:w="0" w:type="dxa"/>
              <w:left w:w="108" w:type="dxa"/>
              <w:bottom w:w="0" w:type="dxa"/>
              <w:right w:w="108" w:type="dxa"/>
            </w:tcMar>
            <w:vAlign w:val="center"/>
            <w:hideMark/>
          </w:tcPr>
          <w:p w14:paraId="2E1B2692"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lastRenderedPageBreak/>
              <w:t>Manager</w:t>
            </w:r>
          </w:p>
        </w:tc>
        <w:tc>
          <w:tcPr>
            <w:tcW w:w="2693" w:type="dxa"/>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693" w14:textId="77777777" w:rsidR="00DF4D94" w:rsidRPr="00DF4D94" w:rsidRDefault="00DF4D94">
            <w:pPr>
              <w:spacing w:before="20" w:after="20"/>
              <w:rPr>
                <w:rFonts w:ascii="Arial" w:eastAsia="Calibri" w:hAnsi="Arial" w:cs="Arial"/>
                <w:sz w:val="16"/>
                <w:szCs w:val="16"/>
                <w:lang w:val="fr-CA"/>
              </w:rPr>
            </w:pPr>
            <w:r>
              <w:rPr>
                <w:rFonts w:ascii="Arial" w:hAnsi="Arial" w:cs="Arial"/>
                <w:sz w:val="16"/>
                <w:szCs w:val="16"/>
                <w:lang w:val="fr-CA"/>
              </w:rPr>
              <w:t>Ariel Quintin</w:t>
            </w:r>
          </w:p>
          <w:p w14:paraId="2E1B2694" w14:textId="77777777" w:rsidR="00DF4D94" w:rsidRPr="00DF4D94" w:rsidRDefault="00DD62E0">
            <w:pPr>
              <w:spacing w:before="20" w:after="20"/>
              <w:rPr>
                <w:rFonts w:ascii="Arial" w:eastAsia="Calibri" w:hAnsi="Arial" w:cs="Arial"/>
                <w:sz w:val="16"/>
                <w:szCs w:val="16"/>
                <w:lang w:val="fr-CA"/>
              </w:rPr>
            </w:pPr>
            <w:hyperlink r:id="rId72" w:history="1">
              <w:r w:rsidR="00DF4D94">
                <w:rPr>
                  <w:rStyle w:val="Hyperlink"/>
                  <w:sz w:val="16"/>
                  <w:szCs w:val="16"/>
                  <w:lang w:val="fr-CA"/>
                </w:rPr>
                <w:t>ariel.quintin@bell.ca</w:t>
              </w:r>
            </w:hyperlink>
            <w:r w:rsidR="00DF4D94">
              <w:rPr>
                <w:rFonts w:ascii="Arial" w:hAnsi="Arial" w:cs="Arial"/>
                <w:sz w:val="16"/>
                <w:szCs w:val="16"/>
                <w:lang w:val="fr-CA"/>
              </w:rPr>
              <w:t xml:space="preserve"> </w:t>
            </w:r>
          </w:p>
        </w:tc>
        <w:tc>
          <w:tcPr>
            <w:tcW w:w="1518" w:type="dxa"/>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695"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n/a</w:t>
            </w:r>
          </w:p>
        </w:tc>
        <w:tc>
          <w:tcPr>
            <w:tcW w:w="1800" w:type="dxa"/>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696" w14:textId="77777777" w:rsidR="00DF4D94" w:rsidRPr="00DF4D94" w:rsidRDefault="00DF4D94">
            <w:pPr>
              <w:spacing w:before="20" w:after="20"/>
              <w:rPr>
                <w:rFonts w:ascii="Arial" w:eastAsia="Calibri" w:hAnsi="Arial" w:cs="Arial"/>
                <w:sz w:val="16"/>
                <w:szCs w:val="16"/>
              </w:rPr>
            </w:pPr>
            <w:r>
              <w:rPr>
                <w:rFonts w:ascii="Arial" w:hAnsi="Arial" w:cs="Arial"/>
                <w:sz w:val="16"/>
                <w:szCs w:val="16"/>
              </w:rPr>
              <w:t>514-786-8156</w:t>
            </w:r>
          </w:p>
        </w:tc>
        <w:tc>
          <w:tcPr>
            <w:tcW w:w="1980" w:type="dxa"/>
            <w:tcBorders>
              <w:top w:val="nil"/>
              <w:left w:val="nil"/>
              <w:bottom w:val="double" w:sz="4" w:space="0" w:color="auto"/>
              <w:right w:val="double" w:sz="4" w:space="0" w:color="auto"/>
            </w:tcBorders>
            <w:tcMar>
              <w:top w:w="0" w:type="dxa"/>
              <w:left w:w="108" w:type="dxa"/>
              <w:bottom w:w="0" w:type="dxa"/>
              <w:right w:w="108" w:type="dxa"/>
            </w:tcMar>
            <w:vAlign w:val="center"/>
          </w:tcPr>
          <w:p w14:paraId="2E1B2697" w14:textId="77777777" w:rsidR="00DF4D94" w:rsidRPr="00DF4D94" w:rsidRDefault="00DF4D94">
            <w:pPr>
              <w:spacing w:before="20" w:after="20"/>
              <w:rPr>
                <w:rFonts w:ascii="Arial" w:eastAsia="Calibri" w:hAnsi="Arial" w:cs="Arial"/>
                <w:sz w:val="16"/>
                <w:szCs w:val="16"/>
              </w:rPr>
            </w:pPr>
          </w:p>
        </w:tc>
      </w:tr>
    </w:tbl>
    <w:p w14:paraId="2E1B2699" w14:textId="77777777" w:rsidR="00DF4D94" w:rsidRPr="00DF4D94" w:rsidRDefault="00DF4D94" w:rsidP="00DF4D94">
      <w:pPr>
        <w:rPr>
          <w:rFonts w:eastAsia="Calibri"/>
        </w:rPr>
      </w:pPr>
      <w:r>
        <w:t>* Until a</w:t>
      </w:r>
      <w:r w:rsidR="00E1772B">
        <w:t xml:space="preserve"> 1-800 number is made available</w:t>
      </w:r>
      <w:r>
        <w:t>, off hours escalations can be made to Nelson Healy.</w:t>
      </w:r>
    </w:p>
    <w:p w14:paraId="2E1B269A" w14:textId="77777777" w:rsidR="00DF4D94" w:rsidRPr="00DF4D94" w:rsidRDefault="00DF4D94" w:rsidP="00DF4D94"/>
    <w:p w14:paraId="2E1B269B" w14:textId="77777777" w:rsidR="00F32DD9" w:rsidRDefault="00F32DD9" w:rsidP="006D6394">
      <w:pPr>
        <w:pStyle w:val="Heading3"/>
        <w:rPr>
          <w:ins w:id="1746" w:author="Giacomini-Varvarigos, Maria" w:date="2013-02-07T10:40:00Z"/>
        </w:rPr>
      </w:pPr>
      <w:bookmarkStart w:id="1747" w:name="_Toc352915500"/>
      <w:r>
        <w:t>DART – CGI MAS DART</w:t>
      </w:r>
      <w:bookmarkEnd w:id="1747"/>
    </w:p>
    <w:p w14:paraId="2E1B269C" w14:textId="77777777" w:rsidR="007E3AF4" w:rsidRPr="000178CE" w:rsidRDefault="007E3AF4" w:rsidP="007E3AF4">
      <w:pPr>
        <w:ind w:left="720" w:hanging="436"/>
        <w:rPr>
          <w:ins w:id="1748" w:author="Giacomini-Varvarigos, Maria" w:date="2013-02-07T10:40:00Z"/>
        </w:rPr>
      </w:pPr>
      <w:ins w:id="1749" w:author="Giacomini-Varvarigos, Maria" w:date="2013-02-07T10:40:00Z">
        <w:r w:rsidRPr="000178CE">
          <w:rPr>
            <w:b/>
          </w:rPr>
          <w:t>ITSM Support group assignment:</w:t>
        </w:r>
      </w:ins>
    </w:p>
    <w:p w14:paraId="2E1B269D" w14:textId="77777777" w:rsidR="007E3AF4" w:rsidRPr="007E3AF4" w:rsidRDefault="007E3AF4" w:rsidP="003F1951">
      <w:pPr>
        <w:pStyle w:val="ListParagraph"/>
        <w:numPr>
          <w:ilvl w:val="1"/>
          <w:numId w:val="57"/>
        </w:numPr>
        <w:ind w:left="993" w:right="-237" w:hanging="567"/>
      </w:pPr>
      <w:ins w:id="1750" w:author="Giacomini-Varvarigos, Maria" w:date="2013-02-07T10:41:00Z">
        <w:r w:rsidRPr="007E3AF4">
          <w:rPr>
            <w:rFonts w:ascii="Times New Roman" w:hAnsi="Times New Roman"/>
            <w:sz w:val="20"/>
            <w:szCs w:val="20"/>
          </w:rPr>
          <w:t>CGI Support to BC/BM/BDI/BTV -&gt; Application Management Tier 2 -&gt; BTV FIELD OPS BLNG</w:t>
        </w:r>
      </w:ins>
    </w:p>
    <w:tbl>
      <w:tblPr>
        <w:tblW w:w="4772" w:type="pct"/>
        <w:tblLayout w:type="fixed"/>
        <w:tblCellMar>
          <w:left w:w="0" w:type="dxa"/>
          <w:right w:w="0" w:type="dxa"/>
        </w:tblCellMar>
        <w:tblLook w:val="04A0" w:firstRow="1" w:lastRow="0" w:firstColumn="1" w:lastColumn="0" w:noHBand="0" w:noVBand="1"/>
      </w:tblPr>
      <w:tblGrid>
        <w:gridCol w:w="1952"/>
        <w:gridCol w:w="1984"/>
        <w:gridCol w:w="2126"/>
        <w:gridCol w:w="3117"/>
      </w:tblGrid>
      <w:tr w:rsidR="00F92E4A" w14:paraId="2E1B26A2" w14:textId="77777777" w:rsidTr="00F92E4A">
        <w:trPr>
          <w:trHeight w:val="438"/>
          <w:tblHeader/>
        </w:trPr>
        <w:tc>
          <w:tcPr>
            <w:tcW w:w="1063" w:type="pct"/>
            <w:tcBorders>
              <w:top w:val="double" w:sz="4" w:space="0" w:color="auto"/>
              <w:left w:val="double" w:sz="4"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1B269E" w14:textId="77777777" w:rsidR="00F92E4A" w:rsidRPr="00C601CB" w:rsidRDefault="00F92E4A" w:rsidP="00151E90">
            <w:pPr>
              <w:pStyle w:val="TableHeading"/>
              <w:jc w:val="center"/>
              <w:rPr>
                <w:rFonts w:cs="Arial"/>
                <w:szCs w:val="16"/>
              </w:rPr>
            </w:pPr>
            <w:r w:rsidRPr="00C601CB">
              <w:rPr>
                <w:rFonts w:cs="Arial"/>
                <w:b w:val="0"/>
                <w:bCs/>
                <w:szCs w:val="16"/>
              </w:rPr>
              <w:br w:type="page"/>
            </w:r>
            <w:r w:rsidRPr="00C601CB">
              <w:rPr>
                <w:rFonts w:cs="Arial"/>
                <w:szCs w:val="16"/>
              </w:rPr>
              <w:t>Role</w:t>
            </w:r>
          </w:p>
        </w:tc>
        <w:tc>
          <w:tcPr>
            <w:tcW w:w="1081" w:type="pct"/>
            <w:tcBorders>
              <w:top w:val="double" w:sz="4"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1B269F" w14:textId="77777777" w:rsidR="00F92E4A" w:rsidRPr="00C601CB" w:rsidRDefault="00F92E4A" w:rsidP="00151E90">
            <w:pPr>
              <w:pStyle w:val="TableHeading"/>
              <w:jc w:val="center"/>
              <w:rPr>
                <w:rFonts w:cs="Arial"/>
                <w:szCs w:val="16"/>
              </w:rPr>
            </w:pPr>
            <w:r w:rsidRPr="00C601CB">
              <w:rPr>
                <w:rFonts w:cs="Arial"/>
                <w:szCs w:val="16"/>
              </w:rPr>
              <w:t>Name</w:t>
            </w:r>
          </w:p>
        </w:tc>
        <w:tc>
          <w:tcPr>
            <w:tcW w:w="1158" w:type="pct"/>
            <w:tcBorders>
              <w:top w:val="double" w:sz="4"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1B26A0" w14:textId="77777777" w:rsidR="00F92E4A" w:rsidRPr="00C601CB" w:rsidRDefault="00F92E4A" w:rsidP="00151E90">
            <w:pPr>
              <w:pStyle w:val="TableHeading"/>
              <w:jc w:val="center"/>
              <w:rPr>
                <w:rFonts w:cs="Arial"/>
                <w:szCs w:val="16"/>
              </w:rPr>
            </w:pPr>
            <w:r w:rsidRPr="00C601CB">
              <w:rPr>
                <w:rFonts w:cs="Arial"/>
                <w:szCs w:val="16"/>
              </w:rPr>
              <w:t>Phone</w:t>
            </w:r>
          </w:p>
        </w:tc>
        <w:tc>
          <w:tcPr>
            <w:tcW w:w="1698" w:type="pct"/>
            <w:tcBorders>
              <w:top w:val="double" w:sz="4" w:space="0" w:color="auto"/>
              <w:left w:val="nil"/>
              <w:bottom w:val="single" w:sz="8" w:space="0" w:color="auto"/>
              <w:right w:val="double" w:sz="4" w:space="0" w:color="auto"/>
            </w:tcBorders>
            <w:shd w:val="clear" w:color="auto" w:fill="C0C0C0"/>
            <w:tcMar>
              <w:top w:w="0" w:type="dxa"/>
              <w:left w:w="108" w:type="dxa"/>
              <w:bottom w:w="0" w:type="dxa"/>
              <w:right w:w="108" w:type="dxa"/>
            </w:tcMar>
            <w:hideMark/>
          </w:tcPr>
          <w:p w14:paraId="2E1B26A1" w14:textId="77777777" w:rsidR="00F92E4A" w:rsidRPr="00C601CB" w:rsidRDefault="00F92E4A" w:rsidP="00151E90">
            <w:pPr>
              <w:pStyle w:val="TableHeading"/>
              <w:jc w:val="center"/>
              <w:rPr>
                <w:rFonts w:cs="Arial"/>
                <w:szCs w:val="16"/>
              </w:rPr>
            </w:pPr>
            <w:r w:rsidRPr="00C601CB">
              <w:rPr>
                <w:rFonts w:cs="Arial"/>
                <w:szCs w:val="16"/>
              </w:rPr>
              <w:t>Pager</w:t>
            </w:r>
          </w:p>
        </w:tc>
      </w:tr>
      <w:tr w:rsidR="00F92E4A" w14:paraId="2E1B26AA" w14:textId="77777777" w:rsidTr="00F92E4A">
        <w:trPr>
          <w:trHeight w:val="901"/>
        </w:trPr>
        <w:tc>
          <w:tcPr>
            <w:tcW w:w="1063" w:type="pct"/>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6A3" w14:textId="77777777" w:rsidR="00F92E4A" w:rsidRPr="008173EC" w:rsidRDefault="00F92E4A" w:rsidP="00151E90">
            <w:pPr>
              <w:pStyle w:val="tabletext0"/>
              <w:spacing w:line="276" w:lineRule="auto"/>
            </w:pPr>
            <w:r w:rsidRPr="008173EC">
              <w:t>CGI/AGDC Application Support</w:t>
            </w:r>
          </w:p>
          <w:p w14:paraId="2E1B26A4" w14:textId="77777777" w:rsidR="00F92E4A" w:rsidRPr="008173EC" w:rsidRDefault="00F92E4A" w:rsidP="00151E90">
            <w:pPr>
              <w:pStyle w:val="tabletext0"/>
              <w:spacing w:line="276" w:lineRule="auto"/>
            </w:pPr>
            <w:r w:rsidRPr="008173EC">
              <w:t>(1st line of Tier II support, IGDC)</w:t>
            </w:r>
          </w:p>
        </w:tc>
        <w:tc>
          <w:tcPr>
            <w:tcW w:w="1081" w:type="pct"/>
            <w:tcBorders>
              <w:top w:val="nil"/>
              <w:left w:val="nil"/>
              <w:bottom w:val="single" w:sz="8" w:space="0" w:color="auto"/>
              <w:right w:val="single" w:sz="8" w:space="0" w:color="auto"/>
            </w:tcBorders>
            <w:tcMar>
              <w:top w:w="0" w:type="dxa"/>
              <w:left w:w="108" w:type="dxa"/>
              <w:bottom w:w="0" w:type="dxa"/>
              <w:right w:w="108" w:type="dxa"/>
            </w:tcMar>
            <w:hideMark/>
          </w:tcPr>
          <w:p w14:paraId="2E1B26A5" w14:textId="77777777" w:rsidR="00F92E4A" w:rsidRPr="00C601CB" w:rsidRDefault="00F92E4A" w:rsidP="00151E90">
            <w:pPr>
              <w:pStyle w:val="TableText"/>
              <w:rPr>
                <w:rFonts w:cs="Arial"/>
                <w:szCs w:val="16"/>
              </w:rPr>
            </w:pPr>
            <w:r w:rsidRPr="00C601CB">
              <w:rPr>
                <w:rFonts w:cs="Arial"/>
                <w:szCs w:val="16"/>
              </w:rPr>
              <w:t>n/a</w:t>
            </w:r>
          </w:p>
        </w:tc>
        <w:tc>
          <w:tcPr>
            <w:tcW w:w="1158" w:type="pct"/>
            <w:tcBorders>
              <w:top w:val="nil"/>
              <w:left w:val="nil"/>
              <w:bottom w:val="single" w:sz="8" w:space="0" w:color="auto"/>
              <w:right w:val="single" w:sz="8" w:space="0" w:color="auto"/>
            </w:tcBorders>
            <w:tcMar>
              <w:top w:w="0" w:type="dxa"/>
              <w:left w:w="108" w:type="dxa"/>
              <w:bottom w:w="0" w:type="dxa"/>
              <w:right w:w="108" w:type="dxa"/>
            </w:tcMar>
          </w:tcPr>
          <w:p w14:paraId="2E1B26A6" w14:textId="77777777" w:rsidR="00F92E4A" w:rsidRPr="00C601CB" w:rsidRDefault="00F92E4A" w:rsidP="00151E90">
            <w:pPr>
              <w:pStyle w:val="TableText"/>
              <w:rPr>
                <w:rFonts w:cs="Arial"/>
                <w:szCs w:val="16"/>
              </w:rPr>
            </w:pPr>
          </w:p>
        </w:tc>
        <w:tc>
          <w:tcPr>
            <w:tcW w:w="1698" w:type="pct"/>
            <w:tcBorders>
              <w:top w:val="nil"/>
              <w:left w:val="nil"/>
              <w:bottom w:val="single" w:sz="8" w:space="0" w:color="auto"/>
              <w:right w:val="double" w:sz="4" w:space="0" w:color="auto"/>
            </w:tcBorders>
            <w:tcMar>
              <w:top w:w="0" w:type="dxa"/>
              <w:left w:w="108" w:type="dxa"/>
              <w:bottom w:w="0" w:type="dxa"/>
              <w:right w:w="108" w:type="dxa"/>
            </w:tcMar>
            <w:hideMark/>
          </w:tcPr>
          <w:p w14:paraId="2E1B26A7" w14:textId="77777777" w:rsidR="00F92E4A" w:rsidRPr="00C601CB" w:rsidRDefault="00DD62E0" w:rsidP="00151E90">
            <w:pPr>
              <w:spacing w:before="40" w:after="40"/>
              <w:rPr>
                <w:rStyle w:val="Hyperlink"/>
                <w:rFonts w:ascii="Arial" w:eastAsia="Calibri" w:hAnsi="Arial" w:cs="Arial"/>
                <w:sz w:val="16"/>
                <w:szCs w:val="16"/>
              </w:rPr>
            </w:pPr>
            <w:hyperlink r:id="rId73" w:tgtFrame="_blank" w:history="1">
              <w:r w:rsidR="00F92E4A" w:rsidRPr="00C601CB">
                <w:rPr>
                  <w:rStyle w:val="Hyperlink"/>
                  <w:rFonts w:ascii="Arial" w:hAnsi="Arial" w:cs="Arial"/>
                  <w:sz w:val="16"/>
                  <w:szCs w:val="16"/>
                </w:rPr>
                <w:t>9742268542@mobileemail.vodafone.in</w:t>
              </w:r>
            </w:hyperlink>
          </w:p>
          <w:p w14:paraId="2E1B26A8" w14:textId="77777777" w:rsidR="00F92E4A" w:rsidRPr="00C601CB" w:rsidRDefault="00DD62E0" w:rsidP="00151E90">
            <w:pPr>
              <w:spacing w:before="40" w:after="40"/>
              <w:rPr>
                <w:rStyle w:val="Hyperlink"/>
                <w:rFonts w:ascii="Arial" w:hAnsi="Arial" w:cs="Arial"/>
                <w:sz w:val="16"/>
                <w:szCs w:val="16"/>
              </w:rPr>
            </w:pPr>
            <w:hyperlink r:id="rId74" w:tgtFrame="_blank" w:history="1">
              <w:r w:rsidR="00F92E4A" w:rsidRPr="00C601CB">
                <w:rPr>
                  <w:rStyle w:val="Hyperlink"/>
                  <w:rFonts w:ascii="Arial" w:hAnsi="Arial" w:cs="Arial"/>
                  <w:sz w:val="16"/>
                  <w:szCs w:val="16"/>
                </w:rPr>
                <w:t>9742268529@mobileemail.vodafone.in</w:t>
              </w:r>
            </w:hyperlink>
          </w:p>
          <w:p w14:paraId="2E1B26A9" w14:textId="77777777" w:rsidR="00F92E4A" w:rsidRPr="00C601CB" w:rsidRDefault="00DD62E0" w:rsidP="00151E90">
            <w:pPr>
              <w:spacing w:before="40" w:after="40"/>
              <w:rPr>
                <w:rStyle w:val="Hyperlink"/>
                <w:rFonts w:ascii="Arial" w:eastAsia="Calibri" w:hAnsi="Arial" w:cs="Arial"/>
                <w:sz w:val="16"/>
                <w:szCs w:val="16"/>
              </w:rPr>
            </w:pPr>
            <w:hyperlink r:id="rId75" w:tgtFrame="_blank" w:history="1">
              <w:r w:rsidR="00F92E4A" w:rsidRPr="00C601CB">
                <w:rPr>
                  <w:rStyle w:val="Hyperlink"/>
                  <w:rFonts w:ascii="Arial" w:hAnsi="Arial" w:cs="Arial"/>
                  <w:sz w:val="16"/>
                  <w:szCs w:val="16"/>
                </w:rPr>
                <w:t>9742269024@mobileemail.vodafone.in</w:t>
              </w:r>
            </w:hyperlink>
          </w:p>
        </w:tc>
      </w:tr>
      <w:tr w:rsidR="00F92E4A" w14:paraId="2E1B26B1" w14:textId="77777777" w:rsidTr="00F92E4A">
        <w:trPr>
          <w:trHeight w:val="379"/>
        </w:trPr>
        <w:tc>
          <w:tcPr>
            <w:tcW w:w="1063" w:type="pct"/>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6AB" w14:textId="77777777" w:rsidR="00F92E4A" w:rsidRPr="008173EC" w:rsidRDefault="00F92E4A" w:rsidP="00151E90">
            <w:pPr>
              <w:pStyle w:val="tabletext0"/>
              <w:spacing w:line="276" w:lineRule="auto"/>
            </w:pPr>
            <w:r w:rsidRPr="008173EC">
              <w:t>Manager(IGDC)</w:t>
            </w:r>
          </w:p>
        </w:tc>
        <w:tc>
          <w:tcPr>
            <w:tcW w:w="1081" w:type="pct"/>
            <w:tcBorders>
              <w:top w:val="nil"/>
              <w:left w:val="nil"/>
              <w:bottom w:val="single" w:sz="8" w:space="0" w:color="auto"/>
              <w:right w:val="single" w:sz="8" w:space="0" w:color="auto"/>
            </w:tcBorders>
            <w:tcMar>
              <w:top w:w="0" w:type="dxa"/>
              <w:left w:w="108" w:type="dxa"/>
              <w:bottom w:w="0" w:type="dxa"/>
              <w:right w:w="108" w:type="dxa"/>
            </w:tcMar>
            <w:hideMark/>
          </w:tcPr>
          <w:p w14:paraId="2E1B26AC" w14:textId="77777777" w:rsidR="00F92E4A" w:rsidRDefault="00F92E4A" w:rsidP="00151E90">
            <w:pPr>
              <w:spacing w:before="40" w:after="40"/>
              <w:rPr>
                <w:rFonts w:ascii="Arial" w:hAnsi="Arial" w:cs="Arial"/>
                <w:sz w:val="16"/>
                <w:szCs w:val="16"/>
              </w:rPr>
            </w:pPr>
            <w:proofErr w:type="spellStart"/>
            <w:r w:rsidRPr="00C601CB">
              <w:rPr>
                <w:rFonts w:ascii="Arial" w:hAnsi="Arial" w:cs="Arial"/>
                <w:sz w:val="16"/>
                <w:szCs w:val="16"/>
              </w:rPr>
              <w:t>Shilpi</w:t>
            </w:r>
            <w:proofErr w:type="spellEnd"/>
            <w:r w:rsidRPr="00C601CB">
              <w:rPr>
                <w:rFonts w:ascii="Arial" w:hAnsi="Arial" w:cs="Arial"/>
                <w:sz w:val="16"/>
                <w:szCs w:val="16"/>
              </w:rPr>
              <w:t xml:space="preserve"> </w:t>
            </w:r>
            <w:proofErr w:type="spellStart"/>
            <w:r w:rsidRPr="00C601CB">
              <w:rPr>
                <w:rFonts w:ascii="Arial" w:hAnsi="Arial" w:cs="Arial"/>
                <w:sz w:val="16"/>
                <w:szCs w:val="16"/>
              </w:rPr>
              <w:t>Chhabra</w:t>
            </w:r>
            <w:proofErr w:type="spellEnd"/>
          </w:p>
          <w:p w14:paraId="2E1B26AD" w14:textId="77777777" w:rsidR="00F92E4A" w:rsidRPr="00C601CB" w:rsidRDefault="00DD62E0" w:rsidP="00151E90">
            <w:pPr>
              <w:spacing w:before="40" w:after="40"/>
              <w:rPr>
                <w:rFonts w:ascii="Arial" w:eastAsia="Calibri" w:hAnsi="Arial" w:cs="Arial"/>
                <w:sz w:val="16"/>
                <w:szCs w:val="16"/>
              </w:rPr>
            </w:pPr>
            <w:hyperlink r:id="rId76" w:history="1">
              <w:r w:rsidR="00F92E4A" w:rsidRPr="00C601CB">
                <w:rPr>
                  <w:rStyle w:val="Hyperlink"/>
                  <w:rFonts w:ascii="Arial" w:hAnsi="Arial" w:cs="Arial"/>
                  <w:sz w:val="16"/>
                  <w:szCs w:val="16"/>
                </w:rPr>
                <w:t>shilpi.chhabra@cgi.com</w:t>
              </w:r>
            </w:hyperlink>
          </w:p>
        </w:tc>
        <w:tc>
          <w:tcPr>
            <w:tcW w:w="1158" w:type="pct"/>
            <w:tcBorders>
              <w:top w:val="nil"/>
              <w:left w:val="nil"/>
              <w:bottom w:val="single" w:sz="8" w:space="0" w:color="auto"/>
              <w:right w:val="single" w:sz="8" w:space="0" w:color="auto"/>
            </w:tcBorders>
            <w:tcMar>
              <w:top w:w="0" w:type="dxa"/>
              <w:left w:w="108" w:type="dxa"/>
              <w:bottom w:w="0" w:type="dxa"/>
              <w:right w:w="108" w:type="dxa"/>
            </w:tcMar>
            <w:hideMark/>
          </w:tcPr>
          <w:p w14:paraId="2E1B26AE" w14:textId="77777777" w:rsidR="00F92E4A" w:rsidRPr="00C601CB" w:rsidRDefault="00F92E4A" w:rsidP="00151E90">
            <w:pPr>
              <w:spacing w:before="40" w:after="40"/>
              <w:rPr>
                <w:rFonts w:ascii="Arial" w:eastAsia="Calibri" w:hAnsi="Arial" w:cs="Arial"/>
                <w:sz w:val="16"/>
                <w:szCs w:val="16"/>
              </w:rPr>
            </w:pPr>
            <w:r w:rsidRPr="00C601CB">
              <w:rPr>
                <w:rFonts w:ascii="Arial" w:hAnsi="Arial" w:cs="Arial"/>
                <w:sz w:val="16"/>
                <w:szCs w:val="16"/>
              </w:rPr>
              <w:t>1-866-354-9295</w:t>
            </w:r>
            <w:r>
              <w:rPr>
                <w:rFonts w:ascii="Arial" w:eastAsia="Calibri" w:hAnsi="Arial" w:cs="Arial"/>
                <w:sz w:val="16"/>
                <w:szCs w:val="16"/>
              </w:rPr>
              <w:t xml:space="preserve"> x</w:t>
            </w:r>
            <w:r w:rsidRPr="00C601CB">
              <w:rPr>
                <w:rFonts w:ascii="Arial" w:hAnsi="Arial" w:cs="Arial"/>
                <w:sz w:val="16"/>
                <w:szCs w:val="16"/>
              </w:rPr>
              <w:t>8011386</w:t>
            </w:r>
          </w:p>
          <w:p w14:paraId="2E1B26AF" w14:textId="77777777" w:rsidR="00F92E4A" w:rsidRPr="00C601CB" w:rsidRDefault="00F92E4A" w:rsidP="00151E90">
            <w:pPr>
              <w:spacing w:before="40" w:after="40"/>
              <w:rPr>
                <w:rFonts w:ascii="Arial" w:eastAsia="Calibri" w:hAnsi="Arial" w:cs="Arial"/>
                <w:sz w:val="16"/>
                <w:szCs w:val="16"/>
              </w:rPr>
            </w:pPr>
            <w:r w:rsidRPr="00C601CB">
              <w:rPr>
                <w:rFonts w:ascii="Arial" w:hAnsi="Arial" w:cs="Arial"/>
                <w:sz w:val="16"/>
                <w:szCs w:val="16"/>
              </w:rPr>
              <w:t>+91 9900243290</w:t>
            </w:r>
          </w:p>
        </w:tc>
        <w:tc>
          <w:tcPr>
            <w:tcW w:w="1698" w:type="pct"/>
            <w:tcBorders>
              <w:top w:val="nil"/>
              <w:left w:val="nil"/>
              <w:bottom w:val="single" w:sz="8" w:space="0" w:color="auto"/>
              <w:right w:val="double" w:sz="4" w:space="0" w:color="auto"/>
            </w:tcBorders>
            <w:tcMar>
              <w:top w:w="0" w:type="dxa"/>
              <w:left w:w="108" w:type="dxa"/>
              <w:bottom w:w="0" w:type="dxa"/>
              <w:right w:w="108" w:type="dxa"/>
            </w:tcMar>
            <w:hideMark/>
          </w:tcPr>
          <w:p w14:paraId="2E1B26B0" w14:textId="77777777" w:rsidR="00F92E4A" w:rsidRPr="00C601CB" w:rsidRDefault="00F92E4A" w:rsidP="00151E90">
            <w:pPr>
              <w:spacing w:before="40" w:after="40"/>
              <w:rPr>
                <w:rFonts w:ascii="Arial" w:eastAsia="Calibri" w:hAnsi="Arial" w:cs="Arial"/>
                <w:sz w:val="16"/>
                <w:szCs w:val="16"/>
              </w:rPr>
            </w:pPr>
          </w:p>
        </w:tc>
      </w:tr>
      <w:tr w:rsidR="00F92E4A" w14:paraId="2E1B26B9" w14:textId="77777777" w:rsidTr="00F92E4A">
        <w:trPr>
          <w:trHeight w:val="379"/>
        </w:trPr>
        <w:tc>
          <w:tcPr>
            <w:tcW w:w="1063" w:type="pct"/>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6B2" w14:textId="77777777" w:rsidR="00F92E4A" w:rsidRPr="008173EC" w:rsidRDefault="00F92E4A" w:rsidP="00151E90">
            <w:pPr>
              <w:pStyle w:val="tabletext0"/>
              <w:spacing w:line="276" w:lineRule="auto"/>
            </w:pPr>
            <w:r w:rsidRPr="008173EC">
              <w:t>SDM (IGDC)</w:t>
            </w:r>
          </w:p>
        </w:tc>
        <w:tc>
          <w:tcPr>
            <w:tcW w:w="1081" w:type="pct"/>
            <w:tcBorders>
              <w:top w:val="nil"/>
              <w:left w:val="nil"/>
              <w:bottom w:val="single" w:sz="8" w:space="0" w:color="auto"/>
              <w:right w:val="single" w:sz="8" w:space="0" w:color="auto"/>
            </w:tcBorders>
            <w:tcMar>
              <w:top w:w="0" w:type="dxa"/>
              <w:left w:w="108" w:type="dxa"/>
              <w:bottom w:w="0" w:type="dxa"/>
              <w:right w:w="108" w:type="dxa"/>
            </w:tcMar>
            <w:hideMark/>
          </w:tcPr>
          <w:p w14:paraId="2E1B26B3" w14:textId="77777777" w:rsidR="00F92E4A" w:rsidRDefault="00F92E4A" w:rsidP="00151E90">
            <w:pPr>
              <w:spacing w:before="40" w:after="40"/>
              <w:rPr>
                <w:rFonts w:ascii="Arial" w:hAnsi="Arial" w:cs="Arial"/>
                <w:sz w:val="16"/>
                <w:szCs w:val="16"/>
              </w:rPr>
            </w:pPr>
            <w:r w:rsidRPr="00C601CB">
              <w:rPr>
                <w:rFonts w:ascii="Arial" w:hAnsi="Arial" w:cs="Arial"/>
                <w:sz w:val="16"/>
                <w:szCs w:val="16"/>
              </w:rPr>
              <w:t>Hithesh Koyileri</w:t>
            </w:r>
          </w:p>
          <w:p w14:paraId="2E1B26B4" w14:textId="77777777" w:rsidR="00F92E4A" w:rsidRPr="00C601CB" w:rsidRDefault="00DD62E0" w:rsidP="00151E90">
            <w:pPr>
              <w:spacing w:before="40" w:after="40"/>
              <w:rPr>
                <w:rFonts w:ascii="Arial" w:eastAsia="Calibri" w:hAnsi="Arial" w:cs="Arial"/>
                <w:sz w:val="16"/>
                <w:szCs w:val="16"/>
              </w:rPr>
            </w:pPr>
            <w:hyperlink r:id="rId77" w:history="1">
              <w:r w:rsidR="00F92E4A" w:rsidRPr="00C601CB">
                <w:rPr>
                  <w:rStyle w:val="Hyperlink"/>
                  <w:rFonts w:ascii="Arial" w:hAnsi="Arial" w:cs="Arial"/>
                  <w:sz w:val="16"/>
                  <w:szCs w:val="16"/>
                </w:rPr>
                <w:t>hithesh.koyileri@cgi.com</w:t>
              </w:r>
            </w:hyperlink>
          </w:p>
        </w:tc>
        <w:tc>
          <w:tcPr>
            <w:tcW w:w="1158" w:type="pct"/>
            <w:tcBorders>
              <w:top w:val="nil"/>
              <w:left w:val="nil"/>
              <w:bottom w:val="single" w:sz="8" w:space="0" w:color="auto"/>
              <w:right w:val="single" w:sz="8" w:space="0" w:color="auto"/>
            </w:tcBorders>
            <w:tcMar>
              <w:top w:w="0" w:type="dxa"/>
              <w:left w:w="108" w:type="dxa"/>
              <w:bottom w:w="0" w:type="dxa"/>
              <w:right w:w="108" w:type="dxa"/>
            </w:tcMar>
            <w:hideMark/>
          </w:tcPr>
          <w:p w14:paraId="2E1B26B5" w14:textId="77777777" w:rsidR="00F92E4A" w:rsidRDefault="00F92E4A" w:rsidP="00151E90">
            <w:pPr>
              <w:spacing w:before="40" w:after="40"/>
              <w:rPr>
                <w:rFonts w:ascii="Arial" w:hAnsi="Arial" w:cs="Arial"/>
                <w:sz w:val="16"/>
                <w:szCs w:val="16"/>
              </w:rPr>
            </w:pPr>
            <w:r>
              <w:rPr>
                <w:rFonts w:ascii="Arial" w:hAnsi="Arial" w:cs="Arial"/>
                <w:sz w:val="16"/>
                <w:szCs w:val="16"/>
              </w:rPr>
              <w:t>1-866-</w:t>
            </w:r>
            <w:r w:rsidRPr="00C601CB">
              <w:rPr>
                <w:rFonts w:ascii="Arial" w:hAnsi="Arial" w:cs="Arial"/>
                <w:sz w:val="16"/>
                <w:szCs w:val="16"/>
              </w:rPr>
              <w:t>354-9295</w:t>
            </w:r>
          </w:p>
          <w:p w14:paraId="2E1B26B6" w14:textId="77777777" w:rsidR="00F92E4A" w:rsidRPr="008173EC" w:rsidRDefault="00F92E4A" w:rsidP="00151E90">
            <w:pPr>
              <w:spacing w:before="40" w:after="40"/>
              <w:rPr>
                <w:rFonts w:ascii="Arial" w:hAnsi="Arial" w:cs="Arial"/>
                <w:sz w:val="16"/>
                <w:szCs w:val="16"/>
              </w:rPr>
            </w:pPr>
            <w:r>
              <w:rPr>
                <w:rFonts w:ascii="Arial" w:hAnsi="Arial" w:cs="Arial"/>
                <w:sz w:val="16"/>
                <w:szCs w:val="16"/>
              </w:rPr>
              <w:t>x</w:t>
            </w:r>
            <w:r w:rsidRPr="00C601CB">
              <w:rPr>
                <w:rFonts w:ascii="Arial" w:hAnsi="Arial" w:cs="Arial"/>
                <w:sz w:val="16"/>
                <w:szCs w:val="16"/>
              </w:rPr>
              <w:t>8011841</w:t>
            </w:r>
          </w:p>
          <w:p w14:paraId="2E1B26B7" w14:textId="77777777" w:rsidR="00F92E4A" w:rsidRPr="008173EC" w:rsidRDefault="00F92E4A" w:rsidP="00151E90">
            <w:pPr>
              <w:spacing w:before="40" w:after="40"/>
              <w:rPr>
                <w:rFonts w:ascii="Arial" w:hAnsi="Arial" w:cs="Arial"/>
                <w:sz w:val="16"/>
                <w:szCs w:val="16"/>
              </w:rPr>
            </w:pPr>
            <w:r w:rsidRPr="00C601CB">
              <w:rPr>
                <w:rFonts w:ascii="Arial" w:hAnsi="Arial" w:cs="Arial"/>
                <w:sz w:val="16"/>
                <w:szCs w:val="16"/>
              </w:rPr>
              <w:t>+918095598245</w:t>
            </w:r>
          </w:p>
        </w:tc>
        <w:tc>
          <w:tcPr>
            <w:tcW w:w="1698" w:type="pct"/>
            <w:tcBorders>
              <w:top w:val="nil"/>
              <w:left w:val="nil"/>
              <w:bottom w:val="single" w:sz="8" w:space="0" w:color="auto"/>
              <w:right w:val="double" w:sz="4" w:space="0" w:color="auto"/>
            </w:tcBorders>
            <w:tcMar>
              <w:top w:w="0" w:type="dxa"/>
              <w:left w:w="108" w:type="dxa"/>
              <w:bottom w:w="0" w:type="dxa"/>
              <w:right w:w="108" w:type="dxa"/>
            </w:tcMar>
            <w:hideMark/>
          </w:tcPr>
          <w:p w14:paraId="2E1B26B8" w14:textId="77777777" w:rsidR="00F92E4A" w:rsidRPr="00C601CB" w:rsidRDefault="00F92E4A" w:rsidP="00151E90">
            <w:pPr>
              <w:spacing w:before="40" w:after="40"/>
              <w:rPr>
                <w:rFonts w:ascii="Arial" w:eastAsia="Calibri" w:hAnsi="Arial" w:cs="Arial"/>
                <w:sz w:val="16"/>
                <w:szCs w:val="16"/>
              </w:rPr>
            </w:pPr>
          </w:p>
        </w:tc>
      </w:tr>
      <w:tr w:rsidR="00F92E4A" w14:paraId="2E1B26BE" w14:textId="77777777" w:rsidTr="00F92E4A">
        <w:trPr>
          <w:trHeight w:val="316"/>
        </w:trPr>
        <w:tc>
          <w:tcPr>
            <w:tcW w:w="1063" w:type="pct"/>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6BA" w14:textId="77777777" w:rsidR="00F92E4A" w:rsidRPr="008173EC" w:rsidRDefault="00F92E4A" w:rsidP="00151E90">
            <w:pPr>
              <w:pStyle w:val="tabletext0"/>
              <w:spacing w:line="276" w:lineRule="auto"/>
            </w:pPr>
            <w:r w:rsidRPr="008173EC">
              <w:t>Manager – CGI Managed Application Services – Bell TV</w:t>
            </w:r>
          </w:p>
        </w:tc>
        <w:tc>
          <w:tcPr>
            <w:tcW w:w="1081" w:type="pct"/>
            <w:tcBorders>
              <w:top w:val="nil"/>
              <w:left w:val="nil"/>
              <w:bottom w:val="single" w:sz="8" w:space="0" w:color="auto"/>
              <w:right w:val="single" w:sz="8" w:space="0" w:color="auto"/>
            </w:tcBorders>
            <w:tcMar>
              <w:top w:w="0" w:type="dxa"/>
              <w:left w:w="108" w:type="dxa"/>
              <w:bottom w:w="0" w:type="dxa"/>
              <w:right w:w="108" w:type="dxa"/>
            </w:tcMar>
            <w:hideMark/>
          </w:tcPr>
          <w:p w14:paraId="2E1B26BB" w14:textId="77777777" w:rsidR="00F92E4A" w:rsidRPr="00C601CB" w:rsidRDefault="00F92E4A" w:rsidP="00151E90">
            <w:pPr>
              <w:spacing w:before="40" w:after="40"/>
              <w:rPr>
                <w:rFonts w:ascii="Arial" w:eastAsia="Calibri" w:hAnsi="Arial" w:cs="Arial"/>
                <w:sz w:val="16"/>
                <w:szCs w:val="16"/>
              </w:rPr>
            </w:pPr>
            <w:r w:rsidRPr="00C601CB">
              <w:rPr>
                <w:rFonts w:ascii="Arial" w:hAnsi="Arial" w:cs="Arial"/>
                <w:sz w:val="16"/>
                <w:szCs w:val="16"/>
              </w:rPr>
              <w:t>Andrew Hung</w:t>
            </w:r>
          </w:p>
        </w:tc>
        <w:tc>
          <w:tcPr>
            <w:tcW w:w="1158" w:type="pct"/>
            <w:tcBorders>
              <w:top w:val="nil"/>
              <w:left w:val="nil"/>
              <w:bottom w:val="single" w:sz="8" w:space="0" w:color="auto"/>
              <w:right w:val="single" w:sz="8" w:space="0" w:color="auto"/>
            </w:tcBorders>
            <w:tcMar>
              <w:top w:w="0" w:type="dxa"/>
              <w:left w:w="108" w:type="dxa"/>
              <w:bottom w:w="0" w:type="dxa"/>
              <w:right w:w="108" w:type="dxa"/>
            </w:tcMar>
            <w:hideMark/>
          </w:tcPr>
          <w:p w14:paraId="2E1B26BC" w14:textId="77777777" w:rsidR="00F92E4A" w:rsidRPr="00C601CB" w:rsidRDefault="00F92E4A" w:rsidP="00151E90">
            <w:pPr>
              <w:spacing w:before="40" w:after="40"/>
              <w:rPr>
                <w:rFonts w:ascii="Arial" w:eastAsia="Calibri" w:hAnsi="Arial" w:cs="Arial"/>
                <w:sz w:val="16"/>
                <w:szCs w:val="16"/>
              </w:rPr>
            </w:pPr>
            <w:r w:rsidRPr="00C601CB">
              <w:rPr>
                <w:rFonts w:ascii="Arial" w:hAnsi="Arial" w:cs="Arial"/>
                <w:sz w:val="16"/>
                <w:szCs w:val="16"/>
              </w:rPr>
              <w:t>416-446 3220</w:t>
            </w:r>
          </w:p>
        </w:tc>
        <w:tc>
          <w:tcPr>
            <w:tcW w:w="1698" w:type="pct"/>
            <w:tcBorders>
              <w:top w:val="nil"/>
              <w:left w:val="nil"/>
              <w:bottom w:val="single" w:sz="8" w:space="0" w:color="auto"/>
              <w:right w:val="double" w:sz="4" w:space="0" w:color="auto"/>
            </w:tcBorders>
            <w:tcMar>
              <w:top w:w="0" w:type="dxa"/>
              <w:left w:w="108" w:type="dxa"/>
              <w:bottom w:w="0" w:type="dxa"/>
              <w:right w:w="108" w:type="dxa"/>
            </w:tcMar>
            <w:hideMark/>
          </w:tcPr>
          <w:p w14:paraId="2E1B26BD" w14:textId="77777777" w:rsidR="00F92E4A" w:rsidRPr="00C601CB" w:rsidRDefault="00F92E4A" w:rsidP="00151E90">
            <w:pPr>
              <w:rPr>
                <w:rFonts w:ascii="Arial" w:eastAsia="Calibri" w:hAnsi="Arial" w:cs="Arial"/>
                <w:sz w:val="16"/>
                <w:szCs w:val="16"/>
              </w:rPr>
            </w:pPr>
            <w:r w:rsidRPr="00C601CB">
              <w:rPr>
                <w:rFonts w:ascii="Arial" w:hAnsi="Arial" w:cs="Arial"/>
                <w:sz w:val="16"/>
                <w:szCs w:val="16"/>
              </w:rPr>
              <w:t>416-577 1712</w:t>
            </w:r>
          </w:p>
        </w:tc>
      </w:tr>
      <w:tr w:rsidR="00F92E4A" w14:paraId="2E1B26C3" w14:textId="77777777" w:rsidTr="00F92E4A">
        <w:trPr>
          <w:trHeight w:val="538"/>
        </w:trPr>
        <w:tc>
          <w:tcPr>
            <w:tcW w:w="1063" w:type="pct"/>
            <w:tcBorders>
              <w:top w:val="nil"/>
              <w:left w:val="double" w:sz="4" w:space="0" w:color="auto"/>
              <w:bottom w:val="double" w:sz="4" w:space="0" w:color="auto"/>
              <w:right w:val="single" w:sz="8" w:space="0" w:color="auto"/>
            </w:tcBorders>
            <w:tcMar>
              <w:top w:w="0" w:type="dxa"/>
              <w:left w:w="108" w:type="dxa"/>
              <w:bottom w:w="0" w:type="dxa"/>
              <w:right w:w="108" w:type="dxa"/>
            </w:tcMar>
            <w:hideMark/>
          </w:tcPr>
          <w:p w14:paraId="2E1B26BF" w14:textId="77777777" w:rsidR="00F92E4A" w:rsidRPr="008173EC" w:rsidRDefault="00F92E4A" w:rsidP="00151E90">
            <w:pPr>
              <w:pStyle w:val="tabletext0"/>
              <w:spacing w:line="276" w:lineRule="auto"/>
            </w:pPr>
            <w:r w:rsidRPr="008173EC">
              <w:t xml:space="preserve">CGI BEV </w:t>
            </w:r>
            <w:proofErr w:type="spellStart"/>
            <w:r w:rsidRPr="008173EC">
              <w:t>eBusiness</w:t>
            </w:r>
            <w:proofErr w:type="spellEnd"/>
            <w:r w:rsidRPr="008173EC">
              <w:t xml:space="preserve"> Support Director -Escalation </w:t>
            </w:r>
          </w:p>
        </w:tc>
        <w:tc>
          <w:tcPr>
            <w:tcW w:w="1081" w:type="pct"/>
            <w:tcBorders>
              <w:top w:val="nil"/>
              <w:left w:val="nil"/>
              <w:bottom w:val="double" w:sz="4" w:space="0" w:color="auto"/>
              <w:right w:val="single" w:sz="8" w:space="0" w:color="auto"/>
            </w:tcBorders>
            <w:tcMar>
              <w:top w:w="0" w:type="dxa"/>
              <w:left w:w="108" w:type="dxa"/>
              <w:bottom w:w="0" w:type="dxa"/>
              <w:right w:w="108" w:type="dxa"/>
            </w:tcMar>
            <w:hideMark/>
          </w:tcPr>
          <w:p w14:paraId="2E1B26C0" w14:textId="77777777" w:rsidR="00F92E4A" w:rsidRPr="00C601CB" w:rsidRDefault="00F92E4A" w:rsidP="00151E90">
            <w:pPr>
              <w:pStyle w:val="TableText"/>
              <w:rPr>
                <w:rFonts w:cs="Arial"/>
                <w:szCs w:val="16"/>
              </w:rPr>
            </w:pPr>
            <w:r w:rsidRPr="00C601CB">
              <w:rPr>
                <w:rFonts w:cs="Arial"/>
                <w:szCs w:val="16"/>
              </w:rPr>
              <w:t>Brad Long</w:t>
            </w:r>
          </w:p>
        </w:tc>
        <w:tc>
          <w:tcPr>
            <w:tcW w:w="1158" w:type="pct"/>
            <w:tcBorders>
              <w:top w:val="nil"/>
              <w:left w:val="nil"/>
              <w:bottom w:val="double" w:sz="4" w:space="0" w:color="auto"/>
              <w:right w:val="single" w:sz="8" w:space="0" w:color="auto"/>
            </w:tcBorders>
            <w:tcMar>
              <w:top w:w="0" w:type="dxa"/>
              <w:left w:w="108" w:type="dxa"/>
              <w:bottom w:w="0" w:type="dxa"/>
              <w:right w:w="108" w:type="dxa"/>
            </w:tcMar>
            <w:hideMark/>
          </w:tcPr>
          <w:p w14:paraId="2E1B26C1" w14:textId="77777777" w:rsidR="00F92E4A" w:rsidRPr="00C601CB" w:rsidRDefault="00F92E4A" w:rsidP="00151E90">
            <w:pPr>
              <w:pStyle w:val="TableText"/>
              <w:rPr>
                <w:rFonts w:cs="Arial"/>
                <w:szCs w:val="16"/>
              </w:rPr>
            </w:pPr>
            <w:r w:rsidRPr="00C601CB">
              <w:rPr>
                <w:rFonts w:cs="Arial"/>
                <w:szCs w:val="16"/>
              </w:rPr>
              <w:t>416-446-2585</w:t>
            </w:r>
          </w:p>
        </w:tc>
        <w:tc>
          <w:tcPr>
            <w:tcW w:w="1698" w:type="pct"/>
            <w:tcBorders>
              <w:top w:val="nil"/>
              <w:left w:val="nil"/>
              <w:bottom w:val="double" w:sz="4" w:space="0" w:color="auto"/>
              <w:right w:val="double" w:sz="4" w:space="0" w:color="auto"/>
            </w:tcBorders>
            <w:tcMar>
              <w:top w:w="0" w:type="dxa"/>
              <w:left w:w="108" w:type="dxa"/>
              <w:bottom w:w="0" w:type="dxa"/>
              <w:right w:w="108" w:type="dxa"/>
            </w:tcMar>
            <w:hideMark/>
          </w:tcPr>
          <w:p w14:paraId="2E1B26C2" w14:textId="77777777" w:rsidR="00F92E4A" w:rsidRPr="00C601CB" w:rsidRDefault="00F92E4A" w:rsidP="00151E90">
            <w:pPr>
              <w:pStyle w:val="TableText"/>
              <w:rPr>
                <w:rFonts w:cs="Arial"/>
                <w:szCs w:val="16"/>
              </w:rPr>
            </w:pPr>
            <w:r w:rsidRPr="00C601CB">
              <w:rPr>
                <w:rFonts w:cs="Arial"/>
                <w:szCs w:val="16"/>
              </w:rPr>
              <w:t>416-553-6154</w:t>
            </w:r>
          </w:p>
        </w:tc>
      </w:tr>
    </w:tbl>
    <w:p w14:paraId="2E1B26C4" w14:textId="77777777" w:rsidR="00F32DD9" w:rsidRPr="00C601CB" w:rsidRDefault="00F32DD9" w:rsidP="00F32DD9">
      <w:pPr>
        <w:rPr>
          <w:lang w:val="en-CA"/>
        </w:rPr>
      </w:pPr>
    </w:p>
    <w:p w14:paraId="2E1B26C5" w14:textId="77777777" w:rsidR="00F32DD9" w:rsidRPr="00F32DD9" w:rsidRDefault="00F32DD9" w:rsidP="00F32DD9"/>
    <w:p w14:paraId="2E1B26C6" w14:textId="77777777" w:rsidR="006D6394" w:rsidRDefault="006D6394" w:rsidP="006D6394">
      <w:pPr>
        <w:pStyle w:val="Heading3"/>
        <w:rPr>
          <w:ins w:id="1751" w:author="Giacomini-Varvarigos, Maria" w:date="2013-02-07T10:41:00Z"/>
        </w:rPr>
      </w:pPr>
      <w:bookmarkStart w:id="1752" w:name="_Toc352915501"/>
      <w:r>
        <w:t xml:space="preserve">ODS – </w:t>
      </w:r>
      <w:r w:rsidR="001B77B8" w:rsidRPr="00553C3E">
        <w:t>CGI MAS ODS</w:t>
      </w:r>
      <w:bookmarkEnd w:id="1752"/>
    </w:p>
    <w:p w14:paraId="2E1B26C7" w14:textId="77777777" w:rsidR="007E3AF4" w:rsidRPr="000178CE" w:rsidRDefault="007E3AF4" w:rsidP="007E3AF4">
      <w:pPr>
        <w:ind w:left="720" w:hanging="436"/>
        <w:rPr>
          <w:ins w:id="1753" w:author="Giacomini-Varvarigos, Maria" w:date="2013-02-07T10:42:00Z"/>
        </w:rPr>
      </w:pPr>
      <w:ins w:id="1754" w:author="Giacomini-Varvarigos, Maria" w:date="2013-02-07T10:42:00Z">
        <w:r w:rsidRPr="000178CE">
          <w:rPr>
            <w:b/>
          </w:rPr>
          <w:t>ITSM Support group assignment:</w:t>
        </w:r>
      </w:ins>
    </w:p>
    <w:p w14:paraId="2E1B26C8" w14:textId="77777777" w:rsidR="007E3AF4" w:rsidRPr="007E3AF4" w:rsidRDefault="007E3AF4" w:rsidP="003F1951">
      <w:pPr>
        <w:pStyle w:val="ListParagraph"/>
        <w:numPr>
          <w:ilvl w:val="1"/>
          <w:numId w:val="57"/>
        </w:numPr>
        <w:ind w:left="851" w:hanging="284"/>
      </w:pPr>
      <w:ins w:id="1755" w:author="Giacomini-Varvarigos, Maria" w:date="2013-02-07T10:42:00Z">
        <w:r w:rsidRPr="007E3AF4">
          <w:rPr>
            <w:rFonts w:ascii="Times New Roman" w:hAnsi="Times New Roman"/>
            <w:sz w:val="20"/>
            <w:szCs w:val="20"/>
          </w:rPr>
          <w:t>CGI Support to BC/BM/BDI/BTV -&gt; Application Management Tier 2 -&gt; EBCC JT2</w:t>
        </w:r>
      </w:ins>
    </w:p>
    <w:tbl>
      <w:tblPr>
        <w:tblW w:w="4735" w:type="pct"/>
        <w:tblLayout w:type="fixed"/>
        <w:tblCellMar>
          <w:left w:w="0" w:type="dxa"/>
          <w:right w:w="0" w:type="dxa"/>
        </w:tblCellMar>
        <w:tblLook w:val="0000" w:firstRow="0" w:lastRow="0" w:firstColumn="0" w:lastColumn="0" w:noHBand="0" w:noVBand="0"/>
      </w:tblPr>
      <w:tblGrid>
        <w:gridCol w:w="1505"/>
        <w:gridCol w:w="2153"/>
        <w:gridCol w:w="1452"/>
        <w:gridCol w:w="1692"/>
        <w:gridCol w:w="2306"/>
      </w:tblGrid>
      <w:tr w:rsidR="00F92E4A" w:rsidRPr="00553C3E" w14:paraId="2E1B26CE" w14:textId="77777777" w:rsidTr="00F92E4A">
        <w:trPr>
          <w:cantSplit/>
        </w:trPr>
        <w:tc>
          <w:tcPr>
            <w:tcW w:w="826" w:type="pct"/>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vAlign w:val="center"/>
          </w:tcPr>
          <w:p w14:paraId="2E1B26C9" w14:textId="77777777" w:rsidR="00F92E4A" w:rsidRPr="00553C3E" w:rsidRDefault="00F92E4A" w:rsidP="00553C3E">
            <w:pPr>
              <w:pStyle w:val="TableHeading"/>
              <w:rPr>
                <w:szCs w:val="16"/>
              </w:rPr>
            </w:pPr>
            <w:r w:rsidRPr="00553C3E">
              <w:rPr>
                <w:szCs w:val="16"/>
              </w:rPr>
              <w:t>Role</w:t>
            </w:r>
          </w:p>
        </w:tc>
        <w:tc>
          <w:tcPr>
            <w:tcW w:w="1182"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CA" w14:textId="77777777" w:rsidR="00F92E4A" w:rsidRPr="00553C3E" w:rsidRDefault="00F92E4A" w:rsidP="00553C3E">
            <w:pPr>
              <w:pStyle w:val="TableHeading"/>
              <w:rPr>
                <w:szCs w:val="16"/>
              </w:rPr>
            </w:pPr>
            <w:r w:rsidRPr="00553C3E">
              <w:rPr>
                <w:szCs w:val="16"/>
              </w:rPr>
              <w:t>Name / e-Mail</w:t>
            </w:r>
          </w:p>
        </w:tc>
        <w:tc>
          <w:tcPr>
            <w:tcW w:w="797"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CB" w14:textId="77777777" w:rsidR="00F92E4A" w:rsidRPr="00553C3E" w:rsidRDefault="00F92E4A" w:rsidP="00553C3E">
            <w:pPr>
              <w:pStyle w:val="TableHeading"/>
              <w:rPr>
                <w:szCs w:val="16"/>
              </w:rPr>
            </w:pPr>
            <w:r w:rsidRPr="00553C3E">
              <w:rPr>
                <w:szCs w:val="16"/>
              </w:rPr>
              <w:t>Operation</w:t>
            </w:r>
          </w:p>
        </w:tc>
        <w:tc>
          <w:tcPr>
            <w:tcW w:w="929"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CC" w14:textId="77777777" w:rsidR="00F92E4A" w:rsidRPr="00553C3E" w:rsidRDefault="00F92E4A" w:rsidP="00553C3E">
            <w:pPr>
              <w:pStyle w:val="TableHeading"/>
              <w:rPr>
                <w:szCs w:val="16"/>
              </w:rPr>
            </w:pPr>
            <w:r w:rsidRPr="00553C3E">
              <w:rPr>
                <w:szCs w:val="16"/>
              </w:rPr>
              <w:t>Phone</w:t>
            </w:r>
          </w:p>
        </w:tc>
        <w:tc>
          <w:tcPr>
            <w:tcW w:w="1266" w:type="pct"/>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vAlign w:val="center"/>
          </w:tcPr>
          <w:p w14:paraId="2E1B26CD" w14:textId="77777777" w:rsidR="00F92E4A" w:rsidRPr="00553C3E" w:rsidRDefault="00F92E4A" w:rsidP="00553C3E">
            <w:pPr>
              <w:pStyle w:val="TableHeading"/>
              <w:rPr>
                <w:szCs w:val="16"/>
              </w:rPr>
            </w:pPr>
            <w:r w:rsidRPr="00553C3E">
              <w:rPr>
                <w:szCs w:val="16"/>
              </w:rPr>
              <w:t xml:space="preserve">Pager / </w:t>
            </w:r>
            <w:smartTag w:uri="urn:schemas-microsoft-com:office:smarttags" w:element="place">
              <w:smartTag w:uri="urn:schemas-microsoft-com:office:smarttags" w:element="City">
                <w:r w:rsidRPr="00553C3E">
                  <w:rPr>
                    <w:szCs w:val="16"/>
                  </w:rPr>
                  <w:t>Mobile</w:t>
                </w:r>
              </w:smartTag>
            </w:smartTag>
          </w:p>
        </w:tc>
      </w:tr>
      <w:tr w:rsidR="00F92E4A" w:rsidRPr="008F471F" w14:paraId="2E1B26D5" w14:textId="77777777" w:rsidTr="00F92E4A">
        <w:trPr>
          <w:cantSplit/>
        </w:trPr>
        <w:tc>
          <w:tcPr>
            <w:tcW w:w="826"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6CF" w14:textId="77777777" w:rsidR="00F92E4A" w:rsidRPr="00F63FE2" w:rsidRDefault="00F92E4A" w:rsidP="00F63FE2">
            <w:pPr>
              <w:pStyle w:val="TableText"/>
              <w:rPr>
                <w:rFonts w:cs="Arial"/>
                <w:szCs w:val="16"/>
                <w:lang w:val="en-CA"/>
              </w:rPr>
            </w:pPr>
            <w:r w:rsidRPr="00F63FE2">
              <w:rPr>
                <w:rFonts w:cs="Arial"/>
                <w:szCs w:val="16"/>
                <w:lang w:val="en-CA"/>
              </w:rPr>
              <w:t>CGI AMS</w:t>
            </w:r>
          </w:p>
        </w:tc>
        <w:tc>
          <w:tcPr>
            <w:tcW w:w="1182"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0" w14:textId="77777777" w:rsidR="00F92E4A" w:rsidRPr="00F63FE2" w:rsidRDefault="00DD62E0" w:rsidP="00F63FE2">
            <w:pPr>
              <w:pStyle w:val="TableText"/>
              <w:rPr>
                <w:rFonts w:cs="Arial"/>
                <w:szCs w:val="16"/>
                <w:lang w:val="en-CA"/>
              </w:rPr>
            </w:pPr>
            <w:hyperlink r:id="rId78" w:history="1">
              <w:r w:rsidR="00F92E4A" w:rsidRPr="001A0957">
                <w:rPr>
                  <w:rStyle w:val="Hyperlink"/>
                  <w:rFonts w:cs="Arial"/>
                  <w:szCs w:val="16"/>
                  <w:lang w:val="en-CA"/>
                </w:rPr>
                <w:t>JT2.IGDC.BAN.INDIA@cgi.com</w:t>
              </w:r>
            </w:hyperlink>
          </w:p>
        </w:tc>
        <w:tc>
          <w:tcPr>
            <w:tcW w:w="79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1" w14:textId="77777777" w:rsidR="00F92E4A" w:rsidRPr="00F63FE2" w:rsidRDefault="00F92E4A" w:rsidP="00F63FE2">
            <w:pPr>
              <w:pStyle w:val="TableText"/>
              <w:rPr>
                <w:rFonts w:cs="Arial"/>
                <w:szCs w:val="16"/>
                <w:lang w:val="en-CA"/>
              </w:rPr>
            </w:pPr>
            <w:r w:rsidRPr="00F63FE2">
              <w:rPr>
                <w:rFonts w:cs="Arial"/>
                <w:szCs w:val="16"/>
                <w:lang w:val="en-CA"/>
              </w:rPr>
              <w:t>9am-5pm ET *</w:t>
            </w:r>
          </w:p>
        </w:tc>
        <w:tc>
          <w:tcPr>
            <w:tcW w:w="929"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2" w14:textId="77777777" w:rsidR="00F92E4A" w:rsidRPr="00F63FE2" w:rsidRDefault="00F92E4A" w:rsidP="00F63FE2">
            <w:pPr>
              <w:pStyle w:val="TableText"/>
              <w:rPr>
                <w:rFonts w:cs="Arial"/>
                <w:szCs w:val="16"/>
                <w:lang w:val="en-CA"/>
              </w:rPr>
            </w:pPr>
            <w:r w:rsidRPr="00F63FE2">
              <w:rPr>
                <w:rFonts w:cs="Arial"/>
                <w:szCs w:val="16"/>
                <w:lang w:val="en-CA"/>
              </w:rPr>
              <w:t>+1 866 354 9295 x8011260</w:t>
            </w:r>
          </w:p>
        </w:tc>
        <w:tc>
          <w:tcPr>
            <w:tcW w:w="1266"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6D3" w14:textId="77777777" w:rsidR="00F92E4A" w:rsidRPr="00F60A41" w:rsidRDefault="00DD62E0" w:rsidP="00553C3E">
            <w:pPr>
              <w:pStyle w:val="tabletext0"/>
              <w:rPr>
                <w:lang w:val="fr-CA"/>
              </w:rPr>
            </w:pPr>
            <w:hyperlink r:id="rId79" w:history="1">
              <w:r w:rsidR="00F92E4A" w:rsidRPr="00F60A41">
                <w:rPr>
                  <w:rStyle w:val="Hyperlink"/>
                  <w:lang w:val="fr-CA"/>
                </w:rPr>
                <w:t>9742269045@mobileemail.vodafone.in</w:t>
              </w:r>
            </w:hyperlink>
            <w:r w:rsidR="00F92E4A" w:rsidRPr="00F60A41">
              <w:rPr>
                <w:lang w:val="fr-CA"/>
              </w:rPr>
              <w:t xml:space="preserve"> (pager)</w:t>
            </w:r>
          </w:p>
          <w:p w14:paraId="2E1B26D4" w14:textId="77777777" w:rsidR="00F92E4A" w:rsidRPr="00F60A41" w:rsidRDefault="00F92E4A" w:rsidP="00553C3E">
            <w:pPr>
              <w:pStyle w:val="tabletext0"/>
              <w:rPr>
                <w:lang w:val="fr-CA"/>
              </w:rPr>
            </w:pPr>
            <w:r w:rsidRPr="00F60A41">
              <w:rPr>
                <w:lang w:val="fr-CA"/>
              </w:rPr>
              <w:t>+91 97422 69045 (</w:t>
            </w:r>
            <w:proofErr w:type="spellStart"/>
            <w:r w:rsidRPr="00F60A41">
              <w:rPr>
                <w:lang w:val="fr-CA"/>
              </w:rPr>
              <w:t>cell</w:t>
            </w:r>
            <w:proofErr w:type="spellEnd"/>
            <w:r w:rsidRPr="00F60A41">
              <w:rPr>
                <w:lang w:val="fr-CA"/>
              </w:rPr>
              <w:t>)</w:t>
            </w:r>
          </w:p>
        </w:tc>
      </w:tr>
      <w:tr w:rsidR="00F92E4A" w14:paraId="2E1B26DB" w14:textId="77777777" w:rsidTr="00F92E4A">
        <w:trPr>
          <w:cantSplit/>
        </w:trPr>
        <w:tc>
          <w:tcPr>
            <w:tcW w:w="826"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6D6" w14:textId="77777777" w:rsidR="00F92E4A" w:rsidRPr="00F63FE2" w:rsidRDefault="00F92E4A" w:rsidP="00F63FE2">
            <w:pPr>
              <w:pStyle w:val="TableText"/>
              <w:rPr>
                <w:rFonts w:cs="Arial"/>
                <w:szCs w:val="16"/>
                <w:lang w:val="en-CA"/>
              </w:rPr>
            </w:pPr>
            <w:r w:rsidRPr="00F63FE2">
              <w:rPr>
                <w:rFonts w:cs="Arial"/>
                <w:szCs w:val="16"/>
                <w:lang w:val="en-CA"/>
              </w:rPr>
              <w:t>Team Lead      – Escalation 1</w:t>
            </w:r>
          </w:p>
        </w:tc>
        <w:tc>
          <w:tcPr>
            <w:tcW w:w="1182"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7" w14:textId="77777777" w:rsidR="00F92E4A" w:rsidRPr="00F63FE2" w:rsidRDefault="00F92E4A" w:rsidP="00F63FE2">
            <w:pPr>
              <w:pStyle w:val="TableText"/>
              <w:rPr>
                <w:rFonts w:cs="Arial"/>
                <w:szCs w:val="16"/>
                <w:lang w:val="en-CA"/>
              </w:rPr>
            </w:pPr>
            <w:r w:rsidRPr="00F63FE2">
              <w:rPr>
                <w:rFonts w:cs="Arial"/>
                <w:szCs w:val="16"/>
                <w:lang w:val="en-CA"/>
              </w:rPr>
              <w:t xml:space="preserve">Prafull Agrawal  </w:t>
            </w:r>
          </w:p>
        </w:tc>
        <w:tc>
          <w:tcPr>
            <w:tcW w:w="79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8" w14:textId="77777777" w:rsidR="00F92E4A" w:rsidRPr="00F63FE2" w:rsidRDefault="00F92E4A" w:rsidP="00F63FE2">
            <w:pPr>
              <w:pStyle w:val="TableText"/>
              <w:rPr>
                <w:rFonts w:cs="Arial"/>
                <w:szCs w:val="16"/>
                <w:lang w:val="en-CA"/>
              </w:rPr>
            </w:pPr>
            <w:r w:rsidRPr="00F63FE2">
              <w:rPr>
                <w:rFonts w:cs="Arial"/>
                <w:szCs w:val="16"/>
                <w:lang w:val="en-CA"/>
              </w:rPr>
              <w:t>9am-5pm ET</w:t>
            </w:r>
          </w:p>
        </w:tc>
        <w:tc>
          <w:tcPr>
            <w:tcW w:w="929"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9" w14:textId="77777777" w:rsidR="00F92E4A" w:rsidRPr="00F63FE2" w:rsidRDefault="00F92E4A" w:rsidP="00F63FE2">
            <w:pPr>
              <w:pStyle w:val="TableText"/>
              <w:rPr>
                <w:rFonts w:cs="Arial"/>
                <w:szCs w:val="16"/>
                <w:lang w:val="en-CA"/>
              </w:rPr>
            </w:pPr>
            <w:r w:rsidRPr="00F63FE2">
              <w:rPr>
                <w:rFonts w:cs="Arial"/>
                <w:szCs w:val="16"/>
                <w:lang w:val="en-CA"/>
              </w:rPr>
              <w:t xml:space="preserve">+91-991-604-8411 </w:t>
            </w:r>
          </w:p>
        </w:tc>
        <w:tc>
          <w:tcPr>
            <w:tcW w:w="1266"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6DA" w14:textId="77777777" w:rsidR="00F92E4A" w:rsidRPr="00F60A41" w:rsidRDefault="00F92E4A" w:rsidP="00553C3E">
            <w:pPr>
              <w:pStyle w:val="tabletext0"/>
            </w:pPr>
            <w:r w:rsidRPr="00F60A41">
              <w:t>+91 991 604 8411 (cell)</w:t>
            </w:r>
          </w:p>
        </w:tc>
      </w:tr>
      <w:tr w:rsidR="00F92E4A" w14:paraId="2E1B26E1" w14:textId="77777777" w:rsidTr="00F92E4A">
        <w:trPr>
          <w:cantSplit/>
        </w:trPr>
        <w:tc>
          <w:tcPr>
            <w:tcW w:w="826"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6DC" w14:textId="77777777" w:rsidR="00F92E4A" w:rsidRPr="00F63FE2" w:rsidRDefault="00F92E4A" w:rsidP="00F63FE2">
            <w:pPr>
              <w:pStyle w:val="TableText"/>
              <w:rPr>
                <w:rFonts w:cs="Arial"/>
                <w:szCs w:val="16"/>
                <w:lang w:val="en-CA"/>
              </w:rPr>
            </w:pPr>
            <w:r w:rsidRPr="00F63FE2">
              <w:rPr>
                <w:rFonts w:cs="Arial"/>
                <w:szCs w:val="16"/>
                <w:lang w:val="en-CA"/>
              </w:rPr>
              <w:t>IGDC Manager       – Escalation 2</w:t>
            </w:r>
          </w:p>
        </w:tc>
        <w:tc>
          <w:tcPr>
            <w:tcW w:w="1182"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D" w14:textId="77777777" w:rsidR="00F92E4A" w:rsidRPr="00F63FE2" w:rsidRDefault="00F92E4A" w:rsidP="00F63FE2">
            <w:pPr>
              <w:pStyle w:val="TableText"/>
              <w:rPr>
                <w:rFonts w:cs="Arial"/>
                <w:szCs w:val="16"/>
                <w:lang w:val="en-CA"/>
              </w:rPr>
            </w:pPr>
            <w:proofErr w:type="spellStart"/>
            <w:r w:rsidRPr="00F63FE2">
              <w:rPr>
                <w:rFonts w:cs="Arial"/>
                <w:szCs w:val="16"/>
                <w:lang w:val="en-CA"/>
              </w:rPr>
              <w:t>Pramod</w:t>
            </w:r>
            <w:proofErr w:type="spellEnd"/>
            <w:r w:rsidRPr="00F63FE2">
              <w:rPr>
                <w:rFonts w:cs="Arial"/>
                <w:szCs w:val="16"/>
                <w:lang w:val="en-CA"/>
              </w:rPr>
              <w:t xml:space="preserve"> Kumar s </w:t>
            </w:r>
          </w:p>
        </w:tc>
        <w:tc>
          <w:tcPr>
            <w:tcW w:w="79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E" w14:textId="77777777" w:rsidR="00F92E4A" w:rsidRPr="00F63FE2" w:rsidRDefault="00F92E4A" w:rsidP="00F63FE2">
            <w:pPr>
              <w:pStyle w:val="TableText"/>
              <w:rPr>
                <w:rFonts w:cs="Arial"/>
                <w:szCs w:val="16"/>
                <w:lang w:val="en-CA"/>
              </w:rPr>
            </w:pPr>
            <w:r w:rsidRPr="00F63FE2">
              <w:rPr>
                <w:rFonts w:cs="Arial"/>
                <w:szCs w:val="16"/>
                <w:lang w:val="en-CA"/>
              </w:rPr>
              <w:t>9am-5pm ET</w:t>
            </w:r>
          </w:p>
        </w:tc>
        <w:tc>
          <w:tcPr>
            <w:tcW w:w="929"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DF" w14:textId="77777777" w:rsidR="00F92E4A" w:rsidRPr="00F63FE2" w:rsidRDefault="00F92E4A" w:rsidP="00F63FE2">
            <w:pPr>
              <w:pStyle w:val="TableText"/>
              <w:rPr>
                <w:rFonts w:cs="Arial"/>
                <w:szCs w:val="16"/>
                <w:lang w:val="en-CA"/>
              </w:rPr>
            </w:pPr>
            <w:r w:rsidRPr="00F63FE2">
              <w:rPr>
                <w:rFonts w:cs="Arial"/>
                <w:szCs w:val="16"/>
                <w:lang w:val="en-CA"/>
              </w:rPr>
              <w:t xml:space="preserve">1-866-354-9295 x8011826 </w:t>
            </w:r>
          </w:p>
        </w:tc>
        <w:tc>
          <w:tcPr>
            <w:tcW w:w="1266"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6E0" w14:textId="77777777" w:rsidR="00F92E4A" w:rsidRPr="00F60A41" w:rsidRDefault="00F92E4A" w:rsidP="00553C3E">
            <w:pPr>
              <w:pStyle w:val="tabletext0"/>
            </w:pPr>
            <w:r w:rsidRPr="00F60A41">
              <w:t>9449830578 (cell)</w:t>
            </w:r>
          </w:p>
        </w:tc>
      </w:tr>
      <w:tr w:rsidR="00F92E4A" w14:paraId="2E1B26E7" w14:textId="77777777" w:rsidTr="00F92E4A">
        <w:trPr>
          <w:cantSplit/>
        </w:trPr>
        <w:tc>
          <w:tcPr>
            <w:tcW w:w="826" w:type="pct"/>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6E2" w14:textId="77777777" w:rsidR="00F92E4A" w:rsidRPr="00F63FE2" w:rsidRDefault="00F92E4A" w:rsidP="00F63FE2">
            <w:pPr>
              <w:pStyle w:val="TableText"/>
              <w:rPr>
                <w:rFonts w:cs="Arial"/>
                <w:szCs w:val="16"/>
                <w:lang w:val="en-CA"/>
              </w:rPr>
            </w:pPr>
            <w:r w:rsidRPr="00F63FE2">
              <w:rPr>
                <w:rFonts w:cs="Arial"/>
                <w:szCs w:val="16"/>
                <w:lang w:val="en-CA"/>
              </w:rPr>
              <w:t>CSB Manager  – Escalation 3</w:t>
            </w:r>
          </w:p>
        </w:tc>
        <w:tc>
          <w:tcPr>
            <w:tcW w:w="1182"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6E3" w14:textId="77777777" w:rsidR="00F92E4A" w:rsidRPr="00F63FE2" w:rsidRDefault="00F92E4A" w:rsidP="00F63FE2">
            <w:pPr>
              <w:pStyle w:val="TableText"/>
              <w:rPr>
                <w:rFonts w:cs="Arial"/>
                <w:szCs w:val="16"/>
                <w:lang w:val="en-CA"/>
              </w:rPr>
            </w:pPr>
            <w:r w:rsidRPr="00F63FE2">
              <w:rPr>
                <w:rFonts w:cs="Arial"/>
                <w:szCs w:val="16"/>
                <w:lang w:val="en-CA"/>
              </w:rPr>
              <w:t>Ghislain Pepin</w:t>
            </w:r>
          </w:p>
        </w:tc>
        <w:tc>
          <w:tcPr>
            <w:tcW w:w="797"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6E4" w14:textId="77777777" w:rsidR="00F92E4A" w:rsidRPr="00F63FE2" w:rsidRDefault="00F92E4A" w:rsidP="00F63FE2">
            <w:pPr>
              <w:pStyle w:val="TableText"/>
              <w:rPr>
                <w:rFonts w:cs="Arial"/>
                <w:szCs w:val="16"/>
                <w:lang w:val="en-CA"/>
              </w:rPr>
            </w:pPr>
            <w:r w:rsidRPr="00F63FE2">
              <w:rPr>
                <w:rFonts w:cs="Arial"/>
                <w:szCs w:val="16"/>
                <w:lang w:val="en-CA"/>
              </w:rPr>
              <w:t>9am-5pm ET</w:t>
            </w:r>
          </w:p>
        </w:tc>
        <w:tc>
          <w:tcPr>
            <w:tcW w:w="929"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6E5" w14:textId="77777777" w:rsidR="00F92E4A" w:rsidRPr="00F63FE2" w:rsidRDefault="00F92E4A" w:rsidP="00F63FE2">
            <w:pPr>
              <w:pStyle w:val="TableText"/>
              <w:rPr>
                <w:rFonts w:cs="Arial"/>
                <w:szCs w:val="16"/>
                <w:lang w:val="en-CA"/>
              </w:rPr>
            </w:pPr>
            <w:r w:rsidRPr="00F63FE2">
              <w:rPr>
                <w:rFonts w:cs="Arial"/>
                <w:szCs w:val="16"/>
                <w:lang w:val="en-CA"/>
              </w:rPr>
              <w:t>514-415-3068</w:t>
            </w:r>
          </w:p>
        </w:tc>
        <w:tc>
          <w:tcPr>
            <w:tcW w:w="1266" w:type="pct"/>
            <w:tcBorders>
              <w:top w:val="nil"/>
              <w:left w:val="nil"/>
              <w:bottom w:val="double" w:sz="4" w:space="0" w:color="auto"/>
              <w:right w:val="double" w:sz="4" w:space="0" w:color="auto"/>
            </w:tcBorders>
            <w:tcMar>
              <w:top w:w="0" w:type="dxa"/>
              <w:left w:w="108" w:type="dxa"/>
              <w:bottom w:w="0" w:type="dxa"/>
              <w:right w:w="108" w:type="dxa"/>
            </w:tcMar>
            <w:vAlign w:val="center"/>
          </w:tcPr>
          <w:p w14:paraId="2E1B26E6" w14:textId="77777777" w:rsidR="00F92E4A" w:rsidRPr="00F60A41" w:rsidRDefault="00F92E4A" w:rsidP="00553C3E">
            <w:pPr>
              <w:pStyle w:val="tabletext0"/>
            </w:pPr>
            <w:r w:rsidRPr="00F60A41">
              <w:t>514-216-9210</w:t>
            </w:r>
          </w:p>
        </w:tc>
      </w:tr>
    </w:tbl>
    <w:p w14:paraId="2E1B26E8" w14:textId="77777777" w:rsidR="00553C3E" w:rsidRPr="00471B76" w:rsidRDefault="00553C3E" w:rsidP="00553C3E">
      <w:pPr>
        <w:rPr>
          <w:sz w:val="24"/>
          <w:szCs w:val="24"/>
        </w:rPr>
      </w:pPr>
      <w:r w:rsidRPr="00471B76">
        <w:t>* CGI AMS team shall be available on pager off-hours.</w:t>
      </w:r>
    </w:p>
    <w:p w14:paraId="2E1B26E9" w14:textId="77777777" w:rsidR="00D871D2" w:rsidRPr="00471B76" w:rsidRDefault="00D871D2" w:rsidP="006D6394"/>
    <w:p w14:paraId="2E1B26EA" w14:textId="77777777" w:rsidR="006D6394" w:rsidRDefault="006D6394" w:rsidP="006D6394">
      <w:pPr>
        <w:pStyle w:val="Heading3"/>
        <w:rPr>
          <w:ins w:id="1756" w:author="Giacomini-Varvarigos, Maria" w:date="2013-02-07T10:43:00Z"/>
        </w:rPr>
      </w:pPr>
      <w:bookmarkStart w:id="1757" w:name="_Toc352915502"/>
      <w:proofErr w:type="spellStart"/>
      <w:r>
        <w:t>OrderMax</w:t>
      </w:r>
      <w:proofErr w:type="spellEnd"/>
      <w:r>
        <w:t xml:space="preserve"> – </w:t>
      </w:r>
      <w:r w:rsidR="001B77B8">
        <w:t xml:space="preserve">CGI MAS </w:t>
      </w:r>
      <w:proofErr w:type="spellStart"/>
      <w:r w:rsidR="001B77B8">
        <w:t>OrderMax</w:t>
      </w:r>
      <w:bookmarkEnd w:id="1757"/>
      <w:proofErr w:type="spellEnd"/>
    </w:p>
    <w:p w14:paraId="2E1B26EB" w14:textId="77777777" w:rsidR="007E3AF4" w:rsidRPr="000178CE" w:rsidRDefault="007E3AF4" w:rsidP="007E3AF4">
      <w:pPr>
        <w:ind w:left="720" w:hanging="436"/>
        <w:rPr>
          <w:ins w:id="1758" w:author="Giacomini-Varvarigos, Maria" w:date="2013-02-07T10:43:00Z"/>
        </w:rPr>
      </w:pPr>
      <w:ins w:id="1759" w:author="Giacomini-Varvarigos, Maria" w:date="2013-02-07T10:43:00Z">
        <w:r w:rsidRPr="000178CE">
          <w:rPr>
            <w:b/>
          </w:rPr>
          <w:t>ITSM Support group assignment:</w:t>
        </w:r>
      </w:ins>
    </w:p>
    <w:p w14:paraId="2E1B26EC" w14:textId="77777777" w:rsidR="007E3AF4" w:rsidRPr="00D95833" w:rsidRDefault="00D95833" w:rsidP="003F1951">
      <w:pPr>
        <w:pStyle w:val="ListParagraph"/>
        <w:numPr>
          <w:ilvl w:val="1"/>
          <w:numId w:val="57"/>
        </w:numPr>
        <w:ind w:left="993" w:hanging="426"/>
      </w:pPr>
      <w:ins w:id="1760" w:author="Giacomini-Varvarigos, Maria" w:date="2013-02-07T10:44:00Z">
        <w:r w:rsidRPr="00D95833">
          <w:rPr>
            <w:rFonts w:ascii="Times New Roman" w:hAnsi="Times New Roman"/>
            <w:sz w:val="20"/>
            <w:szCs w:val="20"/>
          </w:rPr>
          <w:t>CGI Support to BC/BM/BDI/BTV -&gt; Application Management Tier 2 -&gt; EBCC JT2</w:t>
        </w:r>
      </w:ins>
    </w:p>
    <w:tbl>
      <w:tblPr>
        <w:tblW w:w="4920" w:type="pct"/>
        <w:tblLayout w:type="fixed"/>
        <w:tblCellMar>
          <w:left w:w="0" w:type="dxa"/>
          <w:right w:w="0" w:type="dxa"/>
        </w:tblCellMar>
        <w:tblLook w:val="0000" w:firstRow="0" w:lastRow="0" w:firstColumn="0" w:lastColumn="0" w:noHBand="0" w:noVBand="0"/>
      </w:tblPr>
      <w:tblGrid>
        <w:gridCol w:w="1503"/>
        <w:gridCol w:w="2003"/>
        <w:gridCol w:w="1281"/>
        <w:gridCol w:w="1560"/>
        <w:gridCol w:w="3117"/>
      </w:tblGrid>
      <w:tr w:rsidR="00F92E4A" w:rsidRPr="00531B1C" w14:paraId="2E1B26F2" w14:textId="77777777" w:rsidTr="00F92E4A">
        <w:trPr>
          <w:cantSplit/>
          <w:trHeight w:val="231"/>
        </w:trPr>
        <w:tc>
          <w:tcPr>
            <w:tcW w:w="794" w:type="pct"/>
            <w:tcBorders>
              <w:top w:val="double" w:sz="4" w:space="0" w:color="auto"/>
              <w:left w:val="double" w:sz="4" w:space="0" w:color="auto"/>
              <w:bottom w:val="single" w:sz="8" w:space="0" w:color="auto"/>
              <w:right w:val="single" w:sz="8" w:space="0" w:color="auto"/>
            </w:tcBorders>
            <w:shd w:val="clear" w:color="auto" w:fill="E6E6E6"/>
            <w:tcMar>
              <w:top w:w="0" w:type="dxa"/>
              <w:left w:w="108" w:type="dxa"/>
              <w:bottom w:w="0" w:type="dxa"/>
              <w:right w:w="108" w:type="dxa"/>
            </w:tcMar>
            <w:vAlign w:val="center"/>
          </w:tcPr>
          <w:p w14:paraId="2E1B26ED" w14:textId="77777777" w:rsidR="00F92E4A" w:rsidRPr="00531B1C" w:rsidRDefault="00F92E4A" w:rsidP="00531B1C">
            <w:pPr>
              <w:pStyle w:val="TableHeading"/>
              <w:rPr>
                <w:szCs w:val="16"/>
              </w:rPr>
            </w:pPr>
            <w:r w:rsidRPr="00531B1C">
              <w:rPr>
                <w:szCs w:val="16"/>
              </w:rPr>
              <w:t>Role</w:t>
            </w:r>
          </w:p>
        </w:tc>
        <w:tc>
          <w:tcPr>
            <w:tcW w:w="1058"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EE" w14:textId="77777777" w:rsidR="00F92E4A" w:rsidRPr="00531B1C" w:rsidRDefault="00F92E4A" w:rsidP="00531B1C">
            <w:pPr>
              <w:pStyle w:val="TableHeading"/>
              <w:rPr>
                <w:szCs w:val="16"/>
              </w:rPr>
            </w:pPr>
            <w:r w:rsidRPr="00531B1C">
              <w:rPr>
                <w:szCs w:val="16"/>
              </w:rPr>
              <w:t>Name</w:t>
            </w:r>
            <w:r>
              <w:rPr>
                <w:szCs w:val="16"/>
              </w:rPr>
              <w:t xml:space="preserve"> / e-Mail</w:t>
            </w:r>
          </w:p>
        </w:tc>
        <w:tc>
          <w:tcPr>
            <w:tcW w:w="677"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EF" w14:textId="77777777" w:rsidR="00F92E4A" w:rsidRPr="00531B1C" w:rsidRDefault="00F92E4A" w:rsidP="00531B1C">
            <w:pPr>
              <w:pStyle w:val="TableHeading"/>
              <w:rPr>
                <w:szCs w:val="16"/>
              </w:rPr>
            </w:pPr>
            <w:r w:rsidRPr="00531B1C">
              <w:rPr>
                <w:szCs w:val="16"/>
              </w:rPr>
              <w:t>Hours</w:t>
            </w:r>
          </w:p>
        </w:tc>
        <w:tc>
          <w:tcPr>
            <w:tcW w:w="824" w:type="pct"/>
            <w:tcBorders>
              <w:top w:val="double" w:sz="4"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2E1B26F0" w14:textId="77777777" w:rsidR="00F92E4A" w:rsidRPr="00531B1C" w:rsidRDefault="00F92E4A" w:rsidP="00531B1C">
            <w:pPr>
              <w:pStyle w:val="TableHeading"/>
              <w:rPr>
                <w:szCs w:val="16"/>
              </w:rPr>
            </w:pPr>
            <w:r w:rsidRPr="00531B1C">
              <w:rPr>
                <w:szCs w:val="16"/>
              </w:rPr>
              <w:t>Phone</w:t>
            </w:r>
          </w:p>
        </w:tc>
        <w:tc>
          <w:tcPr>
            <w:tcW w:w="1648" w:type="pct"/>
            <w:tcBorders>
              <w:top w:val="double" w:sz="4" w:space="0" w:color="auto"/>
              <w:left w:val="nil"/>
              <w:bottom w:val="single" w:sz="8" w:space="0" w:color="auto"/>
              <w:right w:val="double" w:sz="4" w:space="0" w:color="auto"/>
            </w:tcBorders>
            <w:shd w:val="clear" w:color="auto" w:fill="E6E6E6"/>
            <w:tcMar>
              <w:top w:w="0" w:type="dxa"/>
              <w:left w:w="108" w:type="dxa"/>
              <w:bottom w:w="0" w:type="dxa"/>
              <w:right w:w="108" w:type="dxa"/>
            </w:tcMar>
            <w:vAlign w:val="center"/>
          </w:tcPr>
          <w:p w14:paraId="2E1B26F1" w14:textId="77777777" w:rsidR="00F92E4A" w:rsidRPr="00531B1C" w:rsidRDefault="00F92E4A" w:rsidP="00531B1C">
            <w:pPr>
              <w:pStyle w:val="TableHeading"/>
              <w:rPr>
                <w:szCs w:val="16"/>
              </w:rPr>
            </w:pPr>
            <w:r w:rsidRPr="00531B1C">
              <w:rPr>
                <w:szCs w:val="16"/>
              </w:rPr>
              <w:t>Pager</w:t>
            </w:r>
            <w:r>
              <w:rPr>
                <w:szCs w:val="16"/>
              </w:rPr>
              <w:t xml:space="preserve"> </w:t>
            </w:r>
            <w:r w:rsidRPr="00531B1C">
              <w:rPr>
                <w:szCs w:val="16"/>
              </w:rPr>
              <w:t>/</w:t>
            </w:r>
            <w:r>
              <w:rPr>
                <w:szCs w:val="16"/>
              </w:rPr>
              <w:t xml:space="preserve"> Cell</w:t>
            </w:r>
          </w:p>
        </w:tc>
      </w:tr>
      <w:tr w:rsidR="00F92E4A" w:rsidRPr="008F471F" w14:paraId="2E1B26F9" w14:textId="77777777" w:rsidTr="00F92E4A">
        <w:trPr>
          <w:cantSplit/>
        </w:trPr>
        <w:tc>
          <w:tcPr>
            <w:tcW w:w="794"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6F3" w14:textId="77777777" w:rsidR="00F92E4A" w:rsidRPr="00471B76" w:rsidRDefault="00F92E4A" w:rsidP="00471B76">
            <w:pPr>
              <w:pStyle w:val="TableText"/>
              <w:rPr>
                <w:rFonts w:cs="Arial"/>
                <w:szCs w:val="16"/>
                <w:lang w:val="en-CA"/>
              </w:rPr>
            </w:pPr>
            <w:r w:rsidRPr="00471B76">
              <w:rPr>
                <w:rFonts w:cs="Arial"/>
                <w:szCs w:val="16"/>
                <w:lang w:val="en-CA"/>
              </w:rPr>
              <w:lastRenderedPageBreak/>
              <w:t>CGI AMS</w:t>
            </w:r>
          </w:p>
        </w:tc>
        <w:tc>
          <w:tcPr>
            <w:tcW w:w="1058"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4" w14:textId="77777777" w:rsidR="00F92E4A" w:rsidRPr="00471B76" w:rsidRDefault="00DD62E0" w:rsidP="00471B76">
            <w:pPr>
              <w:pStyle w:val="TableText"/>
              <w:rPr>
                <w:rFonts w:cs="Arial"/>
                <w:szCs w:val="16"/>
                <w:lang w:val="en-CA"/>
              </w:rPr>
            </w:pPr>
            <w:hyperlink r:id="rId80" w:history="1">
              <w:r w:rsidR="00F92E4A" w:rsidRPr="0040498B">
                <w:rPr>
                  <w:rStyle w:val="Hyperlink"/>
                  <w:rFonts w:cs="Arial"/>
                  <w:szCs w:val="16"/>
                  <w:lang w:val="en-CA"/>
                </w:rPr>
                <w:t>JT2.IGDC.BAN.INDIA@cgi.com</w:t>
              </w:r>
            </w:hyperlink>
            <w:r w:rsidR="00F92E4A" w:rsidRPr="00471B76">
              <w:rPr>
                <w:rFonts w:cs="Arial"/>
                <w:szCs w:val="16"/>
                <w:lang w:val="en-CA"/>
              </w:rPr>
              <w:t xml:space="preserve"> </w:t>
            </w:r>
          </w:p>
        </w:tc>
        <w:tc>
          <w:tcPr>
            <w:tcW w:w="67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5" w14:textId="77777777" w:rsidR="00F92E4A" w:rsidRPr="00471B76" w:rsidRDefault="00F92E4A" w:rsidP="00471B76">
            <w:pPr>
              <w:pStyle w:val="TableText"/>
              <w:rPr>
                <w:rFonts w:cs="Arial"/>
                <w:szCs w:val="16"/>
                <w:lang w:val="en-CA"/>
              </w:rPr>
            </w:pPr>
            <w:r w:rsidRPr="00471B76">
              <w:rPr>
                <w:rFonts w:cs="Arial"/>
                <w:szCs w:val="16"/>
                <w:lang w:val="en-CA"/>
              </w:rPr>
              <w:t>9am-5pm ET *</w:t>
            </w:r>
          </w:p>
        </w:tc>
        <w:tc>
          <w:tcPr>
            <w:tcW w:w="824"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6" w14:textId="77777777" w:rsidR="00F92E4A" w:rsidRPr="00471B76" w:rsidRDefault="00F92E4A" w:rsidP="00471B76">
            <w:pPr>
              <w:pStyle w:val="TableText"/>
              <w:rPr>
                <w:rFonts w:cs="Arial"/>
                <w:szCs w:val="16"/>
                <w:lang w:val="en-CA"/>
              </w:rPr>
            </w:pPr>
            <w:r w:rsidRPr="00471B76">
              <w:rPr>
                <w:rFonts w:cs="Arial"/>
                <w:szCs w:val="16"/>
                <w:lang w:val="en-CA"/>
              </w:rPr>
              <w:t>+1-866-354-9295 x8011260</w:t>
            </w:r>
          </w:p>
        </w:tc>
        <w:tc>
          <w:tcPr>
            <w:tcW w:w="1648"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6F7" w14:textId="77777777" w:rsidR="00F92E4A" w:rsidRPr="00F60A41" w:rsidRDefault="00DD62E0" w:rsidP="00471B76">
            <w:pPr>
              <w:pStyle w:val="TableText"/>
              <w:rPr>
                <w:rFonts w:cs="Arial"/>
                <w:szCs w:val="16"/>
                <w:lang w:val="fr-CA"/>
              </w:rPr>
            </w:pPr>
            <w:hyperlink r:id="rId81" w:history="1">
              <w:r w:rsidR="00F92E4A" w:rsidRPr="00F60A41">
                <w:rPr>
                  <w:rStyle w:val="Hyperlink"/>
                  <w:rFonts w:cs="Arial"/>
                  <w:szCs w:val="16"/>
                  <w:lang w:val="fr-CA"/>
                </w:rPr>
                <w:t>9742269045@mobileemail.vodafone.in</w:t>
              </w:r>
            </w:hyperlink>
            <w:r w:rsidR="00F92E4A" w:rsidRPr="00F60A41">
              <w:rPr>
                <w:rFonts w:cs="Arial"/>
                <w:szCs w:val="16"/>
                <w:lang w:val="fr-CA"/>
              </w:rPr>
              <w:t xml:space="preserve">   (pager)</w:t>
            </w:r>
          </w:p>
          <w:p w14:paraId="2E1B26F8" w14:textId="77777777" w:rsidR="00F92E4A" w:rsidRPr="00F60A41" w:rsidRDefault="00F92E4A" w:rsidP="00471B76">
            <w:pPr>
              <w:pStyle w:val="TableText"/>
              <w:rPr>
                <w:rFonts w:cs="Arial"/>
                <w:szCs w:val="16"/>
                <w:lang w:val="fr-CA"/>
              </w:rPr>
            </w:pPr>
            <w:r w:rsidRPr="00F60A41">
              <w:rPr>
                <w:rFonts w:cs="Arial"/>
                <w:szCs w:val="16"/>
                <w:lang w:val="fr-CA"/>
              </w:rPr>
              <w:t>+91 97422 69045 (</w:t>
            </w:r>
            <w:proofErr w:type="spellStart"/>
            <w:r w:rsidRPr="00F60A41">
              <w:rPr>
                <w:rFonts w:cs="Arial"/>
                <w:szCs w:val="16"/>
                <w:lang w:val="fr-CA"/>
              </w:rPr>
              <w:t>cell</w:t>
            </w:r>
            <w:proofErr w:type="spellEnd"/>
            <w:r w:rsidRPr="00F60A41">
              <w:rPr>
                <w:rFonts w:cs="Arial"/>
                <w:szCs w:val="16"/>
                <w:lang w:val="fr-CA"/>
              </w:rPr>
              <w:t>)</w:t>
            </w:r>
          </w:p>
        </w:tc>
      </w:tr>
      <w:tr w:rsidR="00F92E4A" w14:paraId="2E1B26FF" w14:textId="77777777" w:rsidTr="00F92E4A">
        <w:trPr>
          <w:cantSplit/>
        </w:trPr>
        <w:tc>
          <w:tcPr>
            <w:tcW w:w="794"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6FA" w14:textId="77777777" w:rsidR="00F92E4A" w:rsidRPr="00471B76" w:rsidRDefault="00F92E4A" w:rsidP="00471B76">
            <w:pPr>
              <w:pStyle w:val="TableText"/>
              <w:rPr>
                <w:rFonts w:cs="Arial"/>
                <w:szCs w:val="16"/>
                <w:lang w:val="en-CA"/>
              </w:rPr>
            </w:pPr>
            <w:r w:rsidRPr="00471B76">
              <w:rPr>
                <w:rFonts w:cs="Arial"/>
                <w:szCs w:val="16"/>
                <w:lang w:val="en-CA"/>
              </w:rPr>
              <w:t>Team Lead       – Escalation 1</w:t>
            </w:r>
          </w:p>
        </w:tc>
        <w:tc>
          <w:tcPr>
            <w:tcW w:w="1058"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B" w14:textId="77777777" w:rsidR="00F92E4A" w:rsidRPr="00471B76" w:rsidRDefault="00F92E4A" w:rsidP="00471B76">
            <w:pPr>
              <w:pStyle w:val="TableText"/>
              <w:rPr>
                <w:rFonts w:cs="Arial"/>
                <w:szCs w:val="16"/>
                <w:lang w:val="en-CA"/>
              </w:rPr>
            </w:pPr>
            <w:r w:rsidRPr="00471B76">
              <w:rPr>
                <w:rFonts w:cs="Arial"/>
                <w:szCs w:val="16"/>
                <w:lang w:val="en-CA"/>
              </w:rPr>
              <w:t xml:space="preserve">Prafull Agrawal  </w:t>
            </w:r>
          </w:p>
        </w:tc>
        <w:tc>
          <w:tcPr>
            <w:tcW w:w="67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C" w14:textId="77777777" w:rsidR="00F92E4A" w:rsidRPr="00471B76" w:rsidRDefault="00F92E4A" w:rsidP="00471B76">
            <w:pPr>
              <w:pStyle w:val="TableText"/>
              <w:rPr>
                <w:rFonts w:cs="Arial"/>
                <w:szCs w:val="16"/>
                <w:lang w:val="en-CA"/>
              </w:rPr>
            </w:pPr>
            <w:r w:rsidRPr="00471B76">
              <w:rPr>
                <w:rFonts w:cs="Arial"/>
                <w:szCs w:val="16"/>
                <w:lang w:val="en-CA"/>
              </w:rPr>
              <w:t>9am-5pm ET</w:t>
            </w:r>
          </w:p>
        </w:tc>
        <w:tc>
          <w:tcPr>
            <w:tcW w:w="824"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6FD" w14:textId="77777777" w:rsidR="00F92E4A" w:rsidRPr="00471B76" w:rsidRDefault="00F92E4A" w:rsidP="00471B76">
            <w:pPr>
              <w:pStyle w:val="TableText"/>
              <w:rPr>
                <w:rFonts w:cs="Arial"/>
                <w:szCs w:val="16"/>
                <w:lang w:val="en-CA"/>
              </w:rPr>
            </w:pPr>
            <w:r w:rsidRPr="00471B76">
              <w:rPr>
                <w:rFonts w:cs="Arial"/>
                <w:szCs w:val="16"/>
                <w:lang w:val="en-CA"/>
              </w:rPr>
              <w:t xml:space="preserve">+91-991-604-8411 </w:t>
            </w:r>
          </w:p>
        </w:tc>
        <w:tc>
          <w:tcPr>
            <w:tcW w:w="1648"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6FE" w14:textId="77777777" w:rsidR="00F92E4A" w:rsidRPr="00471B76" w:rsidRDefault="00F92E4A" w:rsidP="00471B76">
            <w:pPr>
              <w:pStyle w:val="TableText"/>
              <w:rPr>
                <w:rFonts w:cs="Arial"/>
                <w:szCs w:val="16"/>
                <w:lang w:val="en-CA"/>
              </w:rPr>
            </w:pPr>
            <w:r w:rsidRPr="00471B76">
              <w:rPr>
                <w:rFonts w:cs="Arial"/>
                <w:szCs w:val="16"/>
                <w:lang w:val="en-CA"/>
              </w:rPr>
              <w:t>+91-991-604-8411 (cell)</w:t>
            </w:r>
          </w:p>
        </w:tc>
      </w:tr>
      <w:tr w:rsidR="00F92E4A" w14:paraId="2E1B2705" w14:textId="77777777" w:rsidTr="00F92E4A">
        <w:trPr>
          <w:cantSplit/>
        </w:trPr>
        <w:tc>
          <w:tcPr>
            <w:tcW w:w="794"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tcPr>
          <w:p w14:paraId="2E1B2700" w14:textId="77777777" w:rsidR="00F92E4A" w:rsidRPr="00471B76" w:rsidRDefault="00F92E4A" w:rsidP="00471B76">
            <w:pPr>
              <w:pStyle w:val="TableText"/>
              <w:rPr>
                <w:rFonts w:cs="Arial"/>
                <w:szCs w:val="16"/>
                <w:lang w:val="en-CA"/>
              </w:rPr>
            </w:pPr>
            <w:r w:rsidRPr="00471B76">
              <w:rPr>
                <w:rFonts w:cs="Arial"/>
                <w:szCs w:val="16"/>
                <w:lang w:val="en-CA"/>
              </w:rPr>
              <w:t>IGDC Manager – Escalation 2</w:t>
            </w:r>
          </w:p>
        </w:tc>
        <w:tc>
          <w:tcPr>
            <w:tcW w:w="1058"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701" w14:textId="77777777" w:rsidR="00F92E4A" w:rsidRPr="00471B76" w:rsidRDefault="00F92E4A" w:rsidP="00471B76">
            <w:pPr>
              <w:pStyle w:val="TableText"/>
              <w:rPr>
                <w:rFonts w:cs="Arial"/>
                <w:szCs w:val="16"/>
                <w:lang w:val="en-CA"/>
              </w:rPr>
            </w:pPr>
            <w:proofErr w:type="spellStart"/>
            <w:r w:rsidRPr="00471B76">
              <w:rPr>
                <w:rFonts w:cs="Arial"/>
                <w:szCs w:val="16"/>
                <w:lang w:val="en-CA"/>
              </w:rPr>
              <w:t>Pramod</w:t>
            </w:r>
            <w:proofErr w:type="spellEnd"/>
            <w:r w:rsidRPr="00471B76">
              <w:rPr>
                <w:rFonts w:cs="Arial"/>
                <w:szCs w:val="16"/>
                <w:lang w:val="en-CA"/>
              </w:rPr>
              <w:t xml:space="preserve"> Kumar s </w:t>
            </w:r>
          </w:p>
        </w:tc>
        <w:tc>
          <w:tcPr>
            <w:tcW w:w="677"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702" w14:textId="77777777" w:rsidR="00F92E4A" w:rsidRPr="00471B76" w:rsidRDefault="00F92E4A" w:rsidP="00471B76">
            <w:pPr>
              <w:pStyle w:val="TableText"/>
              <w:rPr>
                <w:rFonts w:cs="Arial"/>
                <w:szCs w:val="16"/>
                <w:lang w:val="en-CA"/>
              </w:rPr>
            </w:pPr>
            <w:r w:rsidRPr="00471B76">
              <w:rPr>
                <w:rFonts w:cs="Arial"/>
                <w:szCs w:val="16"/>
                <w:lang w:val="en-CA"/>
              </w:rPr>
              <w:t>9am-5pm ET</w:t>
            </w:r>
          </w:p>
        </w:tc>
        <w:tc>
          <w:tcPr>
            <w:tcW w:w="824" w:type="pct"/>
            <w:tcBorders>
              <w:top w:val="nil"/>
              <w:left w:val="nil"/>
              <w:bottom w:val="single" w:sz="8" w:space="0" w:color="auto"/>
              <w:right w:val="single" w:sz="8" w:space="0" w:color="auto"/>
            </w:tcBorders>
            <w:tcMar>
              <w:top w:w="0" w:type="dxa"/>
              <w:left w:w="108" w:type="dxa"/>
              <w:bottom w:w="0" w:type="dxa"/>
              <w:right w:w="108" w:type="dxa"/>
            </w:tcMar>
            <w:vAlign w:val="center"/>
          </w:tcPr>
          <w:p w14:paraId="2E1B2703" w14:textId="77777777" w:rsidR="00F92E4A" w:rsidRPr="00471B76" w:rsidRDefault="00F92E4A" w:rsidP="00471B76">
            <w:pPr>
              <w:pStyle w:val="TableText"/>
              <w:rPr>
                <w:rFonts w:cs="Arial"/>
                <w:szCs w:val="16"/>
                <w:lang w:val="en-CA"/>
              </w:rPr>
            </w:pPr>
            <w:r w:rsidRPr="00471B76">
              <w:rPr>
                <w:rFonts w:cs="Arial"/>
                <w:szCs w:val="16"/>
                <w:lang w:val="en-CA"/>
              </w:rPr>
              <w:t xml:space="preserve">1-866-354-9295 x8011826 </w:t>
            </w:r>
          </w:p>
        </w:tc>
        <w:tc>
          <w:tcPr>
            <w:tcW w:w="1648" w:type="pct"/>
            <w:tcBorders>
              <w:top w:val="nil"/>
              <w:left w:val="nil"/>
              <w:bottom w:val="single" w:sz="8" w:space="0" w:color="auto"/>
              <w:right w:val="double" w:sz="4" w:space="0" w:color="auto"/>
            </w:tcBorders>
            <w:tcMar>
              <w:top w:w="0" w:type="dxa"/>
              <w:left w:w="108" w:type="dxa"/>
              <w:bottom w:w="0" w:type="dxa"/>
              <w:right w:w="108" w:type="dxa"/>
            </w:tcMar>
            <w:vAlign w:val="center"/>
          </w:tcPr>
          <w:p w14:paraId="2E1B2704" w14:textId="77777777" w:rsidR="00F92E4A" w:rsidRPr="00471B76" w:rsidRDefault="00F92E4A" w:rsidP="00471B76">
            <w:pPr>
              <w:pStyle w:val="TableText"/>
              <w:rPr>
                <w:rFonts w:cs="Arial"/>
                <w:szCs w:val="16"/>
                <w:lang w:val="en-CA"/>
              </w:rPr>
            </w:pPr>
            <w:r w:rsidRPr="00471B76">
              <w:rPr>
                <w:rFonts w:cs="Arial"/>
                <w:szCs w:val="16"/>
                <w:lang w:val="en-CA"/>
              </w:rPr>
              <w:t>9449830578 (cell)</w:t>
            </w:r>
          </w:p>
        </w:tc>
      </w:tr>
      <w:tr w:rsidR="00F92E4A" w14:paraId="2E1B270B" w14:textId="77777777" w:rsidTr="00F92E4A">
        <w:trPr>
          <w:cantSplit/>
        </w:trPr>
        <w:tc>
          <w:tcPr>
            <w:tcW w:w="794" w:type="pct"/>
            <w:tcBorders>
              <w:top w:val="nil"/>
              <w:left w:val="double" w:sz="4" w:space="0" w:color="auto"/>
              <w:bottom w:val="double" w:sz="4" w:space="0" w:color="auto"/>
              <w:right w:val="single" w:sz="8" w:space="0" w:color="auto"/>
            </w:tcBorders>
            <w:tcMar>
              <w:top w:w="0" w:type="dxa"/>
              <w:left w:w="108" w:type="dxa"/>
              <w:bottom w:w="0" w:type="dxa"/>
              <w:right w:w="108" w:type="dxa"/>
            </w:tcMar>
            <w:vAlign w:val="center"/>
          </w:tcPr>
          <w:p w14:paraId="2E1B2706" w14:textId="77777777" w:rsidR="00F92E4A" w:rsidRPr="00471B76" w:rsidRDefault="00F92E4A" w:rsidP="00471B76">
            <w:pPr>
              <w:pStyle w:val="TableText"/>
              <w:rPr>
                <w:rFonts w:cs="Arial"/>
                <w:szCs w:val="16"/>
                <w:lang w:val="en-CA"/>
              </w:rPr>
            </w:pPr>
            <w:r w:rsidRPr="00471B76">
              <w:rPr>
                <w:rFonts w:cs="Arial"/>
                <w:szCs w:val="16"/>
                <w:lang w:val="en-CA"/>
              </w:rPr>
              <w:t>CSB Manager  – Escalation 3</w:t>
            </w:r>
          </w:p>
        </w:tc>
        <w:tc>
          <w:tcPr>
            <w:tcW w:w="1058"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707" w14:textId="77777777" w:rsidR="00F92E4A" w:rsidRPr="00471B76" w:rsidRDefault="00F92E4A" w:rsidP="00471B76">
            <w:pPr>
              <w:pStyle w:val="TableText"/>
              <w:rPr>
                <w:rFonts w:cs="Arial"/>
                <w:szCs w:val="16"/>
                <w:lang w:val="en-CA"/>
              </w:rPr>
            </w:pPr>
            <w:r w:rsidRPr="00471B76">
              <w:rPr>
                <w:rFonts w:cs="Arial"/>
                <w:szCs w:val="16"/>
                <w:lang w:val="en-CA"/>
              </w:rPr>
              <w:t>Ghislain Pepin</w:t>
            </w:r>
          </w:p>
        </w:tc>
        <w:tc>
          <w:tcPr>
            <w:tcW w:w="677"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708" w14:textId="77777777" w:rsidR="00F92E4A" w:rsidRPr="00471B76" w:rsidRDefault="00F92E4A" w:rsidP="00471B76">
            <w:pPr>
              <w:pStyle w:val="TableText"/>
              <w:rPr>
                <w:rFonts w:cs="Arial"/>
                <w:szCs w:val="16"/>
                <w:lang w:val="en-CA"/>
              </w:rPr>
            </w:pPr>
            <w:r w:rsidRPr="00471B76">
              <w:rPr>
                <w:rFonts w:cs="Arial"/>
                <w:szCs w:val="16"/>
                <w:lang w:val="en-CA"/>
              </w:rPr>
              <w:t>9am-5pm ET</w:t>
            </w:r>
          </w:p>
        </w:tc>
        <w:tc>
          <w:tcPr>
            <w:tcW w:w="824" w:type="pct"/>
            <w:tcBorders>
              <w:top w:val="nil"/>
              <w:left w:val="nil"/>
              <w:bottom w:val="double" w:sz="4" w:space="0" w:color="auto"/>
              <w:right w:val="single" w:sz="8" w:space="0" w:color="auto"/>
            </w:tcBorders>
            <w:tcMar>
              <w:top w:w="0" w:type="dxa"/>
              <w:left w:w="108" w:type="dxa"/>
              <w:bottom w:w="0" w:type="dxa"/>
              <w:right w:w="108" w:type="dxa"/>
            </w:tcMar>
            <w:vAlign w:val="center"/>
          </w:tcPr>
          <w:p w14:paraId="2E1B2709" w14:textId="77777777" w:rsidR="00F92E4A" w:rsidRPr="00471B76" w:rsidRDefault="00F92E4A" w:rsidP="00471B76">
            <w:pPr>
              <w:pStyle w:val="TableText"/>
              <w:rPr>
                <w:rFonts w:cs="Arial"/>
                <w:szCs w:val="16"/>
                <w:lang w:val="en-CA"/>
              </w:rPr>
            </w:pPr>
            <w:r w:rsidRPr="00471B76">
              <w:rPr>
                <w:rFonts w:cs="Arial"/>
                <w:szCs w:val="16"/>
                <w:lang w:val="en-CA"/>
              </w:rPr>
              <w:t>514-415-3068</w:t>
            </w:r>
          </w:p>
        </w:tc>
        <w:tc>
          <w:tcPr>
            <w:tcW w:w="1648" w:type="pct"/>
            <w:tcBorders>
              <w:top w:val="nil"/>
              <w:left w:val="nil"/>
              <w:bottom w:val="double" w:sz="4" w:space="0" w:color="auto"/>
              <w:right w:val="double" w:sz="4" w:space="0" w:color="auto"/>
            </w:tcBorders>
            <w:tcMar>
              <w:top w:w="0" w:type="dxa"/>
              <w:left w:w="108" w:type="dxa"/>
              <w:bottom w:w="0" w:type="dxa"/>
              <w:right w:w="108" w:type="dxa"/>
            </w:tcMar>
            <w:vAlign w:val="center"/>
          </w:tcPr>
          <w:p w14:paraId="2E1B270A" w14:textId="77777777" w:rsidR="00F92E4A" w:rsidRPr="00471B76" w:rsidRDefault="00F92E4A" w:rsidP="00471B76">
            <w:pPr>
              <w:pStyle w:val="TableText"/>
              <w:rPr>
                <w:rFonts w:cs="Arial"/>
                <w:szCs w:val="16"/>
                <w:lang w:val="en-CA"/>
              </w:rPr>
            </w:pPr>
            <w:r w:rsidRPr="00471B76">
              <w:rPr>
                <w:rFonts w:cs="Arial"/>
                <w:szCs w:val="16"/>
                <w:lang w:val="en-CA"/>
              </w:rPr>
              <w:t>514-216-9210</w:t>
            </w:r>
          </w:p>
        </w:tc>
      </w:tr>
    </w:tbl>
    <w:p w14:paraId="2E1B270C" w14:textId="77777777" w:rsidR="00531B1C" w:rsidRPr="00553C3E" w:rsidRDefault="00531B1C" w:rsidP="00553C3E">
      <w:pPr>
        <w:rPr>
          <w:sz w:val="24"/>
          <w:szCs w:val="24"/>
        </w:rPr>
      </w:pPr>
      <w:r w:rsidRPr="00553C3E">
        <w:t xml:space="preserve">* CGI </w:t>
      </w:r>
      <w:r w:rsidR="0016694D">
        <w:t>MAS</w:t>
      </w:r>
      <w:r w:rsidRPr="00553C3E">
        <w:t xml:space="preserve"> team shall be available on pager off-hours.</w:t>
      </w:r>
    </w:p>
    <w:p w14:paraId="2E1B270D" w14:textId="77777777" w:rsidR="006D6394" w:rsidRPr="006D6394" w:rsidRDefault="006D6394" w:rsidP="006D6394"/>
    <w:p w14:paraId="2E1B270E" w14:textId="77777777" w:rsidR="006D6394" w:rsidRDefault="007F6E06" w:rsidP="006D6394">
      <w:pPr>
        <w:pStyle w:val="Heading3"/>
        <w:rPr>
          <w:ins w:id="1761" w:author="Giacomini-Varvarigos, Maria" w:date="2013-02-07T09:57:00Z"/>
        </w:rPr>
      </w:pPr>
      <w:bookmarkStart w:id="1762" w:name="_Toc352915503"/>
      <w:proofErr w:type="spellStart"/>
      <w:r>
        <w:t>SIMPLe</w:t>
      </w:r>
      <w:proofErr w:type="spellEnd"/>
      <w:r w:rsidR="006D6394">
        <w:t xml:space="preserve"> – </w:t>
      </w:r>
      <w:r w:rsidR="0032114F">
        <w:t xml:space="preserve">CGI MAS </w:t>
      </w:r>
      <w:proofErr w:type="spellStart"/>
      <w:r w:rsidR="0032114F">
        <w:t>S</w:t>
      </w:r>
      <w:r>
        <w:t>IMPLe</w:t>
      </w:r>
      <w:bookmarkEnd w:id="1762"/>
      <w:proofErr w:type="spellEnd"/>
    </w:p>
    <w:p w14:paraId="2E1B270F" w14:textId="77777777" w:rsidR="000178CE" w:rsidRPr="000178CE" w:rsidRDefault="000178CE" w:rsidP="000178CE">
      <w:pPr>
        <w:ind w:left="720" w:hanging="436"/>
        <w:rPr>
          <w:ins w:id="1763" w:author="Giacomini-Varvarigos, Maria" w:date="2013-02-07T09:56:00Z"/>
        </w:rPr>
      </w:pPr>
      <w:ins w:id="1764" w:author="Giacomini-Varvarigos, Maria" w:date="2013-02-07T09:57:00Z">
        <w:r w:rsidRPr="000178CE">
          <w:rPr>
            <w:b/>
          </w:rPr>
          <w:t>ITSM Support group assignment:</w:t>
        </w:r>
      </w:ins>
    </w:p>
    <w:p w14:paraId="2E1B2710" w14:textId="77777777" w:rsidR="000178CE" w:rsidRPr="000178CE" w:rsidRDefault="000178CE" w:rsidP="003F1951">
      <w:pPr>
        <w:pStyle w:val="ListParagraph"/>
        <w:numPr>
          <w:ilvl w:val="1"/>
          <w:numId w:val="57"/>
        </w:numPr>
        <w:ind w:left="1080" w:hanging="426"/>
      </w:pPr>
      <w:ins w:id="1765" w:author="Giacomini-Varvarigos, Maria" w:date="2013-02-07T09:57:00Z">
        <w:r w:rsidRPr="000178CE">
          <w:rPr>
            <w:rFonts w:ascii="Times New Roman" w:hAnsi="Times New Roman"/>
            <w:sz w:val="20"/>
            <w:szCs w:val="20"/>
          </w:rPr>
          <w:t xml:space="preserve">CGI Support to BC/BM/BDI/BTV -&gt; Application Management Tier 2 -&gt; </w:t>
        </w:r>
      </w:ins>
      <w:ins w:id="1766" w:author="Giacomini-Varvarigos, Maria" w:date="2013-02-07T10:46:00Z">
        <w:r w:rsidR="00D95833" w:rsidRPr="00D95833">
          <w:rPr>
            <w:rFonts w:ascii="Times New Roman" w:hAnsi="Times New Roman"/>
            <w:sz w:val="20"/>
            <w:szCs w:val="20"/>
          </w:rPr>
          <w:t>EBCC JT</w:t>
        </w:r>
        <w:r w:rsidR="00D95833">
          <w:rPr>
            <w:rFonts w:ascii="Times New Roman" w:hAnsi="Times New Roman"/>
            <w:sz w:val="20"/>
            <w:szCs w:val="20"/>
          </w:rPr>
          <w:t>3</w:t>
        </w:r>
      </w:ins>
    </w:p>
    <w:tbl>
      <w:tblPr>
        <w:tblW w:w="8364"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993"/>
        <w:gridCol w:w="1984"/>
        <w:gridCol w:w="2268"/>
        <w:gridCol w:w="3119"/>
      </w:tblGrid>
      <w:tr w:rsidR="00F92E4A" w:rsidRPr="00B858CA" w14:paraId="2E1B2715" w14:textId="77777777" w:rsidTr="00F92E4A">
        <w:tc>
          <w:tcPr>
            <w:tcW w:w="993" w:type="dxa"/>
            <w:tcBorders>
              <w:top w:val="double" w:sz="4" w:space="0" w:color="auto"/>
              <w:left w:val="double" w:sz="4" w:space="0" w:color="auto"/>
              <w:bottom w:val="single" w:sz="6" w:space="0" w:color="auto"/>
              <w:right w:val="single" w:sz="6" w:space="0" w:color="auto"/>
            </w:tcBorders>
            <w:shd w:val="pct5" w:color="auto" w:fill="FFFFFF"/>
          </w:tcPr>
          <w:p w14:paraId="2E1B2711" w14:textId="77777777" w:rsidR="00F92E4A" w:rsidRPr="00B858CA" w:rsidRDefault="00F92E4A" w:rsidP="00E24192">
            <w:pPr>
              <w:pStyle w:val="TableTitle"/>
              <w:rPr>
                <w:lang w:val="en-CA"/>
              </w:rPr>
            </w:pPr>
            <w:r w:rsidRPr="00B858CA">
              <w:rPr>
                <w:lang w:val="en-CA"/>
              </w:rPr>
              <w:t>Role</w:t>
            </w:r>
          </w:p>
        </w:tc>
        <w:tc>
          <w:tcPr>
            <w:tcW w:w="1984" w:type="dxa"/>
            <w:tcBorders>
              <w:top w:val="double" w:sz="4" w:space="0" w:color="auto"/>
              <w:left w:val="single" w:sz="6" w:space="0" w:color="auto"/>
              <w:bottom w:val="single" w:sz="6" w:space="0" w:color="auto"/>
              <w:right w:val="single" w:sz="6" w:space="0" w:color="auto"/>
            </w:tcBorders>
            <w:shd w:val="pct5" w:color="auto" w:fill="FFFFFF"/>
          </w:tcPr>
          <w:p w14:paraId="2E1B2712" w14:textId="77777777" w:rsidR="00F92E4A" w:rsidRPr="00B858CA" w:rsidRDefault="00F92E4A" w:rsidP="00E24192">
            <w:pPr>
              <w:pStyle w:val="TableTitle"/>
              <w:rPr>
                <w:lang w:val="en-CA"/>
              </w:rPr>
            </w:pPr>
            <w:r w:rsidRPr="00B858CA">
              <w:rPr>
                <w:lang w:val="en-CA"/>
              </w:rPr>
              <w:t>Name</w:t>
            </w:r>
          </w:p>
        </w:tc>
        <w:tc>
          <w:tcPr>
            <w:tcW w:w="2268" w:type="dxa"/>
            <w:tcBorders>
              <w:top w:val="double" w:sz="4" w:space="0" w:color="auto"/>
              <w:left w:val="single" w:sz="6" w:space="0" w:color="auto"/>
              <w:bottom w:val="single" w:sz="6" w:space="0" w:color="auto"/>
              <w:right w:val="single" w:sz="6" w:space="0" w:color="auto"/>
            </w:tcBorders>
            <w:shd w:val="pct5" w:color="auto" w:fill="FFFFFF"/>
          </w:tcPr>
          <w:p w14:paraId="2E1B2713" w14:textId="77777777" w:rsidR="00F92E4A" w:rsidRPr="00B858CA" w:rsidRDefault="00F92E4A" w:rsidP="00E24192">
            <w:pPr>
              <w:pStyle w:val="TableTitle"/>
              <w:rPr>
                <w:lang w:val="en-CA"/>
              </w:rPr>
            </w:pPr>
            <w:r w:rsidRPr="00B858CA">
              <w:rPr>
                <w:lang w:val="en-CA"/>
              </w:rPr>
              <w:t xml:space="preserve">Phone </w:t>
            </w:r>
          </w:p>
        </w:tc>
        <w:tc>
          <w:tcPr>
            <w:tcW w:w="3119" w:type="dxa"/>
            <w:tcBorders>
              <w:top w:val="double" w:sz="4" w:space="0" w:color="auto"/>
              <w:left w:val="single" w:sz="6" w:space="0" w:color="auto"/>
              <w:bottom w:val="single" w:sz="6" w:space="0" w:color="auto"/>
              <w:right w:val="double" w:sz="4" w:space="0" w:color="auto"/>
            </w:tcBorders>
            <w:shd w:val="pct5" w:color="auto" w:fill="FFFFFF"/>
          </w:tcPr>
          <w:p w14:paraId="2E1B2714" w14:textId="77777777" w:rsidR="00F92E4A" w:rsidRPr="00B858CA" w:rsidRDefault="00F92E4A" w:rsidP="00E24192">
            <w:pPr>
              <w:pStyle w:val="TableTitle"/>
              <w:rPr>
                <w:lang w:val="en-CA"/>
              </w:rPr>
            </w:pPr>
            <w:r w:rsidRPr="00B858CA">
              <w:rPr>
                <w:lang w:val="en-CA"/>
              </w:rPr>
              <w:t>Pager</w:t>
            </w:r>
          </w:p>
        </w:tc>
      </w:tr>
      <w:tr w:rsidR="00F92E4A" w:rsidRPr="00B858CA" w14:paraId="2E1B271B" w14:textId="77777777" w:rsidTr="00F92E4A">
        <w:tc>
          <w:tcPr>
            <w:tcW w:w="993" w:type="dxa"/>
            <w:tcBorders>
              <w:top w:val="single" w:sz="6" w:space="0" w:color="auto"/>
              <w:left w:val="double" w:sz="4" w:space="0" w:color="auto"/>
              <w:bottom w:val="single" w:sz="6" w:space="0" w:color="auto"/>
              <w:right w:val="single" w:sz="6" w:space="0" w:color="auto"/>
            </w:tcBorders>
            <w:vAlign w:val="center"/>
          </w:tcPr>
          <w:p w14:paraId="2E1B2716" w14:textId="77777777" w:rsidR="00F92E4A" w:rsidRPr="00F63FE2" w:rsidRDefault="00F92E4A" w:rsidP="00404B0F">
            <w:pPr>
              <w:pStyle w:val="TableText"/>
              <w:rPr>
                <w:rFonts w:cs="Arial"/>
                <w:szCs w:val="16"/>
                <w:lang w:val="en-CA"/>
              </w:rPr>
            </w:pPr>
            <w:r w:rsidRPr="00F63FE2">
              <w:rPr>
                <w:rFonts w:cs="Arial"/>
                <w:szCs w:val="16"/>
                <w:lang w:val="en-CA"/>
              </w:rPr>
              <w:t xml:space="preserve"> Prime on rotation </w:t>
            </w:r>
          </w:p>
        </w:tc>
        <w:tc>
          <w:tcPr>
            <w:tcW w:w="1984" w:type="dxa"/>
            <w:tcBorders>
              <w:top w:val="single" w:sz="6" w:space="0" w:color="auto"/>
              <w:left w:val="single" w:sz="6" w:space="0" w:color="auto"/>
              <w:bottom w:val="single" w:sz="6" w:space="0" w:color="auto"/>
              <w:right w:val="single" w:sz="6" w:space="0" w:color="auto"/>
            </w:tcBorders>
            <w:vAlign w:val="center"/>
          </w:tcPr>
          <w:p w14:paraId="2E1B2717" w14:textId="77777777" w:rsidR="00F92E4A" w:rsidRPr="00F63FE2" w:rsidRDefault="00F92E4A" w:rsidP="00404B0F">
            <w:pPr>
              <w:pStyle w:val="TableText"/>
              <w:rPr>
                <w:rFonts w:cs="Arial"/>
                <w:szCs w:val="16"/>
                <w:lang w:val="en-CA"/>
              </w:rPr>
            </w:pPr>
            <w:proofErr w:type="spellStart"/>
            <w:r w:rsidRPr="00F63FE2">
              <w:rPr>
                <w:rFonts w:cs="Arial"/>
                <w:szCs w:val="16"/>
                <w:lang w:val="en-CA"/>
              </w:rPr>
              <w:t>Anshul</w:t>
            </w:r>
            <w:proofErr w:type="spellEnd"/>
            <w:r w:rsidRPr="00F63FE2">
              <w:rPr>
                <w:rFonts w:cs="Arial"/>
                <w:szCs w:val="16"/>
                <w:lang w:val="en-CA"/>
              </w:rPr>
              <w:t xml:space="preserve"> Tiwari</w:t>
            </w:r>
          </w:p>
        </w:tc>
        <w:tc>
          <w:tcPr>
            <w:tcW w:w="2268" w:type="dxa"/>
            <w:tcBorders>
              <w:top w:val="single" w:sz="6" w:space="0" w:color="auto"/>
              <w:left w:val="single" w:sz="6" w:space="0" w:color="auto"/>
              <w:bottom w:val="single" w:sz="6" w:space="0" w:color="auto"/>
              <w:right w:val="single" w:sz="6" w:space="0" w:color="auto"/>
            </w:tcBorders>
            <w:vAlign w:val="center"/>
          </w:tcPr>
          <w:p w14:paraId="2E1B2718" w14:textId="77777777" w:rsidR="00F92E4A" w:rsidRPr="00F63FE2" w:rsidRDefault="00F92E4A" w:rsidP="00F63FE2">
            <w:pPr>
              <w:pStyle w:val="TableText"/>
              <w:rPr>
                <w:rFonts w:cs="Arial"/>
                <w:szCs w:val="16"/>
                <w:lang w:val="en-CA"/>
              </w:rPr>
            </w:pPr>
            <w:r w:rsidRPr="00F63FE2">
              <w:rPr>
                <w:rFonts w:cs="Arial"/>
                <w:szCs w:val="16"/>
                <w:lang w:val="en-CA"/>
              </w:rPr>
              <w:t>1-866 354 9295  x8013584       +91 8880054187 cell</w:t>
            </w:r>
          </w:p>
        </w:tc>
        <w:tc>
          <w:tcPr>
            <w:tcW w:w="3119" w:type="dxa"/>
            <w:tcBorders>
              <w:top w:val="single" w:sz="6" w:space="0" w:color="auto"/>
              <w:left w:val="single" w:sz="6" w:space="0" w:color="auto"/>
              <w:bottom w:val="single" w:sz="6" w:space="0" w:color="auto"/>
              <w:right w:val="double" w:sz="4" w:space="0" w:color="auto"/>
            </w:tcBorders>
            <w:vAlign w:val="center"/>
          </w:tcPr>
          <w:p w14:paraId="2E1B2719" w14:textId="77777777" w:rsidR="00F92E4A" w:rsidRPr="00687DF8" w:rsidRDefault="00DD62E0" w:rsidP="00404B0F">
            <w:pPr>
              <w:spacing w:before="0" w:after="0"/>
              <w:jc w:val="left"/>
              <w:rPr>
                <w:rFonts w:ascii="Arial" w:hAnsi="Arial" w:cs="Arial"/>
                <w:sz w:val="16"/>
              </w:rPr>
            </w:pPr>
            <w:hyperlink r:id="rId82" w:history="1">
              <w:r w:rsidR="00F92E4A" w:rsidRPr="00E83744">
                <w:rPr>
                  <w:rStyle w:val="Hyperlink"/>
                  <w:rFonts w:ascii="Arial" w:hAnsi="Arial" w:cs="Arial"/>
                  <w:sz w:val="16"/>
                </w:rPr>
                <w:t>9742269029@mobileemail.vodafone.in</w:t>
              </w:r>
            </w:hyperlink>
            <w:r w:rsidR="00F92E4A">
              <w:rPr>
                <w:rFonts w:ascii="Arial" w:hAnsi="Arial" w:cs="Arial"/>
                <w:sz w:val="16"/>
              </w:rPr>
              <w:t xml:space="preserve"> </w:t>
            </w:r>
          </w:p>
          <w:p w14:paraId="2E1B271A" w14:textId="77777777" w:rsidR="00F92E4A" w:rsidRPr="00687DF8" w:rsidRDefault="00F92E4A" w:rsidP="00404B0F">
            <w:pPr>
              <w:pStyle w:val="TableText"/>
              <w:rPr>
                <w:rFonts w:cs="Arial"/>
              </w:rPr>
            </w:pPr>
          </w:p>
        </w:tc>
      </w:tr>
      <w:tr w:rsidR="00F92E4A" w:rsidRPr="00B858CA" w14:paraId="2E1B2725" w14:textId="77777777" w:rsidTr="00F92E4A">
        <w:tc>
          <w:tcPr>
            <w:tcW w:w="993" w:type="dxa"/>
            <w:tcBorders>
              <w:top w:val="single" w:sz="6" w:space="0" w:color="auto"/>
              <w:left w:val="double" w:sz="4" w:space="0" w:color="auto"/>
              <w:bottom w:val="single" w:sz="6" w:space="0" w:color="auto"/>
              <w:right w:val="single" w:sz="6" w:space="0" w:color="auto"/>
            </w:tcBorders>
            <w:vAlign w:val="center"/>
          </w:tcPr>
          <w:p w14:paraId="2E1B271C" w14:textId="77777777" w:rsidR="00F92E4A" w:rsidRPr="00F63FE2" w:rsidRDefault="00F92E4A" w:rsidP="00404B0F">
            <w:pPr>
              <w:pStyle w:val="TableText"/>
              <w:rPr>
                <w:rFonts w:cs="Arial"/>
                <w:szCs w:val="16"/>
                <w:lang w:val="en-CA"/>
              </w:rPr>
            </w:pPr>
            <w:r w:rsidRPr="00F63FE2">
              <w:rPr>
                <w:rFonts w:cs="Arial"/>
                <w:szCs w:val="16"/>
                <w:lang w:val="en-CA"/>
              </w:rPr>
              <w:t xml:space="preserve"> </w:t>
            </w:r>
          </w:p>
          <w:p w14:paraId="2E1B271D" w14:textId="77777777" w:rsidR="00F92E4A" w:rsidRPr="00F63FE2" w:rsidRDefault="00F92E4A" w:rsidP="00404B0F">
            <w:pPr>
              <w:pStyle w:val="TableText"/>
              <w:rPr>
                <w:rFonts w:cs="Arial"/>
                <w:szCs w:val="16"/>
                <w:lang w:val="en-CA"/>
              </w:rPr>
            </w:pPr>
            <w:r w:rsidRPr="00F63FE2">
              <w:rPr>
                <w:rFonts w:cs="Arial"/>
                <w:szCs w:val="16"/>
                <w:lang w:val="en-CA"/>
              </w:rPr>
              <w:t xml:space="preserve">Prime on rotation </w:t>
            </w:r>
          </w:p>
        </w:tc>
        <w:tc>
          <w:tcPr>
            <w:tcW w:w="1984" w:type="dxa"/>
            <w:tcBorders>
              <w:top w:val="single" w:sz="6" w:space="0" w:color="auto"/>
              <w:left w:val="single" w:sz="6" w:space="0" w:color="auto"/>
              <w:bottom w:val="single" w:sz="6" w:space="0" w:color="auto"/>
              <w:right w:val="single" w:sz="6" w:space="0" w:color="auto"/>
            </w:tcBorders>
            <w:vAlign w:val="center"/>
          </w:tcPr>
          <w:p w14:paraId="2E1B271E" w14:textId="77777777" w:rsidR="00F92E4A" w:rsidRPr="00F63FE2" w:rsidRDefault="00F92E4A" w:rsidP="00404B0F">
            <w:pPr>
              <w:pStyle w:val="TableText"/>
              <w:rPr>
                <w:rFonts w:cs="Arial"/>
                <w:szCs w:val="16"/>
                <w:lang w:val="en-CA"/>
              </w:rPr>
            </w:pPr>
          </w:p>
          <w:p w14:paraId="2E1B271F" w14:textId="77777777" w:rsidR="00F92E4A" w:rsidRPr="00F63FE2" w:rsidRDefault="00F92E4A" w:rsidP="00404B0F">
            <w:pPr>
              <w:pStyle w:val="TableText"/>
              <w:rPr>
                <w:rFonts w:cs="Arial"/>
                <w:szCs w:val="16"/>
                <w:lang w:val="en-CA"/>
              </w:rPr>
            </w:pPr>
            <w:proofErr w:type="spellStart"/>
            <w:r w:rsidRPr="00F63FE2">
              <w:rPr>
                <w:rFonts w:cs="Arial"/>
                <w:szCs w:val="16"/>
                <w:lang w:val="en-CA"/>
              </w:rPr>
              <w:t>Mayuresh</w:t>
            </w:r>
            <w:proofErr w:type="spellEnd"/>
            <w:r w:rsidRPr="00F63FE2">
              <w:rPr>
                <w:rFonts w:cs="Arial"/>
                <w:szCs w:val="16"/>
                <w:lang w:val="en-CA"/>
              </w:rPr>
              <w:t xml:space="preserve"> Kulkarni</w:t>
            </w:r>
          </w:p>
        </w:tc>
        <w:tc>
          <w:tcPr>
            <w:tcW w:w="2268" w:type="dxa"/>
            <w:tcBorders>
              <w:top w:val="single" w:sz="6" w:space="0" w:color="auto"/>
              <w:left w:val="single" w:sz="6" w:space="0" w:color="auto"/>
              <w:bottom w:val="single" w:sz="6" w:space="0" w:color="auto"/>
              <w:right w:val="single" w:sz="6" w:space="0" w:color="auto"/>
            </w:tcBorders>
            <w:vAlign w:val="center"/>
          </w:tcPr>
          <w:p w14:paraId="2E1B2720" w14:textId="77777777" w:rsidR="00F92E4A" w:rsidRPr="00F63FE2" w:rsidRDefault="00F92E4A" w:rsidP="00F63FE2">
            <w:pPr>
              <w:pStyle w:val="TableText"/>
              <w:rPr>
                <w:rFonts w:cs="Arial"/>
                <w:szCs w:val="16"/>
                <w:lang w:val="en-CA"/>
              </w:rPr>
            </w:pPr>
            <w:r w:rsidRPr="00F63FE2">
              <w:rPr>
                <w:rFonts w:cs="Arial"/>
                <w:szCs w:val="16"/>
                <w:lang w:val="en-CA"/>
              </w:rPr>
              <w:t xml:space="preserve">1-866 354 9295  x8013860   </w:t>
            </w:r>
          </w:p>
          <w:p w14:paraId="2E1B2721" w14:textId="77777777" w:rsidR="00F92E4A" w:rsidRPr="00F63FE2" w:rsidRDefault="00F92E4A" w:rsidP="00F63FE2">
            <w:pPr>
              <w:pStyle w:val="TableText"/>
              <w:rPr>
                <w:rFonts w:cs="Arial"/>
                <w:szCs w:val="16"/>
                <w:lang w:val="en-CA"/>
              </w:rPr>
            </w:pPr>
            <w:r w:rsidRPr="00F63FE2">
              <w:rPr>
                <w:rFonts w:cs="Arial"/>
                <w:szCs w:val="16"/>
                <w:lang w:val="en-CA"/>
              </w:rPr>
              <w:t>9916870812 cell</w:t>
            </w:r>
          </w:p>
        </w:tc>
        <w:tc>
          <w:tcPr>
            <w:tcW w:w="3119" w:type="dxa"/>
            <w:tcBorders>
              <w:top w:val="single" w:sz="6" w:space="0" w:color="auto"/>
              <w:left w:val="single" w:sz="6" w:space="0" w:color="auto"/>
              <w:bottom w:val="single" w:sz="6" w:space="0" w:color="auto"/>
              <w:right w:val="double" w:sz="4" w:space="0" w:color="auto"/>
            </w:tcBorders>
            <w:vAlign w:val="center"/>
          </w:tcPr>
          <w:p w14:paraId="2E1B2722" w14:textId="77777777" w:rsidR="00F92E4A" w:rsidRPr="00687DF8" w:rsidRDefault="00F92E4A" w:rsidP="00404B0F">
            <w:pPr>
              <w:spacing w:before="0" w:after="0"/>
              <w:jc w:val="left"/>
              <w:rPr>
                <w:rFonts w:ascii="Arial" w:hAnsi="Arial" w:cs="Arial"/>
                <w:sz w:val="16"/>
              </w:rPr>
            </w:pPr>
          </w:p>
          <w:p w14:paraId="2E1B2723" w14:textId="77777777" w:rsidR="00F92E4A" w:rsidRPr="00687DF8" w:rsidRDefault="00DD62E0" w:rsidP="00404B0F">
            <w:pPr>
              <w:spacing w:before="0" w:after="0"/>
              <w:jc w:val="left"/>
              <w:rPr>
                <w:rFonts w:ascii="Arial" w:hAnsi="Arial" w:cs="Arial"/>
                <w:sz w:val="16"/>
              </w:rPr>
            </w:pPr>
            <w:hyperlink r:id="rId83" w:history="1">
              <w:r w:rsidR="00F92E4A" w:rsidRPr="00E83744">
                <w:rPr>
                  <w:rStyle w:val="Hyperlink"/>
                  <w:rFonts w:ascii="Arial" w:hAnsi="Arial" w:cs="Arial"/>
                  <w:sz w:val="16"/>
                </w:rPr>
                <w:t>9742269029@mobileemail.vodafone.in</w:t>
              </w:r>
            </w:hyperlink>
            <w:r w:rsidR="00F92E4A">
              <w:rPr>
                <w:rFonts w:ascii="Arial" w:hAnsi="Arial" w:cs="Arial"/>
                <w:sz w:val="16"/>
              </w:rPr>
              <w:t xml:space="preserve"> </w:t>
            </w:r>
          </w:p>
          <w:p w14:paraId="2E1B2724" w14:textId="77777777" w:rsidR="00F92E4A" w:rsidRPr="00687DF8" w:rsidRDefault="00F92E4A" w:rsidP="00404B0F">
            <w:pPr>
              <w:pStyle w:val="TableText"/>
              <w:rPr>
                <w:rFonts w:cs="Arial"/>
              </w:rPr>
            </w:pPr>
          </w:p>
        </w:tc>
      </w:tr>
      <w:tr w:rsidR="00F92E4A" w:rsidRPr="00B858CA" w14:paraId="2E1B272B" w14:textId="77777777" w:rsidTr="00F92E4A">
        <w:tc>
          <w:tcPr>
            <w:tcW w:w="993" w:type="dxa"/>
            <w:tcBorders>
              <w:top w:val="single" w:sz="6" w:space="0" w:color="auto"/>
              <w:left w:val="double" w:sz="4" w:space="0" w:color="auto"/>
              <w:bottom w:val="single" w:sz="6" w:space="0" w:color="auto"/>
              <w:right w:val="single" w:sz="6" w:space="0" w:color="auto"/>
            </w:tcBorders>
            <w:vAlign w:val="center"/>
          </w:tcPr>
          <w:p w14:paraId="2E1B2726" w14:textId="77777777" w:rsidR="00F92E4A" w:rsidRPr="00F63FE2" w:rsidRDefault="00F92E4A" w:rsidP="00F63FE2">
            <w:pPr>
              <w:pStyle w:val="TableText"/>
              <w:rPr>
                <w:rFonts w:cs="Arial"/>
                <w:szCs w:val="16"/>
                <w:lang w:val="en-CA"/>
              </w:rPr>
            </w:pPr>
            <w:r w:rsidRPr="00F63FE2">
              <w:rPr>
                <w:rFonts w:cs="Arial"/>
                <w:szCs w:val="16"/>
                <w:lang w:val="en-CA"/>
              </w:rPr>
              <w:t>ADM</w:t>
            </w:r>
          </w:p>
        </w:tc>
        <w:tc>
          <w:tcPr>
            <w:tcW w:w="1984" w:type="dxa"/>
            <w:tcBorders>
              <w:top w:val="single" w:sz="6" w:space="0" w:color="auto"/>
              <w:left w:val="single" w:sz="6" w:space="0" w:color="auto"/>
              <w:bottom w:val="single" w:sz="6" w:space="0" w:color="auto"/>
              <w:right w:val="single" w:sz="6" w:space="0" w:color="auto"/>
            </w:tcBorders>
            <w:vAlign w:val="center"/>
          </w:tcPr>
          <w:p w14:paraId="2E1B2727" w14:textId="77777777" w:rsidR="00F92E4A" w:rsidRPr="00F63FE2" w:rsidRDefault="00F92E4A" w:rsidP="00F63FE2">
            <w:pPr>
              <w:pStyle w:val="TableText"/>
              <w:rPr>
                <w:rFonts w:cs="Arial"/>
                <w:szCs w:val="16"/>
                <w:lang w:val="en-CA"/>
              </w:rPr>
            </w:pPr>
            <w:r w:rsidRPr="00F63FE2">
              <w:rPr>
                <w:rFonts w:cs="Arial"/>
                <w:szCs w:val="16"/>
                <w:lang w:val="en-CA"/>
              </w:rPr>
              <w:t>Rahul Nesarikar</w:t>
            </w:r>
          </w:p>
        </w:tc>
        <w:tc>
          <w:tcPr>
            <w:tcW w:w="2268" w:type="dxa"/>
            <w:tcBorders>
              <w:top w:val="single" w:sz="6" w:space="0" w:color="auto"/>
              <w:left w:val="single" w:sz="6" w:space="0" w:color="auto"/>
              <w:bottom w:val="single" w:sz="6" w:space="0" w:color="auto"/>
              <w:right w:val="single" w:sz="6" w:space="0" w:color="auto"/>
            </w:tcBorders>
            <w:vAlign w:val="center"/>
          </w:tcPr>
          <w:p w14:paraId="2E1B2728" w14:textId="77777777" w:rsidR="00F92E4A" w:rsidRPr="00F63FE2" w:rsidRDefault="00F92E4A" w:rsidP="00F63FE2">
            <w:pPr>
              <w:pStyle w:val="TableText"/>
              <w:rPr>
                <w:rFonts w:cs="Arial"/>
                <w:szCs w:val="16"/>
                <w:lang w:val="en-CA"/>
              </w:rPr>
            </w:pPr>
            <w:r w:rsidRPr="00F63FE2">
              <w:rPr>
                <w:rFonts w:cs="Arial"/>
                <w:szCs w:val="16"/>
                <w:lang w:val="en-CA"/>
              </w:rPr>
              <w:t xml:space="preserve">1-866 354 9295  x8012262 </w:t>
            </w:r>
          </w:p>
          <w:p w14:paraId="2E1B2729" w14:textId="77777777" w:rsidR="00F92E4A" w:rsidRPr="00F63FE2" w:rsidRDefault="00F92E4A" w:rsidP="00F63FE2">
            <w:pPr>
              <w:pStyle w:val="TableText"/>
              <w:rPr>
                <w:rFonts w:cs="Arial"/>
                <w:szCs w:val="16"/>
                <w:lang w:val="en-CA"/>
              </w:rPr>
            </w:pPr>
            <w:r w:rsidRPr="00F63FE2">
              <w:rPr>
                <w:rFonts w:cs="Arial"/>
                <w:szCs w:val="16"/>
                <w:lang w:val="en-CA"/>
              </w:rPr>
              <w:t>011 – 9448029146 cell</w:t>
            </w:r>
          </w:p>
        </w:tc>
        <w:tc>
          <w:tcPr>
            <w:tcW w:w="3119" w:type="dxa"/>
            <w:tcBorders>
              <w:top w:val="single" w:sz="6" w:space="0" w:color="auto"/>
              <w:left w:val="single" w:sz="6" w:space="0" w:color="auto"/>
              <w:bottom w:val="single" w:sz="6" w:space="0" w:color="auto"/>
              <w:right w:val="double" w:sz="4" w:space="0" w:color="auto"/>
            </w:tcBorders>
            <w:vAlign w:val="center"/>
          </w:tcPr>
          <w:p w14:paraId="2E1B272A" w14:textId="77777777" w:rsidR="00F92E4A" w:rsidRPr="00687DF8" w:rsidRDefault="00DD62E0" w:rsidP="00404B0F">
            <w:pPr>
              <w:spacing w:before="0" w:after="0"/>
              <w:jc w:val="left"/>
              <w:rPr>
                <w:rFonts w:ascii="Arial" w:hAnsi="Arial" w:cs="Arial"/>
                <w:sz w:val="16"/>
              </w:rPr>
            </w:pPr>
            <w:hyperlink r:id="rId84" w:history="1">
              <w:r w:rsidR="00F92E4A" w:rsidRPr="00E83744">
                <w:rPr>
                  <w:rStyle w:val="Hyperlink"/>
                  <w:rFonts w:ascii="Arial" w:hAnsi="Arial" w:cs="Arial"/>
                  <w:sz w:val="16"/>
                </w:rPr>
                <w:t>9742268548@mobileemail.vodafone.in</w:t>
              </w:r>
            </w:hyperlink>
            <w:r w:rsidR="00F92E4A">
              <w:rPr>
                <w:rFonts w:ascii="Arial" w:hAnsi="Arial" w:cs="Arial"/>
                <w:sz w:val="16"/>
              </w:rPr>
              <w:t xml:space="preserve"> </w:t>
            </w:r>
            <w:r w:rsidR="00F92E4A" w:rsidRPr="00687DF8">
              <w:rPr>
                <w:rFonts w:ascii="Arial" w:hAnsi="Arial" w:cs="Arial"/>
                <w:sz w:val="16"/>
              </w:rPr>
              <w:t xml:space="preserve"> </w:t>
            </w:r>
          </w:p>
        </w:tc>
      </w:tr>
      <w:tr w:rsidR="00F92E4A" w:rsidRPr="00B858CA" w14:paraId="2E1B2731" w14:textId="77777777" w:rsidTr="00F92E4A">
        <w:tc>
          <w:tcPr>
            <w:tcW w:w="993" w:type="dxa"/>
            <w:tcBorders>
              <w:top w:val="single" w:sz="6" w:space="0" w:color="auto"/>
              <w:left w:val="double" w:sz="4" w:space="0" w:color="auto"/>
              <w:bottom w:val="double" w:sz="4" w:space="0" w:color="auto"/>
              <w:right w:val="single" w:sz="6" w:space="0" w:color="auto"/>
            </w:tcBorders>
            <w:vAlign w:val="center"/>
          </w:tcPr>
          <w:p w14:paraId="2E1B272C" w14:textId="77777777" w:rsidR="00F92E4A" w:rsidRPr="00F63FE2" w:rsidRDefault="00F92E4A" w:rsidP="00F63FE2">
            <w:pPr>
              <w:pStyle w:val="TableText"/>
              <w:rPr>
                <w:rFonts w:cs="Arial"/>
                <w:szCs w:val="16"/>
                <w:lang w:val="en-CA"/>
              </w:rPr>
            </w:pPr>
            <w:r w:rsidRPr="00F63FE2">
              <w:rPr>
                <w:rFonts w:cs="Arial"/>
                <w:szCs w:val="16"/>
                <w:lang w:val="en-CA"/>
              </w:rPr>
              <w:t>SDM</w:t>
            </w:r>
          </w:p>
        </w:tc>
        <w:tc>
          <w:tcPr>
            <w:tcW w:w="1984" w:type="dxa"/>
            <w:tcBorders>
              <w:top w:val="single" w:sz="6" w:space="0" w:color="auto"/>
              <w:left w:val="single" w:sz="6" w:space="0" w:color="auto"/>
              <w:bottom w:val="double" w:sz="4" w:space="0" w:color="auto"/>
              <w:right w:val="single" w:sz="6" w:space="0" w:color="auto"/>
            </w:tcBorders>
            <w:vAlign w:val="center"/>
          </w:tcPr>
          <w:p w14:paraId="2E1B272D" w14:textId="77777777" w:rsidR="00F92E4A" w:rsidRPr="00F63FE2" w:rsidRDefault="00F92E4A" w:rsidP="00F63FE2">
            <w:pPr>
              <w:pStyle w:val="TableText"/>
              <w:rPr>
                <w:rFonts w:cs="Arial"/>
                <w:szCs w:val="16"/>
                <w:lang w:val="en-CA"/>
              </w:rPr>
            </w:pPr>
            <w:r w:rsidRPr="00F63FE2">
              <w:rPr>
                <w:rFonts w:cs="Arial"/>
                <w:szCs w:val="16"/>
                <w:lang w:val="en-CA"/>
              </w:rPr>
              <w:t>Joe Koshy</w:t>
            </w:r>
          </w:p>
        </w:tc>
        <w:tc>
          <w:tcPr>
            <w:tcW w:w="2268" w:type="dxa"/>
            <w:tcBorders>
              <w:top w:val="single" w:sz="6" w:space="0" w:color="auto"/>
              <w:left w:val="single" w:sz="6" w:space="0" w:color="auto"/>
              <w:bottom w:val="double" w:sz="4" w:space="0" w:color="auto"/>
              <w:right w:val="single" w:sz="6" w:space="0" w:color="auto"/>
            </w:tcBorders>
            <w:vAlign w:val="center"/>
          </w:tcPr>
          <w:p w14:paraId="2E1B272E" w14:textId="77777777" w:rsidR="00F92E4A" w:rsidRPr="00F63FE2" w:rsidRDefault="00F92E4A" w:rsidP="00F63FE2">
            <w:pPr>
              <w:pStyle w:val="TableText"/>
              <w:rPr>
                <w:rFonts w:cs="Arial"/>
                <w:szCs w:val="16"/>
                <w:lang w:val="en-CA"/>
              </w:rPr>
            </w:pPr>
            <w:r w:rsidRPr="00F63FE2">
              <w:rPr>
                <w:rFonts w:cs="Arial"/>
                <w:szCs w:val="16"/>
                <w:lang w:val="en-CA"/>
              </w:rPr>
              <w:t>1-866 354 9295  x8011625</w:t>
            </w:r>
          </w:p>
          <w:p w14:paraId="2E1B272F" w14:textId="77777777" w:rsidR="00F92E4A" w:rsidRPr="00F63FE2" w:rsidRDefault="00F92E4A" w:rsidP="00F63FE2">
            <w:pPr>
              <w:pStyle w:val="TableText"/>
              <w:rPr>
                <w:rFonts w:cs="Arial"/>
                <w:szCs w:val="16"/>
                <w:lang w:val="en-CA"/>
              </w:rPr>
            </w:pPr>
            <w:r w:rsidRPr="00F63FE2">
              <w:rPr>
                <w:rFonts w:cs="Arial"/>
                <w:szCs w:val="16"/>
                <w:lang w:val="en-CA"/>
              </w:rPr>
              <w:t>011 – 9886212891 cell</w:t>
            </w:r>
          </w:p>
        </w:tc>
        <w:tc>
          <w:tcPr>
            <w:tcW w:w="3119" w:type="dxa"/>
            <w:tcBorders>
              <w:top w:val="single" w:sz="6" w:space="0" w:color="auto"/>
              <w:left w:val="single" w:sz="6" w:space="0" w:color="auto"/>
              <w:bottom w:val="double" w:sz="4" w:space="0" w:color="auto"/>
              <w:right w:val="double" w:sz="4" w:space="0" w:color="auto"/>
            </w:tcBorders>
            <w:vAlign w:val="center"/>
          </w:tcPr>
          <w:p w14:paraId="2E1B2730" w14:textId="77777777" w:rsidR="00F92E4A" w:rsidRPr="00687DF8" w:rsidRDefault="00F92E4A" w:rsidP="00404B0F">
            <w:pPr>
              <w:pStyle w:val="tabletext0"/>
              <w:rPr>
                <w:szCs w:val="20"/>
                <w:lang w:val="en-US"/>
              </w:rPr>
            </w:pPr>
          </w:p>
        </w:tc>
      </w:tr>
    </w:tbl>
    <w:p w14:paraId="2E1B2732" w14:textId="77777777" w:rsidR="00687DF8" w:rsidRDefault="00687DF8" w:rsidP="00687DF8">
      <w:pPr>
        <w:rPr>
          <w:rFonts w:ascii="Arial" w:hAnsi="Arial" w:cs="Arial"/>
          <w:lang w:val="en-CA"/>
        </w:rPr>
      </w:pPr>
    </w:p>
    <w:p w14:paraId="2E1B2733" w14:textId="77777777" w:rsidR="00F63FE2" w:rsidRDefault="00F63FE2" w:rsidP="00687DF8">
      <w:pPr>
        <w:rPr>
          <w:rFonts w:ascii="Arial" w:hAnsi="Arial" w:cs="Arial"/>
          <w:lang w:val="en-CA"/>
        </w:rPr>
      </w:pPr>
    </w:p>
    <w:p w14:paraId="2E1B2734" w14:textId="77777777" w:rsidR="00F63FE2" w:rsidRDefault="00F63FE2" w:rsidP="00687DF8">
      <w:pPr>
        <w:rPr>
          <w:rFonts w:ascii="Arial" w:hAnsi="Arial" w:cs="Arial"/>
          <w:lang w:val="en-CA"/>
        </w:rPr>
      </w:pPr>
    </w:p>
    <w:p w14:paraId="2E1B2735" w14:textId="77777777" w:rsidR="00F4602F" w:rsidRDefault="00F4602F" w:rsidP="00F4602F">
      <w:pPr>
        <w:pStyle w:val="Heading3"/>
        <w:rPr>
          <w:ins w:id="1767" w:author="Giacomini-Varvarigos, Maria" w:date="2013-02-07T10:47:00Z"/>
        </w:rPr>
      </w:pPr>
      <w:bookmarkStart w:id="1768" w:name="_Toc352915504"/>
      <w:bookmarkStart w:id="1769" w:name="_Toc316563098"/>
      <w:r w:rsidRPr="00E17237">
        <w:t>CGI MAS VAS-POS</w:t>
      </w:r>
      <w:bookmarkEnd w:id="1768"/>
    </w:p>
    <w:p w14:paraId="2E1B2736" w14:textId="77777777" w:rsidR="00097EFD" w:rsidRPr="000178CE" w:rsidRDefault="00097EFD" w:rsidP="00097EFD">
      <w:pPr>
        <w:ind w:left="720" w:hanging="436"/>
        <w:rPr>
          <w:ins w:id="1770" w:author="Giacomini-Varvarigos, Maria" w:date="2013-02-07T10:48:00Z"/>
        </w:rPr>
      </w:pPr>
      <w:ins w:id="1771" w:author="Giacomini-Varvarigos, Maria" w:date="2013-02-07T10:48:00Z">
        <w:r w:rsidRPr="000178CE">
          <w:rPr>
            <w:b/>
          </w:rPr>
          <w:t>ITSM Support group assignment:</w:t>
        </w:r>
      </w:ins>
    </w:p>
    <w:p w14:paraId="2E1B2737" w14:textId="77777777" w:rsidR="00D95833" w:rsidRPr="00D95833" w:rsidRDefault="00097EFD" w:rsidP="003F1951">
      <w:pPr>
        <w:pStyle w:val="ListParagraph"/>
        <w:numPr>
          <w:ilvl w:val="1"/>
          <w:numId w:val="57"/>
        </w:numPr>
        <w:ind w:left="1080" w:hanging="426"/>
      </w:pPr>
      <w:ins w:id="1772" w:author="Giacomini-Varvarigos, Maria" w:date="2013-02-07T10:48:00Z">
        <w:r w:rsidRPr="000178CE">
          <w:rPr>
            <w:rFonts w:ascii="Times New Roman" w:hAnsi="Times New Roman"/>
            <w:sz w:val="20"/>
            <w:szCs w:val="20"/>
          </w:rPr>
          <w:t xml:space="preserve">CGI Support to BC/BM/BDI/BTV -&gt; Application Management Tier 2 -&gt; </w:t>
        </w:r>
        <w:r w:rsidRPr="00097EFD">
          <w:rPr>
            <w:rFonts w:ascii="Times New Roman" w:hAnsi="Times New Roman"/>
            <w:sz w:val="20"/>
            <w:szCs w:val="20"/>
          </w:rPr>
          <w:t>INFRA APPS 1</w:t>
        </w:r>
      </w:ins>
    </w:p>
    <w:tbl>
      <w:tblPr>
        <w:tblW w:w="9072" w:type="dxa"/>
        <w:tblInd w:w="108" w:type="dxa"/>
        <w:tblLayout w:type="fixed"/>
        <w:tblCellMar>
          <w:left w:w="0" w:type="dxa"/>
          <w:right w:w="0" w:type="dxa"/>
        </w:tblCellMar>
        <w:tblLook w:val="0000" w:firstRow="0" w:lastRow="0" w:firstColumn="0" w:lastColumn="0" w:noHBand="0" w:noVBand="0"/>
      </w:tblPr>
      <w:tblGrid>
        <w:gridCol w:w="1793"/>
        <w:gridCol w:w="1598"/>
        <w:gridCol w:w="2563"/>
        <w:gridCol w:w="3118"/>
      </w:tblGrid>
      <w:tr w:rsidR="00F92E4A" w:rsidRPr="00FE1340" w14:paraId="2E1B273C" w14:textId="77777777" w:rsidTr="00F92E4A">
        <w:trPr>
          <w:tblHeader/>
        </w:trPr>
        <w:tc>
          <w:tcPr>
            <w:tcW w:w="1793" w:type="dxa"/>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tcPr>
          <w:p w14:paraId="2E1B2738" w14:textId="77777777" w:rsidR="00F92E4A" w:rsidRPr="00FE1340" w:rsidRDefault="00F92E4A" w:rsidP="00F4602F">
            <w:pPr>
              <w:pStyle w:val="tabletitle0"/>
              <w:spacing w:line="240" w:lineRule="auto"/>
            </w:pPr>
            <w:r w:rsidRPr="00FE1340">
              <w:t>Role</w:t>
            </w:r>
          </w:p>
        </w:tc>
        <w:tc>
          <w:tcPr>
            <w:tcW w:w="1598"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739" w14:textId="77777777" w:rsidR="00F92E4A" w:rsidRPr="00FE1340" w:rsidRDefault="00F92E4A" w:rsidP="00F4602F">
            <w:pPr>
              <w:pStyle w:val="tabletitle0"/>
              <w:spacing w:line="240" w:lineRule="auto"/>
            </w:pPr>
            <w:r w:rsidRPr="00FE1340">
              <w:t>Name</w:t>
            </w:r>
          </w:p>
        </w:tc>
        <w:tc>
          <w:tcPr>
            <w:tcW w:w="2563"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73A" w14:textId="77777777" w:rsidR="00F92E4A" w:rsidRPr="00FE1340" w:rsidRDefault="00F92E4A" w:rsidP="00F4602F">
            <w:pPr>
              <w:pStyle w:val="tabletitle0"/>
              <w:spacing w:line="240" w:lineRule="auto"/>
            </w:pPr>
            <w:r w:rsidRPr="00FE1340">
              <w:t>Phone</w:t>
            </w:r>
          </w:p>
        </w:tc>
        <w:tc>
          <w:tcPr>
            <w:tcW w:w="3118" w:type="dxa"/>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tcPr>
          <w:p w14:paraId="2E1B273B" w14:textId="77777777" w:rsidR="00F92E4A" w:rsidRPr="00FE1340" w:rsidRDefault="00F92E4A" w:rsidP="00F4602F">
            <w:pPr>
              <w:pStyle w:val="tabletitle0"/>
              <w:spacing w:line="240" w:lineRule="auto"/>
            </w:pPr>
            <w:r w:rsidRPr="00FE1340">
              <w:t>Pager / Cell</w:t>
            </w:r>
          </w:p>
        </w:tc>
      </w:tr>
      <w:tr w:rsidR="00F92E4A" w:rsidRPr="00FE1340" w14:paraId="2E1B2742" w14:textId="77777777" w:rsidTr="00F92E4A">
        <w:tc>
          <w:tcPr>
            <w:tcW w:w="1793"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3D" w14:textId="77777777" w:rsidR="00F92E4A" w:rsidRPr="00FE1340" w:rsidRDefault="00F92E4A" w:rsidP="00F4602F">
            <w:pPr>
              <w:pStyle w:val="TableText"/>
            </w:pPr>
            <w:r>
              <w:t>Prime</w:t>
            </w:r>
          </w:p>
        </w:tc>
        <w:tc>
          <w:tcPr>
            <w:tcW w:w="1598" w:type="dxa"/>
            <w:tcBorders>
              <w:top w:val="nil"/>
              <w:left w:val="nil"/>
              <w:bottom w:val="single" w:sz="8" w:space="0" w:color="auto"/>
              <w:right w:val="single" w:sz="8" w:space="0" w:color="auto"/>
            </w:tcBorders>
            <w:tcMar>
              <w:top w:w="0" w:type="dxa"/>
              <w:left w:w="108" w:type="dxa"/>
              <w:bottom w:w="0" w:type="dxa"/>
              <w:right w:w="108" w:type="dxa"/>
            </w:tcMar>
          </w:tcPr>
          <w:p w14:paraId="2E1B273E" w14:textId="77777777" w:rsidR="00F92E4A" w:rsidRPr="00FE1340" w:rsidRDefault="00F92E4A" w:rsidP="00F4602F">
            <w:pPr>
              <w:pStyle w:val="TableText"/>
              <w:rPr>
                <w:color w:val="000000"/>
              </w:rPr>
            </w:pPr>
            <w:r w:rsidRPr="00FE1340">
              <w:rPr>
                <w:color w:val="000000"/>
              </w:rPr>
              <w:t xml:space="preserve">Rajeev. Nair, </w:t>
            </w:r>
            <w:proofErr w:type="spellStart"/>
            <w:r w:rsidRPr="00FE1340">
              <w:rPr>
                <w:color w:val="000000"/>
              </w:rPr>
              <w:t>Subhash.H</w:t>
            </w:r>
            <w:proofErr w:type="spellEnd"/>
          </w:p>
        </w:tc>
        <w:tc>
          <w:tcPr>
            <w:tcW w:w="2563" w:type="dxa"/>
            <w:tcBorders>
              <w:top w:val="nil"/>
              <w:left w:val="nil"/>
              <w:bottom w:val="single" w:sz="8" w:space="0" w:color="auto"/>
              <w:right w:val="single" w:sz="8" w:space="0" w:color="auto"/>
            </w:tcBorders>
            <w:tcMar>
              <w:top w:w="0" w:type="dxa"/>
              <w:left w:w="108" w:type="dxa"/>
              <w:bottom w:w="0" w:type="dxa"/>
              <w:right w:w="108" w:type="dxa"/>
            </w:tcMar>
          </w:tcPr>
          <w:p w14:paraId="2E1B273F" w14:textId="77777777" w:rsidR="00F92E4A" w:rsidRPr="00FE1340" w:rsidRDefault="00F92E4A" w:rsidP="00F4602F">
            <w:pPr>
              <w:pStyle w:val="TableText"/>
              <w:rPr>
                <w:rFonts w:cs="Arial"/>
                <w:szCs w:val="16"/>
                <w:lang w:val="en-CA"/>
              </w:rPr>
            </w:pPr>
            <w:r w:rsidRPr="00FE1340">
              <w:rPr>
                <w:rFonts w:cs="Arial"/>
                <w:szCs w:val="16"/>
                <w:lang w:val="en-CA"/>
              </w:rPr>
              <w:t>+1 866-354-9295 (x8012262)</w:t>
            </w:r>
          </w:p>
        </w:tc>
        <w:tc>
          <w:tcPr>
            <w:tcW w:w="3118" w:type="dxa"/>
            <w:tcBorders>
              <w:top w:val="nil"/>
              <w:left w:val="nil"/>
              <w:bottom w:val="single" w:sz="8" w:space="0" w:color="auto"/>
              <w:right w:val="double" w:sz="4" w:space="0" w:color="auto"/>
            </w:tcBorders>
            <w:tcMar>
              <w:top w:w="0" w:type="dxa"/>
              <w:left w:w="108" w:type="dxa"/>
              <w:bottom w:w="0" w:type="dxa"/>
              <w:right w:w="108" w:type="dxa"/>
            </w:tcMar>
          </w:tcPr>
          <w:p w14:paraId="2E1B2740" w14:textId="77777777" w:rsidR="00F92E4A" w:rsidRDefault="00DD62E0" w:rsidP="00F4602F">
            <w:pPr>
              <w:pStyle w:val="TableText"/>
            </w:pPr>
            <w:hyperlink r:id="rId85" w:history="1">
              <w:r w:rsidR="00F92E4A" w:rsidRPr="00553DF0">
                <w:rPr>
                  <w:rStyle w:val="Hyperlink"/>
                </w:rPr>
                <w:t>9742269049@mobileemail.vodafone.in</w:t>
              </w:r>
            </w:hyperlink>
          </w:p>
          <w:p w14:paraId="2E1B2741" w14:textId="77777777" w:rsidR="00F92E4A" w:rsidRPr="00FE1340" w:rsidRDefault="00F92E4A" w:rsidP="00F4602F">
            <w:pPr>
              <w:pStyle w:val="TableText"/>
            </w:pPr>
            <w:r>
              <w:t>Cell : +91-9</w:t>
            </w:r>
            <w:r w:rsidRPr="00BE1BE1">
              <w:t>742269049</w:t>
            </w:r>
          </w:p>
        </w:tc>
      </w:tr>
      <w:tr w:rsidR="00F92E4A" w:rsidRPr="00FE1340" w14:paraId="2E1B2747" w14:textId="77777777" w:rsidTr="00F92E4A">
        <w:tc>
          <w:tcPr>
            <w:tcW w:w="1793"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43" w14:textId="77777777" w:rsidR="00F92E4A" w:rsidRPr="00FE1340" w:rsidRDefault="00F92E4A" w:rsidP="00F4602F">
            <w:pPr>
              <w:pStyle w:val="TableText"/>
            </w:pPr>
            <w:r w:rsidRPr="00FE1340">
              <w:t>Escalation</w:t>
            </w:r>
          </w:p>
        </w:tc>
        <w:tc>
          <w:tcPr>
            <w:tcW w:w="1598" w:type="dxa"/>
            <w:tcBorders>
              <w:top w:val="nil"/>
              <w:left w:val="nil"/>
              <w:bottom w:val="single" w:sz="8" w:space="0" w:color="auto"/>
              <w:right w:val="single" w:sz="8" w:space="0" w:color="auto"/>
            </w:tcBorders>
            <w:tcMar>
              <w:top w:w="0" w:type="dxa"/>
              <w:left w:w="108" w:type="dxa"/>
              <w:bottom w:w="0" w:type="dxa"/>
              <w:right w:w="108" w:type="dxa"/>
            </w:tcMar>
          </w:tcPr>
          <w:p w14:paraId="2E1B2744" w14:textId="77777777" w:rsidR="00F92E4A" w:rsidRPr="00FE1340" w:rsidRDefault="00F92E4A" w:rsidP="00F4602F">
            <w:pPr>
              <w:pStyle w:val="TableText"/>
              <w:rPr>
                <w:color w:val="000000"/>
              </w:rPr>
            </w:pPr>
            <w:r w:rsidRPr="00FE1340">
              <w:rPr>
                <w:color w:val="000000"/>
              </w:rPr>
              <w:t>Rahul Nesarikar</w:t>
            </w:r>
          </w:p>
        </w:tc>
        <w:tc>
          <w:tcPr>
            <w:tcW w:w="2563" w:type="dxa"/>
            <w:tcBorders>
              <w:top w:val="nil"/>
              <w:left w:val="nil"/>
              <w:bottom w:val="single" w:sz="8" w:space="0" w:color="auto"/>
              <w:right w:val="single" w:sz="8" w:space="0" w:color="auto"/>
            </w:tcBorders>
            <w:tcMar>
              <w:top w:w="0" w:type="dxa"/>
              <w:left w:w="108" w:type="dxa"/>
              <w:bottom w:w="0" w:type="dxa"/>
              <w:right w:w="108" w:type="dxa"/>
            </w:tcMar>
          </w:tcPr>
          <w:p w14:paraId="2E1B2745" w14:textId="77777777" w:rsidR="00F92E4A" w:rsidRPr="00FE1340" w:rsidRDefault="00F92E4A" w:rsidP="00F4602F">
            <w:pPr>
              <w:pStyle w:val="TableText"/>
              <w:rPr>
                <w:rFonts w:cs="Arial"/>
                <w:szCs w:val="16"/>
                <w:lang w:val="en-CA"/>
              </w:rPr>
            </w:pPr>
            <w:r w:rsidRPr="00FE1340">
              <w:rPr>
                <w:rFonts w:cs="Arial"/>
                <w:szCs w:val="16"/>
                <w:lang w:val="en-CA"/>
              </w:rPr>
              <w:t>+1 866-354-9295 (x8012262)</w:t>
            </w:r>
          </w:p>
        </w:tc>
        <w:tc>
          <w:tcPr>
            <w:tcW w:w="3118" w:type="dxa"/>
            <w:tcBorders>
              <w:top w:val="nil"/>
              <w:left w:val="nil"/>
              <w:bottom w:val="single" w:sz="8" w:space="0" w:color="auto"/>
              <w:right w:val="double" w:sz="4" w:space="0" w:color="auto"/>
            </w:tcBorders>
            <w:tcMar>
              <w:top w:w="0" w:type="dxa"/>
              <w:left w:w="108" w:type="dxa"/>
              <w:bottom w:w="0" w:type="dxa"/>
              <w:right w:w="108" w:type="dxa"/>
            </w:tcMar>
          </w:tcPr>
          <w:p w14:paraId="2E1B2746" w14:textId="77777777" w:rsidR="00F92E4A" w:rsidRPr="00FE1340" w:rsidRDefault="00DD62E0" w:rsidP="00F4602F">
            <w:pPr>
              <w:pStyle w:val="TableText"/>
            </w:pPr>
            <w:hyperlink r:id="rId86" w:history="1">
              <w:r w:rsidR="00F92E4A" w:rsidRPr="0040498B">
                <w:rPr>
                  <w:rStyle w:val="Hyperlink"/>
                </w:rPr>
                <w:t>9742268548@mobileemail.vodafone.in</w:t>
              </w:r>
            </w:hyperlink>
            <w:r w:rsidR="00F92E4A">
              <w:t xml:space="preserve"> </w:t>
            </w:r>
          </w:p>
        </w:tc>
      </w:tr>
      <w:tr w:rsidR="00F92E4A" w:rsidRPr="00FE1340" w14:paraId="2E1B274C" w14:textId="77777777" w:rsidTr="00F92E4A">
        <w:tc>
          <w:tcPr>
            <w:tcW w:w="1793"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48" w14:textId="77777777" w:rsidR="00F92E4A" w:rsidRPr="00FE1340" w:rsidRDefault="00F92E4A" w:rsidP="00F4602F">
            <w:pPr>
              <w:pStyle w:val="TableText"/>
            </w:pPr>
            <w:r w:rsidRPr="00FE1340">
              <w:t>Service Delivery Manager</w:t>
            </w:r>
          </w:p>
        </w:tc>
        <w:tc>
          <w:tcPr>
            <w:tcW w:w="1598" w:type="dxa"/>
            <w:tcBorders>
              <w:top w:val="nil"/>
              <w:left w:val="nil"/>
              <w:bottom w:val="single" w:sz="8" w:space="0" w:color="auto"/>
              <w:right w:val="single" w:sz="8" w:space="0" w:color="auto"/>
            </w:tcBorders>
            <w:tcMar>
              <w:top w:w="0" w:type="dxa"/>
              <w:left w:w="108" w:type="dxa"/>
              <w:bottom w:w="0" w:type="dxa"/>
              <w:right w:w="108" w:type="dxa"/>
            </w:tcMar>
          </w:tcPr>
          <w:p w14:paraId="2E1B2749" w14:textId="77777777" w:rsidR="00F92E4A" w:rsidRPr="00FE1340" w:rsidRDefault="00F92E4A" w:rsidP="00F4602F">
            <w:pPr>
              <w:pStyle w:val="TableText"/>
            </w:pPr>
            <w:r w:rsidRPr="00FE1340">
              <w:t>Joe Koshy</w:t>
            </w:r>
          </w:p>
        </w:tc>
        <w:tc>
          <w:tcPr>
            <w:tcW w:w="2563" w:type="dxa"/>
            <w:tcBorders>
              <w:top w:val="nil"/>
              <w:left w:val="nil"/>
              <w:bottom w:val="single" w:sz="8" w:space="0" w:color="auto"/>
              <w:right w:val="single" w:sz="8" w:space="0" w:color="auto"/>
            </w:tcBorders>
            <w:tcMar>
              <w:top w:w="0" w:type="dxa"/>
              <w:left w:w="108" w:type="dxa"/>
              <w:bottom w:w="0" w:type="dxa"/>
              <w:right w:w="108" w:type="dxa"/>
            </w:tcMar>
          </w:tcPr>
          <w:p w14:paraId="2E1B274A" w14:textId="77777777" w:rsidR="00F92E4A" w:rsidRPr="00FE1340" w:rsidRDefault="00F92E4A" w:rsidP="00F4602F">
            <w:pPr>
              <w:pStyle w:val="TableText"/>
              <w:rPr>
                <w:sz w:val="24"/>
                <w:szCs w:val="24"/>
                <w:lang w:val="en-CA"/>
              </w:rPr>
            </w:pPr>
            <w:r w:rsidRPr="00FE1340">
              <w:rPr>
                <w:rFonts w:cs="Arial"/>
                <w:szCs w:val="16"/>
                <w:lang w:val="en-CA"/>
              </w:rPr>
              <w:t>1-866 354 9295 x 8011625</w:t>
            </w:r>
          </w:p>
        </w:tc>
        <w:tc>
          <w:tcPr>
            <w:tcW w:w="3118" w:type="dxa"/>
            <w:tcBorders>
              <w:top w:val="nil"/>
              <w:left w:val="nil"/>
              <w:bottom w:val="single" w:sz="8" w:space="0" w:color="auto"/>
              <w:right w:val="double" w:sz="4" w:space="0" w:color="auto"/>
            </w:tcBorders>
            <w:tcMar>
              <w:top w:w="0" w:type="dxa"/>
              <w:left w:w="108" w:type="dxa"/>
              <w:bottom w:w="0" w:type="dxa"/>
              <w:right w:w="108" w:type="dxa"/>
            </w:tcMar>
          </w:tcPr>
          <w:p w14:paraId="2E1B274B" w14:textId="77777777" w:rsidR="00F92E4A" w:rsidRPr="00FE1340" w:rsidRDefault="00F92E4A" w:rsidP="00F4602F">
            <w:pPr>
              <w:pStyle w:val="TableText"/>
              <w:rPr>
                <w:rFonts w:cs="Arial"/>
                <w:szCs w:val="16"/>
              </w:rPr>
            </w:pPr>
            <w:r>
              <w:rPr>
                <w:rFonts w:cs="Arial"/>
                <w:szCs w:val="16"/>
              </w:rPr>
              <w:t>011-91-9886212891</w:t>
            </w:r>
          </w:p>
        </w:tc>
      </w:tr>
      <w:tr w:rsidR="00F92E4A" w:rsidRPr="00FE1340" w14:paraId="2E1B2752" w14:textId="77777777" w:rsidTr="00F92E4A">
        <w:tc>
          <w:tcPr>
            <w:tcW w:w="1793"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74D" w14:textId="77777777" w:rsidR="00F92E4A" w:rsidRPr="00FE1340" w:rsidRDefault="00F92E4A" w:rsidP="00F4602F">
            <w:pPr>
              <w:pStyle w:val="TableText"/>
            </w:pPr>
            <w:r w:rsidRPr="00FE1340">
              <w:t>Onshore Manager</w:t>
            </w:r>
          </w:p>
        </w:tc>
        <w:tc>
          <w:tcPr>
            <w:tcW w:w="1598" w:type="dxa"/>
            <w:tcBorders>
              <w:top w:val="nil"/>
              <w:left w:val="nil"/>
              <w:bottom w:val="double" w:sz="4" w:space="0" w:color="auto"/>
              <w:right w:val="single" w:sz="8" w:space="0" w:color="auto"/>
            </w:tcBorders>
            <w:tcMar>
              <w:top w:w="0" w:type="dxa"/>
              <w:left w:w="108" w:type="dxa"/>
              <w:bottom w:w="0" w:type="dxa"/>
              <w:right w:w="108" w:type="dxa"/>
            </w:tcMar>
          </w:tcPr>
          <w:p w14:paraId="2E1B274E" w14:textId="77777777" w:rsidR="00F92E4A" w:rsidRPr="00FE1340" w:rsidRDefault="00F92E4A" w:rsidP="00F4602F">
            <w:pPr>
              <w:pStyle w:val="TableText"/>
            </w:pPr>
            <w:r w:rsidRPr="00FE1340">
              <w:t xml:space="preserve">Ganesh </w:t>
            </w:r>
            <w:proofErr w:type="spellStart"/>
            <w:r w:rsidRPr="00FE1340">
              <w:t>Rajamani</w:t>
            </w:r>
            <w:proofErr w:type="spellEnd"/>
          </w:p>
        </w:tc>
        <w:tc>
          <w:tcPr>
            <w:tcW w:w="2563" w:type="dxa"/>
            <w:tcBorders>
              <w:top w:val="nil"/>
              <w:left w:val="nil"/>
              <w:bottom w:val="double" w:sz="4" w:space="0" w:color="auto"/>
              <w:right w:val="single" w:sz="8" w:space="0" w:color="auto"/>
            </w:tcBorders>
            <w:tcMar>
              <w:top w:w="0" w:type="dxa"/>
              <w:left w:w="108" w:type="dxa"/>
              <w:bottom w:w="0" w:type="dxa"/>
              <w:right w:w="108" w:type="dxa"/>
            </w:tcMar>
          </w:tcPr>
          <w:p w14:paraId="2E1B274F" w14:textId="77777777" w:rsidR="00F92E4A" w:rsidRPr="00FE1340" w:rsidRDefault="00F92E4A" w:rsidP="00F4602F">
            <w:pPr>
              <w:pStyle w:val="TableText"/>
            </w:pPr>
            <w:r w:rsidRPr="00FE1340">
              <w:t>(905) 762-2878</w:t>
            </w:r>
          </w:p>
          <w:p w14:paraId="2E1B2750" w14:textId="77777777" w:rsidR="00F92E4A" w:rsidRPr="00FE1340" w:rsidRDefault="00F92E4A" w:rsidP="00F4602F">
            <w:pPr>
              <w:pStyle w:val="TableText"/>
            </w:pPr>
            <w:r w:rsidRPr="00FE1340">
              <w:t>(416) 434-1691 cell</w:t>
            </w:r>
          </w:p>
        </w:tc>
        <w:tc>
          <w:tcPr>
            <w:tcW w:w="3118" w:type="dxa"/>
            <w:tcBorders>
              <w:top w:val="nil"/>
              <w:left w:val="nil"/>
              <w:bottom w:val="double" w:sz="4" w:space="0" w:color="auto"/>
              <w:right w:val="double" w:sz="4" w:space="0" w:color="auto"/>
            </w:tcBorders>
            <w:tcMar>
              <w:top w:w="0" w:type="dxa"/>
              <w:left w:w="108" w:type="dxa"/>
              <w:bottom w:w="0" w:type="dxa"/>
              <w:right w:w="108" w:type="dxa"/>
            </w:tcMar>
          </w:tcPr>
          <w:p w14:paraId="2E1B2751" w14:textId="77777777" w:rsidR="00F92E4A" w:rsidRPr="00FE1340" w:rsidRDefault="00F92E4A" w:rsidP="00F4602F">
            <w:pPr>
              <w:pStyle w:val="TableText"/>
              <w:rPr>
                <w:rFonts w:cs="Arial"/>
                <w:szCs w:val="16"/>
              </w:rPr>
            </w:pPr>
            <w:r w:rsidRPr="00FE1340">
              <w:rPr>
                <w:rFonts w:cs="Arial"/>
                <w:szCs w:val="16"/>
              </w:rPr>
              <w:t>N/A</w:t>
            </w:r>
          </w:p>
        </w:tc>
      </w:tr>
    </w:tbl>
    <w:p w14:paraId="2E1B2753" w14:textId="77777777" w:rsidR="00F4602F" w:rsidRPr="00D56C3A" w:rsidRDefault="00F4602F" w:rsidP="00F4602F"/>
    <w:p w14:paraId="2E1B2754" w14:textId="77777777" w:rsidR="006D6394" w:rsidRDefault="006D6394" w:rsidP="006D6394">
      <w:pPr>
        <w:pStyle w:val="Heading3"/>
        <w:rPr>
          <w:ins w:id="1773" w:author="Giacomini-Varvarigos, Maria" w:date="2013-02-07T10:48:00Z"/>
        </w:rPr>
      </w:pPr>
      <w:bookmarkStart w:id="1774" w:name="_Toc352915505"/>
      <w:bookmarkEnd w:id="1769"/>
      <w:proofErr w:type="spellStart"/>
      <w:r w:rsidRPr="006C10BF">
        <w:t>Vucare</w:t>
      </w:r>
      <w:proofErr w:type="spellEnd"/>
      <w:r w:rsidRPr="006C10BF">
        <w:t xml:space="preserve"> – </w:t>
      </w:r>
      <w:r w:rsidR="0032114F" w:rsidRPr="006C10BF">
        <w:t xml:space="preserve">CGI MAS </w:t>
      </w:r>
      <w:proofErr w:type="spellStart"/>
      <w:r w:rsidR="0032114F" w:rsidRPr="006C10BF">
        <w:t>Vucare</w:t>
      </w:r>
      <w:bookmarkEnd w:id="1774"/>
      <w:proofErr w:type="spellEnd"/>
    </w:p>
    <w:p w14:paraId="2E1B2755" w14:textId="77777777" w:rsidR="00097EFD" w:rsidRPr="000178CE" w:rsidRDefault="00097EFD" w:rsidP="00097EFD">
      <w:pPr>
        <w:ind w:left="720" w:hanging="436"/>
        <w:rPr>
          <w:ins w:id="1775" w:author="Giacomini-Varvarigos, Maria" w:date="2013-02-07T10:49:00Z"/>
        </w:rPr>
      </w:pPr>
      <w:ins w:id="1776" w:author="Giacomini-Varvarigos, Maria" w:date="2013-02-07T10:49:00Z">
        <w:r w:rsidRPr="000178CE">
          <w:rPr>
            <w:b/>
          </w:rPr>
          <w:t>ITSM Support group assignment:</w:t>
        </w:r>
      </w:ins>
    </w:p>
    <w:p w14:paraId="2E1B2756" w14:textId="77777777" w:rsidR="00097EFD" w:rsidRPr="00097EFD" w:rsidRDefault="00097EFD" w:rsidP="003F1951">
      <w:pPr>
        <w:pStyle w:val="ListParagraph"/>
        <w:numPr>
          <w:ilvl w:val="1"/>
          <w:numId w:val="57"/>
        </w:numPr>
        <w:ind w:left="567" w:right="-380" w:hanging="283"/>
      </w:pPr>
      <w:ins w:id="1777" w:author="Giacomini-Varvarigos, Maria" w:date="2013-02-07T10:49:00Z">
        <w:r w:rsidRPr="00097EFD">
          <w:rPr>
            <w:rFonts w:ascii="Times New Roman" w:hAnsi="Times New Roman"/>
            <w:sz w:val="20"/>
            <w:szCs w:val="20"/>
          </w:rPr>
          <w:t xml:space="preserve">CGI Support to BC/BM/BDI/BTV -&gt; Application Management Tier 2 -&gt; BTV Programming and Order </w:t>
        </w:r>
        <w:proofErr w:type="spellStart"/>
        <w:r w:rsidRPr="00097EFD">
          <w:rPr>
            <w:rFonts w:ascii="Times New Roman" w:hAnsi="Times New Roman"/>
            <w:sz w:val="20"/>
            <w:szCs w:val="20"/>
          </w:rPr>
          <w:t>Mgmt</w:t>
        </w:r>
      </w:ins>
      <w:proofErr w:type="spellEnd"/>
    </w:p>
    <w:tbl>
      <w:tblPr>
        <w:tblW w:w="9214" w:type="dxa"/>
        <w:tblInd w:w="108" w:type="dxa"/>
        <w:tblLayout w:type="fixed"/>
        <w:tblCellMar>
          <w:left w:w="0" w:type="dxa"/>
          <w:right w:w="0" w:type="dxa"/>
        </w:tblCellMar>
        <w:tblLook w:val="04A0" w:firstRow="1" w:lastRow="0" w:firstColumn="1" w:lastColumn="0" w:noHBand="0" w:noVBand="1"/>
      </w:tblPr>
      <w:tblGrid>
        <w:gridCol w:w="1560"/>
        <w:gridCol w:w="2268"/>
        <w:gridCol w:w="3260"/>
        <w:gridCol w:w="2126"/>
      </w:tblGrid>
      <w:tr w:rsidR="00F92E4A" w14:paraId="2E1B275B" w14:textId="77777777" w:rsidTr="00F92E4A">
        <w:tc>
          <w:tcPr>
            <w:tcW w:w="1560" w:type="dxa"/>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hideMark/>
          </w:tcPr>
          <w:p w14:paraId="2E1B2757" w14:textId="77777777" w:rsidR="00F92E4A" w:rsidRPr="00563667" w:rsidRDefault="00F92E4A">
            <w:pPr>
              <w:rPr>
                <w:rFonts w:ascii="Arial" w:eastAsia="Calibri" w:hAnsi="Arial" w:cs="Arial"/>
                <w:b/>
                <w:bCs/>
                <w:sz w:val="16"/>
                <w:szCs w:val="16"/>
              </w:rPr>
            </w:pPr>
            <w:r>
              <w:rPr>
                <w:rFonts w:ascii="Arial" w:hAnsi="Arial" w:cs="Arial"/>
                <w:b/>
                <w:bCs/>
                <w:sz w:val="16"/>
                <w:szCs w:val="16"/>
              </w:rPr>
              <w:t>Role</w:t>
            </w:r>
          </w:p>
        </w:tc>
        <w:tc>
          <w:tcPr>
            <w:tcW w:w="2268"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2E1B2758" w14:textId="77777777" w:rsidR="00F92E4A" w:rsidRPr="00563667" w:rsidRDefault="00F92E4A">
            <w:pPr>
              <w:rPr>
                <w:rFonts w:ascii="Arial" w:eastAsia="Calibri" w:hAnsi="Arial" w:cs="Arial"/>
                <w:b/>
                <w:bCs/>
                <w:sz w:val="16"/>
                <w:szCs w:val="16"/>
              </w:rPr>
            </w:pPr>
            <w:r>
              <w:rPr>
                <w:rFonts w:ascii="Arial" w:hAnsi="Arial" w:cs="Arial"/>
                <w:b/>
                <w:bCs/>
                <w:sz w:val="16"/>
                <w:szCs w:val="16"/>
              </w:rPr>
              <w:t>Name / e-Mail</w:t>
            </w:r>
          </w:p>
        </w:tc>
        <w:tc>
          <w:tcPr>
            <w:tcW w:w="3260"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2E1B2759" w14:textId="77777777" w:rsidR="00F92E4A" w:rsidRPr="00563667" w:rsidRDefault="00F92E4A">
            <w:pPr>
              <w:rPr>
                <w:rFonts w:ascii="Arial" w:eastAsia="Calibri" w:hAnsi="Arial" w:cs="Arial"/>
                <w:b/>
                <w:bCs/>
                <w:sz w:val="16"/>
                <w:szCs w:val="16"/>
              </w:rPr>
            </w:pPr>
            <w:r>
              <w:rPr>
                <w:rFonts w:ascii="Arial" w:hAnsi="Arial" w:cs="Arial"/>
                <w:b/>
                <w:bCs/>
                <w:sz w:val="16"/>
                <w:szCs w:val="16"/>
              </w:rPr>
              <w:t>Pager</w:t>
            </w:r>
          </w:p>
        </w:tc>
        <w:tc>
          <w:tcPr>
            <w:tcW w:w="2126" w:type="dxa"/>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hideMark/>
          </w:tcPr>
          <w:p w14:paraId="2E1B275A" w14:textId="77777777" w:rsidR="00F92E4A" w:rsidRPr="00563667" w:rsidRDefault="00F92E4A">
            <w:pPr>
              <w:rPr>
                <w:rFonts w:ascii="Arial" w:eastAsia="Calibri" w:hAnsi="Arial" w:cs="Arial"/>
                <w:b/>
                <w:bCs/>
                <w:sz w:val="16"/>
                <w:szCs w:val="16"/>
              </w:rPr>
            </w:pPr>
            <w:r>
              <w:rPr>
                <w:rFonts w:ascii="Arial" w:hAnsi="Arial" w:cs="Arial"/>
                <w:b/>
                <w:bCs/>
                <w:sz w:val="16"/>
                <w:szCs w:val="16"/>
              </w:rPr>
              <w:t>Other</w:t>
            </w:r>
          </w:p>
        </w:tc>
      </w:tr>
      <w:tr w:rsidR="00F92E4A" w14:paraId="2E1B2765" w14:textId="77777777" w:rsidTr="00F92E4A">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75C" w14:textId="77777777" w:rsidR="00F92E4A" w:rsidRPr="00F63FE2" w:rsidRDefault="00F92E4A" w:rsidP="00F60A41">
            <w:pPr>
              <w:pStyle w:val="TableText"/>
            </w:pPr>
            <w:r w:rsidRPr="00F63FE2">
              <w:t>PRIME</w:t>
            </w:r>
          </w:p>
        </w:tc>
        <w:tc>
          <w:tcPr>
            <w:tcW w:w="2268" w:type="dxa"/>
            <w:tcBorders>
              <w:top w:val="nil"/>
              <w:left w:val="nil"/>
              <w:bottom w:val="single" w:sz="8" w:space="0" w:color="auto"/>
              <w:right w:val="single" w:sz="8" w:space="0" w:color="auto"/>
            </w:tcBorders>
            <w:tcMar>
              <w:top w:w="0" w:type="dxa"/>
              <w:left w:w="108" w:type="dxa"/>
              <w:bottom w:w="0" w:type="dxa"/>
              <w:right w:w="108" w:type="dxa"/>
            </w:tcMar>
            <w:hideMark/>
          </w:tcPr>
          <w:p w14:paraId="2E1B275D" w14:textId="77777777" w:rsidR="00F92E4A" w:rsidRPr="00F63FE2" w:rsidRDefault="00DD62E0" w:rsidP="00F63FE2">
            <w:pPr>
              <w:pStyle w:val="TableText"/>
            </w:pPr>
            <w:hyperlink r:id="rId87" w:history="1">
              <w:r w:rsidR="00F92E4A" w:rsidRPr="001A0957">
                <w:rPr>
                  <w:rStyle w:val="Hyperlink"/>
                </w:rPr>
                <w:t>IGDC_BTV_JAVA_MAS.ban.india@cgi.oom</w:t>
              </w:r>
            </w:hyperlink>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E1B275E" w14:textId="77777777" w:rsidR="00F92E4A" w:rsidRPr="00F63FE2" w:rsidRDefault="00DD62E0">
            <w:pPr>
              <w:pStyle w:val="tabletext0"/>
              <w:rPr>
                <w:rFonts w:cs="Times New Roman"/>
                <w:szCs w:val="20"/>
                <w:lang w:val="en-US"/>
              </w:rPr>
            </w:pPr>
            <w:hyperlink r:id="rId88" w:history="1">
              <w:r w:rsidR="00F92E4A" w:rsidRPr="001A0957">
                <w:rPr>
                  <w:rStyle w:val="Hyperlink"/>
                  <w:rFonts w:cs="Times New Roman"/>
                  <w:szCs w:val="20"/>
                  <w:lang w:val="en-US"/>
                </w:rPr>
                <w:t>9742268542@mobileemail.vodafone.in</w:t>
              </w:r>
            </w:hyperlink>
          </w:p>
          <w:p w14:paraId="2E1B275F" w14:textId="77777777" w:rsidR="00F92E4A" w:rsidRPr="00F63FE2" w:rsidRDefault="00DD62E0">
            <w:pPr>
              <w:pStyle w:val="tabletext0"/>
              <w:rPr>
                <w:rFonts w:cs="Times New Roman"/>
                <w:szCs w:val="20"/>
                <w:lang w:val="en-US"/>
              </w:rPr>
            </w:pPr>
            <w:hyperlink r:id="rId89" w:history="1">
              <w:r w:rsidR="00F92E4A" w:rsidRPr="001A0957">
                <w:rPr>
                  <w:rStyle w:val="Hyperlink"/>
                  <w:rFonts w:cs="Times New Roman"/>
                  <w:szCs w:val="20"/>
                  <w:lang w:val="en-US"/>
                </w:rPr>
                <w:t>9742269024@mobileemail.vodafone.in</w:t>
              </w:r>
            </w:hyperlink>
          </w:p>
          <w:p w14:paraId="2E1B2760" w14:textId="77777777" w:rsidR="00F92E4A" w:rsidRPr="00F63FE2" w:rsidRDefault="00DD62E0">
            <w:pPr>
              <w:pStyle w:val="tabletext0"/>
              <w:rPr>
                <w:rFonts w:cs="Times New Roman"/>
                <w:szCs w:val="20"/>
                <w:lang w:val="en-US"/>
              </w:rPr>
            </w:pPr>
            <w:hyperlink r:id="rId90" w:history="1">
              <w:r w:rsidR="00F92E4A" w:rsidRPr="001A0957">
                <w:rPr>
                  <w:rStyle w:val="Hyperlink"/>
                  <w:rFonts w:cs="Times New Roman"/>
                  <w:szCs w:val="20"/>
                  <w:lang w:val="en-US"/>
                </w:rPr>
                <w:t>9742268529@mobileemail.vodafone.in</w:t>
              </w:r>
            </w:hyperlink>
          </w:p>
        </w:tc>
        <w:tc>
          <w:tcPr>
            <w:tcW w:w="2126" w:type="dxa"/>
            <w:tcBorders>
              <w:top w:val="nil"/>
              <w:left w:val="nil"/>
              <w:bottom w:val="single" w:sz="8" w:space="0" w:color="auto"/>
              <w:right w:val="double" w:sz="4" w:space="0" w:color="auto"/>
            </w:tcBorders>
            <w:tcMar>
              <w:top w:w="0" w:type="dxa"/>
              <w:left w:w="108" w:type="dxa"/>
              <w:bottom w:w="0" w:type="dxa"/>
              <w:right w:w="108" w:type="dxa"/>
            </w:tcMar>
            <w:hideMark/>
          </w:tcPr>
          <w:p w14:paraId="2E1B2761" w14:textId="77777777" w:rsidR="00F92E4A" w:rsidRPr="00F63FE2" w:rsidRDefault="00F92E4A" w:rsidP="00F63FE2">
            <w:pPr>
              <w:pStyle w:val="TableText"/>
            </w:pPr>
            <w:r w:rsidRPr="00F63FE2">
              <w:lastRenderedPageBreak/>
              <w:t>+91-9742268542</w:t>
            </w:r>
          </w:p>
          <w:p w14:paraId="2E1B2762" w14:textId="77777777" w:rsidR="00F92E4A" w:rsidRPr="00F63FE2" w:rsidRDefault="00F92E4A" w:rsidP="00F63FE2">
            <w:pPr>
              <w:pStyle w:val="TableText"/>
            </w:pPr>
            <w:r w:rsidRPr="00F63FE2">
              <w:t>+91-9742269024</w:t>
            </w:r>
          </w:p>
          <w:p w14:paraId="2E1B2763" w14:textId="77777777" w:rsidR="00F92E4A" w:rsidRPr="00F63FE2" w:rsidRDefault="00F92E4A" w:rsidP="00F63FE2">
            <w:pPr>
              <w:pStyle w:val="TableText"/>
            </w:pPr>
            <w:r w:rsidRPr="00F63FE2">
              <w:t>+91-9742268529</w:t>
            </w:r>
          </w:p>
          <w:p w14:paraId="2E1B2764" w14:textId="77777777" w:rsidR="00F92E4A" w:rsidRPr="00F63FE2" w:rsidRDefault="00F92E4A">
            <w:pPr>
              <w:pStyle w:val="tabletext0"/>
              <w:rPr>
                <w:rFonts w:cs="Times New Roman"/>
                <w:szCs w:val="20"/>
                <w:lang w:val="en-US"/>
              </w:rPr>
            </w:pPr>
          </w:p>
        </w:tc>
      </w:tr>
      <w:tr w:rsidR="00F92E4A" w14:paraId="2E1B276E" w14:textId="77777777" w:rsidTr="00F92E4A">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766" w14:textId="77777777" w:rsidR="00F92E4A" w:rsidRPr="00F63FE2" w:rsidRDefault="00F92E4A" w:rsidP="00F60A41">
            <w:pPr>
              <w:pStyle w:val="TableText"/>
            </w:pPr>
            <w:r w:rsidRPr="00F63FE2">
              <w:lastRenderedPageBreak/>
              <w:t>IGDC Application Delivery Manager</w:t>
            </w:r>
          </w:p>
        </w:tc>
        <w:tc>
          <w:tcPr>
            <w:tcW w:w="2268" w:type="dxa"/>
            <w:tcBorders>
              <w:top w:val="nil"/>
              <w:left w:val="nil"/>
              <w:bottom w:val="single" w:sz="8" w:space="0" w:color="auto"/>
              <w:right w:val="single" w:sz="8" w:space="0" w:color="auto"/>
            </w:tcBorders>
            <w:tcMar>
              <w:top w:w="0" w:type="dxa"/>
              <w:left w:w="108" w:type="dxa"/>
              <w:bottom w:w="0" w:type="dxa"/>
              <w:right w:w="108" w:type="dxa"/>
            </w:tcMar>
            <w:hideMark/>
          </w:tcPr>
          <w:p w14:paraId="2E1B2767" w14:textId="77777777" w:rsidR="00F92E4A" w:rsidRPr="00F63FE2" w:rsidRDefault="00F92E4A" w:rsidP="00F60A41">
            <w:pPr>
              <w:pStyle w:val="TableText"/>
              <w:rPr>
                <w:lang w:val="fr-CA"/>
              </w:rPr>
            </w:pPr>
            <w:r w:rsidRPr="00F63FE2">
              <w:rPr>
                <w:lang w:val="fr-CA"/>
              </w:rPr>
              <w:t xml:space="preserve">Bala </w:t>
            </w:r>
            <w:proofErr w:type="spellStart"/>
            <w:r w:rsidRPr="00F63FE2">
              <w:rPr>
                <w:lang w:val="fr-CA"/>
              </w:rPr>
              <w:t>Gopala</w:t>
            </w:r>
            <w:proofErr w:type="spellEnd"/>
            <w:r w:rsidRPr="00F63FE2">
              <w:rPr>
                <w:lang w:val="fr-CA"/>
              </w:rPr>
              <w:t xml:space="preserve"> Raju </w:t>
            </w:r>
            <w:proofErr w:type="spellStart"/>
            <w:r w:rsidRPr="00F63FE2">
              <w:rPr>
                <w:lang w:val="fr-CA"/>
              </w:rPr>
              <w:t>Gopala</w:t>
            </w:r>
            <w:proofErr w:type="spellEnd"/>
            <w:r w:rsidRPr="00F63FE2">
              <w:rPr>
                <w:lang w:val="fr-CA"/>
              </w:rPr>
              <w:t>, Krishna Raju</w:t>
            </w:r>
          </w:p>
          <w:p w14:paraId="2E1B2768" w14:textId="77777777" w:rsidR="00F92E4A" w:rsidRPr="00F63FE2" w:rsidRDefault="00DD62E0" w:rsidP="00F60A41">
            <w:pPr>
              <w:pStyle w:val="TableText"/>
              <w:rPr>
                <w:lang w:val="fr-CA"/>
              </w:rPr>
            </w:pPr>
            <w:hyperlink r:id="rId91" w:history="1">
              <w:r w:rsidR="00F92E4A" w:rsidRPr="00F63FE2">
                <w:rPr>
                  <w:rStyle w:val="Hyperlink"/>
                  <w:lang w:val="fr-CA"/>
                </w:rPr>
                <w:t>balagopala.raju.g@cgi.com</w:t>
              </w:r>
            </w:hyperlink>
            <w:r w:rsidR="00F92E4A" w:rsidRPr="00F63FE2">
              <w:rPr>
                <w:lang w:val="fr-CA"/>
              </w:rPr>
              <w:t xml:space="preserve"> </w:t>
            </w:r>
          </w:p>
          <w:p w14:paraId="2E1B2769" w14:textId="77777777" w:rsidR="00F92E4A" w:rsidRPr="00F63FE2" w:rsidRDefault="00F92E4A" w:rsidP="00F60A41">
            <w:pPr>
              <w:pStyle w:val="TableText"/>
              <w:rPr>
                <w:lang w:val="fr-CA"/>
              </w:rPr>
            </w:pPr>
            <w:proofErr w:type="spellStart"/>
            <w:r w:rsidRPr="00F63FE2">
              <w:rPr>
                <w:lang w:val="fr-CA"/>
              </w:rPr>
              <w:t>Pallavi</w:t>
            </w:r>
            <w:proofErr w:type="spellEnd"/>
            <w:r w:rsidRPr="00F63FE2">
              <w:rPr>
                <w:lang w:val="fr-CA"/>
              </w:rPr>
              <w:t xml:space="preserve"> </w:t>
            </w:r>
            <w:proofErr w:type="spellStart"/>
            <w:r w:rsidRPr="00F63FE2">
              <w:rPr>
                <w:lang w:val="fr-CA"/>
              </w:rPr>
              <w:t>Tamhane</w:t>
            </w:r>
            <w:proofErr w:type="spellEnd"/>
          </w:p>
          <w:p w14:paraId="2E1B276A" w14:textId="77777777" w:rsidR="00F92E4A" w:rsidRPr="00F63FE2" w:rsidRDefault="00DD62E0" w:rsidP="00F60A41">
            <w:pPr>
              <w:pStyle w:val="TableText"/>
            </w:pPr>
            <w:hyperlink r:id="rId92" w:history="1">
              <w:r w:rsidR="00F92E4A" w:rsidRPr="001A0957">
                <w:rPr>
                  <w:rStyle w:val="Hyperlink"/>
                </w:rPr>
                <w:t>pallavi.tamhane@cgi.com</w:t>
              </w:r>
            </w:hyperlink>
            <w:r w:rsidR="00F92E4A" w:rsidRPr="00F63FE2">
              <w:t xml:space="preserve"> </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2E1B276B" w14:textId="77777777" w:rsidR="00F92E4A" w:rsidRPr="00F63FE2" w:rsidRDefault="00F92E4A">
            <w:pPr>
              <w:pStyle w:val="tabletext0"/>
              <w:rPr>
                <w:rFonts w:cs="Times New Roman"/>
                <w:szCs w:val="20"/>
                <w:lang w:val="en-US"/>
              </w:rPr>
            </w:pPr>
            <w:r w:rsidRPr="00F63FE2">
              <w:rPr>
                <w:rFonts w:cs="Times New Roman"/>
                <w:szCs w:val="20"/>
                <w:lang w:val="en-US"/>
              </w:rPr>
              <w:t>+91 8095598246 (Bali)</w:t>
            </w:r>
          </w:p>
          <w:p w14:paraId="2E1B276C" w14:textId="77777777" w:rsidR="00F92E4A" w:rsidRPr="00F63FE2" w:rsidRDefault="00F92E4A">
            <w:pPr>
              <w:pStyle w:val="tabletext0"/>
              <w:rPr>
                <w:rFonts w:cs="Times New Roman"/>
                <w:szCs w:val="20"/>
                <w:lang w:val="en-US"/>
              </w:rPr>
            </w:pPr>
            <w:r w:rsidRPr="00F63FE2">
              <w:rPr>
                <w:rFonts w:cs="Times New Roman"/>
                <w:szCs w:val="20"/>
                <w:lang w:val="en-US"/>
              </w:rPr>
              <w:t>+91 9980599001(</w:t>
            </w:r>
            <w:proofErr w:type="spellStart"/>
            <w:r w:rsidRPr="00F63FE2">
              <w:rPr>
                <w:rFonts w:cs="Times New Roman"/>
                <w:szCs w:val="20"/>
                <w:lang w:val="en-US"/>
              </w:rPr>
              <w:t>Pallavi</w:t>
            </w:r>
            <w:proofErr w:type="spellEnd"/>
            <w:r w:rsidRPr="00F63FE2">
              <w:rPr>
                <w:rFonts w:cs="Times New Roman"/>
                <w:szCs w:val="20"/>
                <w:lang w:val="en-US"/>
              </w:rPr>
              <w:t>)</w:t>
            </w:r>
          </w:p>
        </w:tc>
        <w:tc>
          <w:tcPr>
            <w:tcW w:w="2126" w:type="dxa"/>
            <w:tcBorders>
              <w:top w:val="nil"/>
              <w:left w:val="nil"/>
              <w:bottom w:val="single" w:sz="8" w:space="0" w:color="auto"/>
              <w:right w:val="double" w:sz="4" w:space="0" w:color="auto"/>
            </w:tcBorders>
            <w:tcMar>
              <w:top w:w="0" w:type="dxa"/>
              <w:left w:w="108" w:type="dxa"/>
              <w:bottom w:w="0" w:type="dxa"/>
              <w:right w:w="108" w:type="dxa"/>
            </w:tcMar>
            <w:hideMark/>
          </w:tcPr>
          <w:p w14:paraId="2E1B276D" w14:textId="77777777" w:rsidR="00F92E4A" w:rsidRPr="00F63FE2" w:rsidRDefault="00F92E4A">
            <w:pPr>
              <w:pStyle w:val="tabletext0"/>
              <w:rPr>
                <w:rFonts w:cs="Times New Roman"/>
                <w:szCs w:val="20"/>
                <w:lang w:val="en-US"/>
              </w:rPr>
            </w:pPr>
          </w:p>
        </w:tc>
      </w:tr>
      <w:tr w:rsidR="00F92E4A" w14:paraId="2E1B2773" w14:textId="77777777" w:rsidTr="00F92E4A">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76F" w14:textId="77777777" w:rsidR="00F92E4A" w:rsidRPr="00F63FE2" w:rsidRDefault="00F92E4A" w:rsidP="00F60A41">
            <w:pPr>
              <w:pStyle w:val="TableText"/>
            </w:pPr>
          </w:p>
        </w:tc>
        <w:tc>
          <w:tcPr>
            <w:tcW w:w="2268" w:type="dxa"/>
            <w:tcBorders>
              <w:top w:val="nil"/>
              <w:left w:val="nil"/>
              <w:bottom w:val="single" w:sz="8" w:space="0" w:color="auto"/>
              <w:right w:val="single" w:sz="8" w:space="0" w:color="auto"/>
            </w:tcBorders>
            <w:tcMar>
              <w:top w:w="0" w:type="dxa"/>
              <w:left w:w="108" w:type="dxa"/>
              <w:bottom w:w="0" w:type="dxa"/>
              <w:right w:w="108" w:type="dxa"/>
            </w:tcMar>
            <w:hideMark/>
          </w:tcPr>
          <w:p w14:paraId="2E1B2770" w14:textId="77777777" w:rsidR="00F92E4A" w:rsidRPr="00F63FE2" w:rsidRDefault="00F92E4A" w:rsidP="00F60A41">
            <w:pPr>
              <w:pStyle w:val="TableText"/>
            </w:pP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2E1B2771" w14:textId="77777777" w:rsidR="00F92E4A" w:rsidRPr="00F63FE2" w:rsidRDefault="00F92E4A">
            <w:pPr>
              <w:rPr>
                <w:rFonts w:ascii="Arial" w:hAnsi="Arial"/>
                <w:sz w:val="16"/>
              </w:rPr>
            </w:pPr>
          </w:p>
        </w:tc>
        <w:tc>
          <w:tcPr>
            <w:tcW w:w="2126" w:type="dxa"/>
            <w:tcBorders>
              <w:top w:val="nil"/>
              <w:left w:val="nil"/>
              <w:bottom w:val="single" w:sz="8" w:space="0" w:color="auto"/>
              <w:right w:val="double" w:sz="4" w:space="0" w:color="auto"/>
            </w:tcBorders>
            <w:tcMar>
              <w:top w:w="0" w:type="dxa"/>
              <w:left w:w="108" w:type="dxa"/>
              <w:bottom w:w="0" w:type="dxa"/>
              <w:right w:w="108" w:type="dxa"/>
            </w:tcMar>
            <w:hideMark/>
          </w:tcPr>
          <w:p w14:paraId="2E1B2772" w14:textId="77777777" w:rsidR="00F92E4A" w:rsidRPr="00F63FE2" w:rsidRDefault="00F92E4A">
            <w:pPr>
              <w:rPr>
                <w:rFonts w:ascii="Arial" w:hAnsi="Arial"/>
                <w:sz w:val="16"/>
              </w:rPr>
            </w:pPr>
          </w:p>
        </w:tc>
      </w:tr>
      <w:tr w:rsidR="00F92E4A" w14:paraId="2E1B2779" w14:textId="77777777" w:rsidTr="00F92E4A">
        <w:tc>
          <w:tcPr>
            <w:tcW w:w="1560" w:type="dxa"/>
            <w:tcBorders>
              <w:top w:val="nil"/>
              <w:left w:val="double" w:sz="4" w:space="0" w:color="auto"/>
              <w:bottom w:val="single" w:sz="8" w:space="0" w:color="auto"/>
              <w:right w:val="single" w:sz="8" w:space="0" w:color="auto"/>
            </w:tcBorders>
            <w:tcMar>
              <w:top w:w="0" w:type="dxa"/>
              <w:left w:w="108" w:type="dxa"/>
              <w:bottom w:w="0" w:type="dxa"/>
              <w:right w:w="108" w:type="dxa"/>
            </w:tcMar>
            <w:hideMark/>
          </w:tcPr>
          <w:p w14:paraId="2E1B2774" w14:textId="77777777" w:rsidR="00F92E4A" w:rsidRPr="00F63FE2" w:rsidRDefault="00F92E4A" w:rsidP="00F60A41">
            <w:pPr>
              <w:pStyle w:val="TableText"/>
            </w:pPr>
            <w:r w:rsidRPr="00F63FE2">
              <w:t xml:space="preserve">CSB </w:t>
            </w:r>
            <w:proofErr w:type="spellStart"/>
            <w:r w:rsidRPr="00F63FE2">
              <w:t>Stayback</w:t>
            </w:r>
            <w:proofErr w:type="spellEnd"/>
            <w:r w:rsidRPr="00F63FE2">
              <w:t xml:space="preserve"> Prime</w:t>
            </w:r>
          </w:p>
        </w:tc>
        <w:tc>
          <w:tcPr>
            <w:tcW w:w="2268" w:type="dxa"/>
            <w:tcBorders>
              <w:top w:val="nil"/>
              <w:left w:val="nil"/>
              <w:bottom w:val="single" w:sz="8" w:space="0" w:color="auto"/>
              <w:right w:val="single" w:sz="8" w:space="0" w:color="auto"/>
            </w:tcBorders>
            <w:tcMar>
              <w:top w:w="0" w:type="dxa"/>
              <w:left w:w="108" w:type="dxa"/>
              <w:bottom w:w="0" w:type="dxa"/>
              <w:right w:w="108" w:type="dxa"/>
            </w:tcMar>
            <w:hideMark/>
          </w:tcPr>
          <w:p w14:paraId="2E1B2775" w14:textId="77777777" w:rsidR="00F92E4A" w:rsidRPr="00F63FE2" w:rsidRDefault="00F92E4A" w:rsidP="00F60A41">
            <w:pPr>
              <w:pStyle w:val="TableText"/>
              <w:rPr>
                <w:lang w:val="fr-CA"/>
              </w:rPr>
            </w:pPr>
            <w:r w:rsidRPr="00F63FE2">
              <w:rPr>
                <w:lang w:val="fr-CA"/>
              </w:rPr>
              <w:t xml:space="preserve">Joshi, </w:t>
            </w:r>
            <w:proofErr w:type="spellStart"/>
            <w:r w:rsidRPr="00F63FE2">
              <w:rPr>
                <w:lang w:val="fr-CA"/>
              </w:rPr>
              <w:t>Shantanoo</w:t>
            </w:r>
            <w:proofErr w:type="spellEnd"/>
          </w:p>
          <w:p w14:paraId="2E1B2776" w14:textId="77777777" w:rsidR="00F92E4A" w:rsidRPr="00F63FE2" w:rsidRDefault="00DD62E0" w:rsidP="00F60A41">
            <w:pPr>
              <w:pStyle w:val="TableText"/>
              <w:rPr>
                <w:lang w:val="fr-CA"/>
              </w:rPr>
            </w:pPr>
            <w:hyperlink r:id="rId93" w:history="1">
              <w:r w:rsidR="00F92E4A" w:rsidRPr="00F63FE2">
                <w:rPr>
                  <w:rStyle w:val="Hyperlink"/>
                  <w:lang w:val="fr-CA"/>
                </w:rPr>
                <w:t>shantanoo.joshi@cgi.com</w:t>
              </w:r>
            </w:hyperlink>
            <w:r w:rsidR="00F92E4A" w:rsidRPr="00F63FE2">
              <w:rPr>
                <w:lang w:val="fr-CA"/>
              </w:rPr>
              <w:t xml:space="preserve"> </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2E1B2777" w14:textId="77777777" w:rsidR="00F92E4A" w:rsidRPr="00F63FE2" w:rsidRDefault="00F92E4A">
            <w:pPr>
              <w:pStyle w:val="tabletext0"/>
              <w:rPr>
                <w:rFonts w:cs="Times New Roman"/>
                <w:szCs w:val="20"/>
                <w:lang w:val="en-US"/>
              </w:rPr>
            </w:pPr>
            <w:r w:rsidRPr="00F63FE2">
              <w:rPr>
                <w:rFonts w:cs="Times New Roman"/>
                <w:szCs w:val="20"/>
                <w:lang w:val="en-US"/>
              </w:rPr>
              <w:t>+91 8095501690</w:t>
            </w:r>
          </w:p>
        </w:tc>
        <w:tc>
          <w:tcPr>
            <w:tcW w:w="2126" w:type="dxa"/>
            <w:tcBorders>
              <w:top w:val="nil"/>
              <w:left w:val="nil"/>
              <w:bottom w:val="single" w:sz="8" w:space="0" w:color="auto"/>
              <w:right w:val="double" w:sz="4" w:space="0" w:color="auto"/>
            </w:tcBorders>
            <w:tcMar>
              <w:top w:w="0" w:type="dxa"/>
              <w:left w:w="108" w:type="dxa"/>
              <w:bottom w:w="0" w:type="dxa"/>
              <w:right w:w="108" w:type="dxa"/>
            </w:tcMar>
            <w:hideMark/>
          </w:tcPr>
          <w:p w14:paraId="2E1B2778" w14:textId="77777777" w:rsidR="00F92E4A" w:rsidRPr="00F63FE2" w:rsidRDefault="00F92E4A">
            <w:pPr>
              <w:pStyle w:val="tabletext0"/>
              <w:rPr>
                <w:rFonts w:cs="Times New Roman"/>
                <w:szCs w:val="20"/>
                <w:lang w:val="en-US"/>
              </w:rPr>
            </w:pPr>
          </w:p>
        </w:tc>
      </w:tr>
      <w:tr w:rsidR="00F92E4A" w14:paraId="2E1B277F" w14:textId="77777777" w:rsidTr="00F92E4A">
        <w:tc>
          <w:tcPr>
            <w:tcW w:w="1560" w:type="dxa"/>
            <w:tcBorders>
              <w:top w:val="nil"/>
              <w:left w:val="double" w:sz="4" w:space="0" w:color="auto"/>
              <w:bottom w:val="double" w:sz="4" w:space="0" w:color="auto"/>
              <w:right w:val="single" w:sz="8" w:space="0" w:color="auto"/>
            </w:tcBorders>
            <w:tcMar>
              <w:top w:w="0" w:type="dxa"/>
              <w:left w:w="108" w:type="dxa"/>
              <w:bottom w:w="0" w:type="dxa"/>
              <w:right w:w="108" w:type="dxa"/>
            </w:tcMar>
            <w:hideMark/>
          </w:tcPr>
          <w:p w14:paraId="2E1B277A" w14:textId="77777777" w:rsidR="00F92E4A" w:rsidRPr="00F63FE2" w:rsidRDefault="00F92E4A" w:rsidP="00F60A41">
            <w:pPr>
              <w:pStyle w:val="TableText"/>
            </w:pPr>
            <w:r w:rsidRPr="00F63FE2">
              <w:t>IGDC Service Delivery Manager</w:t>
            </w:r>
          </w:p>
        </w:tc>
        <w:tc>
          <w:tcPr>
            <w:tcW w:w="2268" w:type="dxa"/>
            <w:tcBorders>
              <w:top w:val="nil"/>
              <w:left w:val="nil"/>
              <w:bottom w:val="double" w:sz="4" w:space="0" w:color="auto"/>
              <w:right w:val="single" w:sz="8" w:space="0" w:color="auto"/>
            </w:tcBorders>
            <w:tcMar>
              <w:top w:w="0" w:type="dxa"/>
              <w:left w:w="108" w:type="dxa"/>
              <w:bottom w:w="0" w:type="dxa"/>
              <w:right w:w="108" w:type="dxa"/>
            </w:tcMar>
            <w:hideMark/>
          </w:tcPr>
          <w:p w14:paraId="2E1B277B" w14:textId="77777777" w:rsidR="00F92E4A" w:rsidRPr="00F63FE2" w:rsidRDefault="00F92E4A" w:rsidP="00F60A41">
            <w:pPr>
              <w:pStyle w:val="TableText"/>
            </w:pPr>
            <w:r w:rsidRPr="00F63FE2">
              <w:t>Hithesh Koyileri</w:t>
            </w:r>
          </w:p>
          <w:p w14:paraId="2E1B277C" w14:textId="77777777" w:rsidR="00F92E4A" w:rsidRPr="00F63FE2" w:rsidRDefault="00DD62E0" w:rsidP="00F60A41">
            <w:pPr>
              <w:pStyle w:val="TableText"/>
            </w:pPr>
            <w:hyperlink r:id="rId94" w:history="1">
              <w:r w:rsidR="00F92E4A" w:rsidRPr="001A0957">
                <w:rPr>
                  <w:rStyle w:val="Hyperlink"/>
                </w:rPr>
                <w:t>hithesh.koyileri@cgi.com</w:t>
              </w:r>
            </w:hyperlink>
            <w:r w:rsidR="00F92E4A" w:rsidRPr="00F63FE2">
              <w:t xml:space="preserve"> </w:t>
            </w:r>
          </w:p>
        </w:tc>
        <w:tc>
          <w:tcPr>
            <w:tcW w:w="3260" w:type="dxa"/>
            <w:tcBorders>
              <w:top w:val="nil"/>
              <w:left w:val="nil"/>
              <w:bottom w:val="double" w:sz="4" w:space="0" w:color="auto"/>
              <w:right w:val="single" w:sz="8" w:space="0" w:color="auto"/>
            </w:tcBorders>
            <w:tcMar>
              <w:top w:w="0" w:type="dxa"/>
              <w:left w:w="108" w:type="dxa"/>
              <w:bottom w:w="0" w:type="dxa"/>
              <w:right w:w="108" w:type="dxa"/>
            </w:tcMar>
            <w:hideMark/>
          </w:tcPr>
          <w:p w14:paraId="2E1B277D" w14:textId="77777777" w:rsidR="00F92E4A" w:rsidRPr="00F63FE2" w:rsidRDefault="00F92E4A">
            <w:pPr>
              <w:pStyle w:val="tabletext0"/>
              <w:rPr>
                <w:rFonts w:cs="Times New Roman"/>
                <w:szCs w:val="20"/>
                <w:lang w:val="en-US"/>
              </w:rPr>
            </w:pPr>
            <w:r w:rsidRPr="00F63FE2">
              <w:rPr>
                <w:rFonts w:cs="Times New Roman"/>
                <w:szCs w:val="20"/>
                <w:lang w:val="en-US"/>
              </w:rPr>
              <w:t>+91 8095598245</w:t>
            </w:r>
          </w:p>
        </w:tc>
        <w:tc>
          <w:tcPr>
            <w:tcW w:w="2126" w:type="dxa"/>
            <w:tcBorders>
              <w:top w:val="nil"/>
              <w:left w:val="nil"/>
              <w:bottom w:val="double" w:sz="4" w:space="0" w:color="auto"/>
              <w:right w:val="double" w:sz="4" w:space="0" w:color="auto"/>
            </w:tcBorders>
            <w:tcMar>
              <w:top w:w="0" w:type="dxa"/>
              <w:left w:w="108" w:type="dxa"/>
              <w:bottom w:w="0" w:type="dxa"/>
              <w:right w:w="108" w:type="dxa"/>
            </w:tcMar>
            <w:hideMark/>
          </w:tcPr>
          <w:p w14:paraId="2E1B277E" w14:textId="77777777" w:rsidR="00F92E4A" w:rsidRPr="00F63FE2" w:rsidRDefault="00F92E4A">
            <w:pPr>
              <w:pStyle w:val="tabletext0"/>
              <w:rPr>
                <w:rFonts w:cs="Times New Roman"/>
                <w:szCs w:val="20"/>
                <w:lang w:val="en-US"/>
              </w:rPr>
            </w:pPr>
          </w:p>
        </w:tc>
      </w:tr>
      <w:tr w:rsidR="00F92E4A" w14:paraId="2E1B2785" w14:textId="77777777" w:rsidTr="00F92E4A">
        <w:tc>
          <w:tcPr>
            <w:tcW w:w="1560" w:type="dxa"/>
            <w:tcBorders>
              <w:top w:val="nil"/>
              <w:left w:val="double" w:sz="4" w:space="0" w:color="auto"/>
              <w:bottom w:val="double" w:sz="4" w:space="0" w:color="auto"/>
              <w:right w:val="single" w:sz="8" w:space="0" w:color="auto"/>
            </w:tcBorders>
            <w:tcMar>
              <w:top w:w="0" w:type="dxa"/>
              <w:left w:w="108" w:type="dxa"/>
              <w:bottom w:w="0" w:type="dxa"/>
              <w:right w:w="108" w:type="dxa"/>
            </w:tcMar>
            <w:hideMark/>
          </w:tcPr>
          <w:p w14:paraId="2E1B2780" w14:textId="77777777" w:rsidR="00F92E4A" w:rsidRPr="00F63FE2" w:rsidRDefault="00F92E4A" w:rsidP="00F60A41">
            <w:pPr>
              <w:pStyle w:val="TableText"/>
            </w:pPr>
            <w:r w:rsidRPr="00F63FE2">
              <w:t>CSB Manager</w:t>
            </w:r>
          </w:p>
        </w:tc>
        <w:tc>
          <w:tcPr>
            <w:tcW w:w="2268" w:type="dxa"/>
            <w:tcBorders>
              <w:top w:val="nil"/>
              <w:left w:val="nil"/>
              <w:bottom w:val="double" w:sz="4" w:space="0" w:color="auto"/>
              <w:right w:val="single" w:sz="8" w:space="0" w:color="auto"/>
            </w:tcBorders>
            <w:tcMar>
              <w:top w:w="0" w:type="dxa"/>
              <w:left w:w="108" w:type="dxa"/>
              <w:bottom w:w="0" w:type="dxa"/>
              <w:right w:w="108" w:type="dxa"/>
            </w:tcMar>
            <w:hideMark/>
          </w:tcPr>
          <w:p w14:paraId="2E1B2781" w14:textId="77777777" w:rsidR="00F92E4A" w:rsidRPr="00F63FE2" w:rsidRDefault="00F92E4A" w:rsidP="00F60A41">
            <w:pPr>
              <w:pStyle w:val="TableText"/>
            </w:pPr>
            <w:r w:rsidRPr="00F63FE2">
              <w:t>Long, Brad</w:t>
            </w:r>
          </w:p>
          <w:p w14:paraId="2E1B2782" w14:textId="77777777" w:rsidR="00F92E4A" w:rsidRPr="00F63FE2" w:rsidRDefault="00DD62E0" w:rsidP="00F60A41">
            <w:pPr>
              <w:pStyle w:val="TableText"/>
            </w:pPr>
            <w:hyperlink r:id="rId95" w:history="1">
              <w:r w:rsidR="00F92E4A" w:rsidRPr="001A0957">
                <w:rPr>
                  <w:rStyle w:val="Hyperlink"/>
                </w:rPr>
                <w:t>brad.long@cgi.com</w:t>
              </w:r>
            </w:hyperlink>
            <w:r w:rsidR="00F92E4A" w:rsidRPr="00F63FE2">
              <w:t xml:space="preserve"> </w:t>
            </w:r>
          </w:p>
        </w:tc>
        <w:tc>
          <w:tcPr>
            <w:tcW w:w="3260" w:type="dxa"/>
            <w:tcBorders>
              <w:top w:val="nil"/>
              <w:left w:val="nil"/>
              <w:bottom w:val="double" w:sz="4" w:space="0" w:color="auto"/>
              <w:right w:val="single" w:sz="8" w:space="0" w:color="auto"/>
            </w:tcBorders>
            <w:tcMar>
              <w:top w:w="0" w:type="dxa"/>
              <w:left w:w="108" w:type="dxa"/>
              <w:bottom w:w="0" w:type="dxa"/>
              <w:right w:w="108" w:type="dxa"/>
            </w:tcMar>
            <w:hideMark/>
          </w:tcPr>
          <w:p w14:paraId="2E1B2783" w14:textId="77777777" w:rsidR="00F92E4A" w:rsidRPr="00F63FE2" w:rsidRDefault="00F92E4A">
            <w:pPr>
              <w:pStyle w:val="tabletext0"/>
              <w:rPr>
                <w:rFonts w:cs="Times New Roman"/>
                <w:szCs w:val="20"/>
                <w:lang w:val="en-US"/>
              </w:rPr>
            </w:pPr>
            <w:r w:rsidRPr="00F63FE2">
              <w:rPr>
                <w:rFonts w:cs="Times New Roman"/>
                <w:szCs w:val="20"/>
                <w:lang w:val="en-US"/>
              </w:rPr>
              <w:t>416- 553-6154</w:t>
            </w:r>
          </w:p>
        </w:tc>
        <w:tc>
          <w:tcPr>
            <w:tcW w:w="2126" w:type="dxa"/>
            <w:tcBorders>
              <w:top w:val="nil"/>
              <w:left w:val="nil"/>
              <w:bottom w:val="double" w:sz="4" w:space="0" w:color="auto"/>
              <w:right w:val="double" w:sz="4" w:space="0" w:color="auto"/>
            </w:tcBorders>
            <w:tcMar>
              <w:top w:w="0" w:type="dxa"/>
              <w:left w:w="108" w:type="dxa"/>
              <w:bottom w:w="0" w:type="dxa"/>
              <w:right w:w="108" w:type="dxa"/>
            </w:tcMar>
            <w:hideMark/>
          </w:tcPr>
          <w:p w14:paraId="2E1B2784" w14:textId="77777777" w:rsidR="00F92E4A" w:rsidRPr="00F63FE2" w:rsidRDefault="00F92E4A">
            <w:pPr>
              <w:pStyle w:val="tabletext0"/>
              <w:rPr>
                <w:rFonts w:cs="Times New Roman"/>
                <w:szCs w:val="20"/>
                <w:lang w:val="en-US"/>
              </w:rPr>
            </w:pPr>
          </w:p>
        </w:tc>
      </w:tr>
    </w:tbl>
    <w:p w14:paraId="2E1B2786" w14:textId="77777777" w:rsidR="00563667" w:rsidRDefault="00563667" w:rsidP="00563667">
      <w:pPr>
        <w:rPr>
          <w:ins w:id="1778" w:author="Giacomini-Varvarigos, Maria" w:date="2013-01-11T11:42:00Z"/>
          <w:rFonts w:ascii="Calibri" w:eastAsia="Calibri" w:hAnsi="Calibri" w:cs="Calibri"/>
          <w:color w:val="1F497D"/>
          <w:sz w:val="22"/>
          <w:szCs w:val="22"/>
        </w:rPr>
      </w:pPr>
    </w:p>
    <w:p w14:paraId="2E1B2787" w14:textId="77777777" w:rsidR="0080583A" w:rsidRDefault="0080583A" w:rsidP="0080583A">
      <w:pPr>
        <w:pStyle w:val="Heading3"/>
        <w:rPr>
          <w:ins w:id="1779" w:author="Giacomini-Varvarigos, Maria" w:date="2013-02-07T10:12:00Z"/>
        </w:rPr>
      </w:pPr>
      <w:bookmarkStart w:id="1780" w:name="_Toc352915506"/>
      <w:ins w:id="1781" w:author="Giacomini-Varvarigos, Maria" w:date="2013-01-11T11:50:00Z">
        <w:r w:rsidRPr="00F12FC3">
          <w:t xml:space="preserve">WAC </w:t>
        </w:r>
        <w:r w:rsidRPr="006C10BF">
          <w:t xml:space="preserve">– CGI MAS </w:t>
        </w:r>
        <w:r>
          <w:t>WAC</w:t>
        </w:r>
      </w:ins>
      <w:bookmarkEnd w:id="1780"/>
    </w:p>
    <w:p w14:paraId="2E1B2788" w14:textId="77777777" w:rsidR="00137CFF" w:rsidRPr="000178CE" w:rsidRDefault="00137CFF" w:rsidP="00137CFF">
      <w:pPr>
        <w:ind w:left="720" w:hanging="436"/>
        <w:rPr>
          <w:ins w:id="1782" w:author="Giacomini-Varvarigos, Maria" w:date="2013-02-07T10:13:00Z"/>
        </w:rPr>
      </w:pPr>
      <w:ins w:id="1783" w:author="Giacomini-Varvarigos, Maria" w:date="2013-02-07T10:13:00Z">
        <w:r w:rsidRPr="000178CE">
          <w:rPr>
            <w:b/>
          </w:rPr>
          <w:t>ITSM Support group assignment:</w:t>
        </w:r>
      </w:ins>
    </w:p>
    <w:p w14:paraId="2E1B2789" w14:textId="77777777" w:rsidR="00137CFF" w:rsidRPr="009C68C5" w:rsidRDefault="00137CFF" w:rsidP="003F1951">
      <w:pPr>
        <w:pStyle w:val="ListParagraph"/>
        <w:numPr>
          <w:ilvl w:val="0"/>
          <w:numId w:val="56"/>
        </w:numPr>
        <w:ind w:left="709" w:hanging="283"/>
      </w:pPr>
      <w:ins w:id="1784" w:author="Giacomini-Varvarigos, Maria" w:date="2013-02-07T10:13:00Z">
        <w:r w:rsidRPr="00137CFF">
          <w:t>CGI Support to BC/BM/BDI/BTV -&gt; Application Management Tier 2 -&gt; EBUSINESS WAC</w:t>
        </w:r>
      </w:ins>
    </w:p>
    <w:tbl>
      <w:tblPr>
        <w:tblW w:w="4911" w:type="pct"/>
        <w:tblInd w:w="108" w:type="dxa"/>
        <w:tblLayout w:type="fixed"/>
        <w:tblCellMar>
          <w:left w:w="0" w:type="dxa"/>
          <w:right w:w="0" w:type="dxa"/>
        </w:tblCellMar>
        <w:tblLook w:val="04A0" w:firstRow="1" w:lastRow="0" w:firstColumn="1" w:lastColumn="0" w:noHBand="0" w:noVBand="1"/>
      </w:tblPr>
      <w:tblGrid>
        <w:gridCol w:w="1143"/>
        <w:gridCol w:w="2324"/>
        <w:gridCol w:w="2260"/>
        <w:gridCol w:w="3628"/>
      </w:tblGrid>
      <w:tr w:rsidR="00137CFF" w14:paraId="2E1B278E" w14:textId="77777777" w:rsidTr="00F92E4A">
        <w:trPr>
          <w:trHeight w:val="411"/>
          <w:ins w:id="1785" w:author="Giacomini-Varvarigos, Maria" w:date="2012-12-19T21:12:00Z"/>
        </w:trPr>
        <w:tc>
          <w:tcPr>
            <w:tcW w:w="611" w:type="pct"/>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vAlign w:val="center"/>
            <w:hideMark/>
          </w:tcPr>
          <w:p w14:paraId="2E1B278A" w14:textId="77777777" w:rsidR="00137CFF" w:rsidRPr="00675AC7" w:rsidRDefault="00137CFF" w:rsidP="00BC410F">
            <w:pPr>
              <w:pStyle w:val="tabletext00"/>
              <w:spacing w:line="240" w:lineRule="auto"/>
              <w:rPr>
                <w:ins w:id="1786" w:author="Giacomini-Varvarigos, Maria" w:date="2012-12-19T21:12:00Z"/>
                <w:b/>
                <w:bCs/>
              </w:rPr>
            </w:pPr>
            <w:ins w:id="1787" w:author="Giacomini-Varvarigos, Maria" w:date="2012-12-19T21:12:00Z">
              <w:r w:rsidRPr="00675AC7">
                <w:rPr>
                  <w:b/>
                  <w:bCs/>
                </w:rPr>
                <w:t>Role</w:t>
              </w:r>
            </w:ins>
          </w:p>
        </w:tc>
        <w:tc>
          <w:tcPr>
            <w:tcW w:w="1242" w:type="pct"/>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vAlign w:val="center"/>
            <w:hideMark/>
          </w:tcPr>
          <w:p w14:paraId="2E1B278B" w14:textId="77777777" w:rsidR="00137CFF" w:rsidRPr="00675AC7" w:rsidRDefault="00137CFF" w:rsidP="00BC410F">
            <w:pPr>
              <w:pStyle w:val="tabletext00"/>
              <w:spacing w:line="240" w:lineRule="auto"/>
              <w:rPr>
                <w:ins w:id="1788" w:author="Giacomini-Varvarigos, Maria" w:date="2012-12-19T21:12:00Z"/>
                <w:b/>
                <w:bCs/>
              </w:rPr>
            </w:pPr>
            <w:ins w:id="1789" w:author="Giacomini-Varvarigos, Maria" w:date="2012-12-19T21:12:00Z">
              <w:r w:rsidRPr="00675AC7">
                <w:rPr>
                  <w:b/>
                  <w:bCs/>
                </w:rPr>
                <w:t>Name</w:t>
              </w:r>
            </w:ins>
          </w:p>
        </w:tc>
        <w:tc>
          <w:tcPr>
            <w:tcW w:w="1208" w:type="pct"/>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vAlign w:val="center"/>
            <w:hideMark/>
          </w:tcPr>
          <w:p w14:paraId="2E1B278C" w14:textId="77777777" w:rsidR="00137CFF" w:rsidRPr="00675AC7" w:rsidRDefault="00137CFF" w:rsidP="00BC410F">
            <w:pPr>
              <w:pStyle w:val="tabletext00"/>
              <w:spacing w:line="240" w:lineRule="auto"/>
              <w:rPr>
                <w:ins w:id="1790" w:author="Giacomini-Varvarigos, Maria" w:date="2012-12-19T21:12:00Z"/>
                <w:b/>
                <w:bCs/>
              </w:rPr>
            </w:pPr>
            <w:ins w:id="1791" w:author="Giacomini-Varvarigos, Maria" w:date="2012-12-19T21:12:00Z">
              <w:r w:rsidRPr="00675AC7">
                <w:rPr>
                  <w:b/>
                  <w:bCs/>
                </w:rPr>
                <w:t>Phone</w:t>
              </w:r>
            </w:ins>
          </w:p>
        </w:tc>
        <w:tc>
          <w:tcPr>
            <w:tcW w:w="1939" w:type="pct"/>
            <w:tcBorders>
              <w:top w:val="double" w:sz="4" w:space="0" w:color="auto"/>
              <w:left w:val="nil"/>
              <w:bottom w:val="single" w:sz="8" w:space="0" w:color="auto"/>
              <w:right w:val="double" w:sz="4" w:space="0" w:color="auto"/>
            </w:tcBorders>
            <w:shd w:val="clear" w:color="auto" w:fill="F2F2F2"/>
            <w:vAlign w:val="center"/>
            <w:hideMark/>
          </w:tcPr>
          <w:p w14:paraId="2E1B278D" w14:textId="77777777" w:rsidR="00137CFF" w:rsidRPr="00675AC7" w:rsidRDefault="00137CFF" w:rsidP="00BC410F">
            <w:pPr>
              <w:pStyle w:val="tabletext00"/>
              <w:spacing w:line="240" w:lineRule="auto"/>
              <w:rPr>
                <w:ins w:id="1792" w:author="Giacomini-Varvarigos, Maria" w:date="2012-12-19T21:12:00Z"/>
                <w:b/>
                <w:bCs/>
              </w:rPr>
            </w:pPr>
            <w:ins w:id="1793" w:author="Giacomini-Varvarigos, Maria" w:date="2012-12-19T21:12:00Z">
              <w:r w:rsidRPr="00675AC7">
                <w:rPr>
                  <w:b/>
                  <w:bCs/>
                </w:rPr>
                <w:t>  Cell / Pager</w:t>
              </w:r>
            </w:ins>
          </w:p>
        </w:tc>
      </w:tr>
      <w:tr w:rsidR="00137CFF" w14:paraId="2E1B2794" w14:textId="77777777" w:rsidTr="00F92E4A">
        <w:trPr>
          <w:trHeight w:val="284"/>
          <w:ins w:id="1794" w:author="Giacomini-Varvarigos, Maria" w:date="2012-12-19T21:12:00Z"/>
        </w:trPr>
        <w:tc>
          <w:tcPr>
            <w:tcW w:w="611"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78F" w14:textId="77777777" w:rsidR="00137CFF" w:rsidRPr="004E67DE" w:rsidRDefault="00137CFF" w:rsidP="00BC410F">
            <w:pPr>
              <w:pStyle w:val="tabletext00"/>
              <w:spacing w:line="240" w:lineRule="auto"/>
              <w:rPr>
                <w:ins w:id="1795" w:author="Giacomini-Varvarigos, Maria" w:date="2012-12-19T21:12:00Z"/>
              </w:rPr>
            </w:pPr>
            <w:ins w:id="1796" w:author="Giacomini-Varvarigos, Maria" w:date="2012-12-19T21:12:00Z">
              <w:r w:rsidRPr="004E67DE">
                <w:t>Prime</w:t>
              </w:r>
            </w:ins>
          </w:p>
        </w:tc>
        <w:tc>
          <w:tcPr>
            <w:tcW w:w="124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790" w14:textId="77777777" w:rsidR="00137CFF" w:rsidRPr="004E67DE" w:rsidRDefault="00137CFF" w:rsidP="00BC410F">
            <w:pPr>
              <w:pStyle w:val="tabletext00"/>
              <w:spacing w:line="240" w:lineRule="auto"/>
              <w:rPr>
                <w:ins w:id="1797" w:author="Giacomini-Varvarigos, Maria" w:date="2012-12-19T21:12:00Z"/>
              </w:rPr>
            </w:pPr>
            <w:proofErr w:type="spellStart"/>
            <w:ins w:id="1798" w:author="Giacomini-Varvarigos, Maria" w:date="2012-12-19T21:12:00Z">
              <w:r w:rsidRPr="004E67DE">
                <w:t>Wac</w:t>
              </w:r>
              <w:proofErr w:type="spellEnd"/>
              <w:r w:rsidRPr="004E67DE">
                <w:t xml:space="preserve"> support</w:t>
              </w:r>
            </w:ins>
          </w:p>
        </w:tc>
        <w:tc>
          <w:tcPr>
            <w:tcW w:w="12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791" w14:textId="77777777" w:rsidR="00137CFF" w:rsidRPr="004E67DE" w:rsidRDefault="00137CFF" w:rsidP="00BC410F">
            <w:pPr>
              <w:pStyle w:val="tabletext00"/>
              <w:spacing w:line="240" w:lineRule="auto"/>
              <w:rPr>
                <w:ins w:id="1799" w:author="Giacomini-Varvarigos, Maria" w:date="2012-12-19T21:12:00Z"/>
              </w:rPr>
            </w:pPr>
            <w:ins w:id="1800" w:author="Giacomini-Varvarigos, Maria" w:date="2012-12-19T21:12:00Z">
              <w:r w:rsidRPr="004E67DE">
                <w:t>+18663549295 x8013825</w:t>
              </w:r>
            </w:ins>
          </w:p>
        </w:tc>
        <w:tc>
          <w:tcPr>
            <w:tcW w:w="1939" w:type="pct"/>
            <w:tcBorders>
              <w:top w:val="nil"/>
              <w:left w:val="nil"/>
              <w:bottom w:val="single" w:sz="8" w:space="0" w:color="auto"/>
              <w:right w:val="double" w:sz="4" w:space="0" w:color="auto"/>
            </w:tcBorders>
          </w:tcPr>
          <w:p w14:paraId="2E1B2792" w14:textId="77777777" w:rsidR="00137CFF" w:rsidRPr="00675AC7" w:rsidRDefault="003553C1" w:rsidP="00BC410F">
            <w:pPr>
              <w:rPr>
                <w:ins w:id="1801" w:author="Giacomini-Varvarigos, Maria" w:date="2012-12-19T21:12:00Z"/>
                <w:rFonts w:ascii="Arial" w:eastAsia="Calibri" w:hAnsi="Arial" w:cs="Arial"/>
                <w:color w:val="475575"/>
                <w:sz w:val="16"/>
                <w:szCs w:val="16"/>
              </w:rPr>
            </w:pPr>
            <w:ins w:id="1802" w:author="Giacomini-Varvarigos, Maria" w:date="2012-12-19T21:12:00Z">
              <w:r>
                <w:fldChar w:fldCharType="begin"/>
              </w:r>
              <w:r w:rsidR="00137CFF">
                <w:instrText>HYPERLINK "mailto:9590027293@reliancemobile.blackberry.com"</w:instrText>
              </w:r>
              <w:r>
                <w:fldChar w:fldCharType="separate"/>
              </w:r>
              <w:r w:rsidR="00137CFF" w:rsidRPr="00675AC7">
                <w:rPr>
                  <w:rStyle w:val="Hyperlink"/>
                  <w:rFonts w:ascii="Arial" w:hAnsi="Arial" w:cs="Arial"/>
                  <w:sz w:val="16"/>
                  <w:szCs w:val="16"/>
                </w:rPr>
                <w:t>9590027293@reliancemobile.blackberry.com</w:t>
              </w:r>
              <w:r>
                <w:fldChar w:fldCharType="end"/>
              </w:r>
            </w:ins>
          </w:p>
          <w:p w14:paraId="2E1B2793" w14:textId="77777777" w:rsidR="00137CFF" w:rsidRPr="00675AC7" w:rsidRDefault="00137CFF" w:rsidP="00BC410F">
            <w:pPr>
              <w:pStyle w:val="tabletext00"/>
              <w:spacing w:line="240" w:lineRule="auto"/>
              <w:rPr>
                <w:ins w:id="1803" w:author="Giacomini-Varvarigos, Maria" w:date="2012-12-19T21:12:00Z"/>
                <w:color w:val="475575"/>
              </w:rPr>
            </w:pPr>
          </w:p>
        </w:tc>
      </w:tr>
      <w:tr w:rsidR="00137CFF" w14:paraId="2E1B279A" w14:textId="77777777" w:rsidTr="00F92E4A">
        <w:trPr>
          <w:trHeight w:val="284"/>
          <w:ins w:id="1804" w:author="Giacomini-Varvarigos, Maria" w:date="2012-12-19T21:12:00Z"/>
        </w:trPr>
        <w:tc>
          <w:tcPr>
            <w:tcW w:w="611" w:type="pct"/>
            <w:tcBorders>
              <w:top w:val="nil"/>
              <w:left w:val="double" w:sz="4" w:space="0" w:color="auto"/>
              <w:bottom w:val="single" w:sz="8" w:space="0" w:color="auto"/>
              <w:right w:val="single" w:sz="8" w:space="0" w:color="auto"/>
            </w:tcBorders>
            <w:tcMar>
              <w:top w:w="0" w:type="dxa"/>
              <w:left w:w="108" w:type="dxa"/>
              <w:bottom w:w="0" w:type="dxa"/>
              <w:right w:w="108" w:type="dxa"/>
            </w:tcMar>
            <w:vAlign w:val="center"/>
            <w:hideMark/>
          </w:tcPr>
          <w:p w14:paraId="2E1B2795" w14:textId="77777777" w:rsidR="00137CFF" w:rsidRPr="004E67DE" w:rsidRDefault="00137CFF" w:rsidP="00BC410F">
            <w:pPr>
              <w:pStyle w:val="tabletext00"/>
              <w:spacing w:line="240" w:lineRule="auto"/>
              <w:rPr>
                <w:ins w:id="1805" w:author="Giacomini-Varvarigos, Maria" w:date="2012-12-19T21:12:00Z"/>
              </w:rPr>
            </w:pPr>
            <w:ins w:id="1806" w:author="Giacomini-Varvarigos, Maria" w:date="2012-12-19T21:12:00Z">
              <w:r w:rsidRPr="004E67DE">
                <w:t>Backup</w:t>
              </w:r>
            </w:ins>
          </w:p>
        </w:tc>
        <w:tc>
          <w:tcPr>
            <w:tcW w:w="124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796" w14:textId="77777777" w:rsidR="00137CFF" w:rsidRPr="004E67DE" w:rsidRDefault="00137CFF" w:rsidP="00BC410F">
            <w:pPr>
              <w:pStyle w:val="tabletext00"/>
              <w:spacing w:line="240" w:lineRule="auto"/>
              <w:rPr>
                <w:ins w:id="1807" w:author="Giacomini-Varvarigos, Maria" w:date="2012-12-19T21:12:00Z"/>
              </w:rPr>
            </w:pPr>
            <w:proofErr w:type="spellStart"/>
            <w:ins w:id="1808" w:author="Giacomini-Varvarigos, Maria" w:date="2012-12-19T21:12:00Z">
              <w:r w:rsidRPr="004E67DE">
                <w:t>Sharvan</w:t>
              </w:r>
              <w:proofErr w:type="spellEnd"/>
              <w:r w:rsidRPr="004E67DE">
                <w:t xml:space="preserve"> Kumar </w:t>
              </w:r>
              <w:proofErr w:type="spellStart"/>
              <w:r w:rsidRPr="004E67DE">
                <w:t>Bajpai</w:t>
              </w:r>
              <w:proofErr w:type="spellEnd"/>
            </w:ins>
          </w:p>
        </w:tc>
        <w:tc>
          <w:tcPr>
            <w:tcW w:w="12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1B2797" w14:textId="77777777" w:rsidR="00137CFF" w:rsidRPr="004E67DE" w:rsidRDefault="00137CFF" w:rsidP="00BC410F">
            <w:pPr>
              <w:pStyle w:val="tabletext00"/>
              <w:spacing w:line="240" w:lineRule="auto"/>
              <w:rPr>
                <w:ins w:id="1809" w:author="Giacomini-Varvarigos, Maria" w:date="2012-12-19T21:12:00Z"/>
              </w:rPr>
            </w:pPr>
            <w:ins w:id="1810" w:author="Giacomini-Varvarigos, Maria" w:date="2012-12-19T21:12:00Z">
              <w:r w:rsidRPr="004E67DE">
                <w:t>+18663549295 x8011565 </w:t>
              </w:r>
            </w:ins>
          </w:p>
        </w:tc>
        <w:tc>
          <w:tcPr>
            <w:tcW w:w="1939" w:type="pct"/>
            <w:tcBorders>
              <w:top w:val="nil"/>
              <w:left w:val="nil"/>
              <w:bottom w:val="single" w:sz="8" w:space="0" w:color="auto"/>
              <w:right w:val="double" w:sz="4" w:space="0" w:color="auto"/>
            </w:tcBorders>
            <w:hideMark/>
          </w:tcPr>
          <w:p w14:paraId="2E1B2798" w14:textId="77777777" w:rsidR="00137CFF" w:rsidRPr="00675AC7" w:rsidRDefault="003553C1" w:rsidP="00BC410F">
            <w:pPr>
              <w:pStyle w:val="tabletext00"/>
              <w:spacing w:line="240" w:lineRule="auto"/>
              <w:rPr>
                <w:ins w:id="1811" w:author="Giacomini-Varvarigos, Maria" w:date="2012-12-19T21:12:00Z"/>
                <w:rFonts w:eastAsia="Calibri"/>
                <w:color w:val="475575"/>
              </w:rPr>
            </w:pPr>
            <w:ins w:id="1812" w:author="Giacomini-Varvarigos, Maria" w:date="2012-12-19T21:12:00Z">
              <w:r>
                <w:fldChar w:fldCharType="begin"/>
              </w:r>
              <w:r w:rsidR="00137CFF">
                <w:instrText>HYPERLINK "mailto:99742269084@mobileemail.vodafone.in"</w:instrText>
              </w:r>
              <w:r>
                <w:fldChar w:fldCharType="separate"/>
              </w:r>
              <w:r w:rsidR="00137CFF" w:rsidRPr="00675AC7">
                <w:rPr>
                  <w:rStyle w:val="Hyperlink"/>
                </w:rPr>
                <w:t>99742269084@mobileemail.vodafone.in</w:t>
              </w:r>
              <w:r>
                <w:fldChar w:fldCharType="end"/>
              </w:r>
            </w:ins>
          </w:p>
          <w:p w14:paraId="2E1B2799" w14:textId="77777777" w:rsidR="00137CFF" w:rsidRPr="00675AC7" w:rsidRDefault="003553C1" w:rsidP="00BC410F">
            <w:pPr>
              <w:pStyle w:val="tabletext00"/>
              <w:spacing w:line="240" w:lineRule="auto"/>
              <w:rPr>
                <w:ins w:id="1813" w:author="Giacomini-Varvarigos, Maria" w:date="2012-12-19T21:12:00Z"/>
                <w:color w:val="475575"/>
              </w:rPr>
            </w:pPr>
            <w:ins w:id="1814" w:author="Giacomini-Varvarigos, Maria" w:date="2012-12-19T21:12:00Z">
              <w:r>
                <w:fldChar w:fldCharType="begin"/>
              </w:r>
              <w:r w:rsidR="00137CFF">
                <w:instrText>HYPERLINK "mailto:9052221142@mobileemail.vodafone.in"</w:instrText>
              </w:r>
              <w:r>
                <w:fldChar w:fldCharType="separate"/>
              </w:r>
              <w:r w:rsidR="00137CFF" w:rsidRPr="00675AC7">
                <w:rPr>
                  <w:rStyle w:val="Hyperlink"/>
                </w:rPr>
                <w:t>9052221142@mobileemail.vodafone.in</w:t>
              </w:r>
              <w:r>
                <w:fldChar w:fldCharType="end"/>
              </w:r>
            </w:ins>
          </w:p>
        </w:tc>
      </w:tr>
      <w:tr w:rsidR="00137CFF" w14:paraId="2E1B279F" w14:textId="77777777" w:rsidTr="00F92E4A">
        <w:trPr>
          <w:trHeight w:val="284"/>
          <w:ins w:id="1815" w:author="Giacomini-Varvarigos, Maria" w:date="2012-12-19T21:12:00Z"/>
        </w:trPr>
        <w:tc>
          <w:tcPr>
            <w:tcW w:w="611" w:type="pct"/>
            <w:tcBorders>
              <w:top w:val="nil"/>
              <w:left w:val="double" w:sz="4" w:space="0" w:color="auto"/>
              <w:bottom w:val="double" w:sz="4" w:space="0" w:color="auto"/>
              <w:right w:val="single" w:sz="8" w:space="0" w:color="auto"/>
            </w:tcBorders>
            <w:tcMar>
              <w:top w:w="0" w:type="dxa"/>
              <w:left w:w="108" w:type="dxa"/>
              <w:bottom w:w="0" w:type="dxa"/>
              <w:right w:w="108" w:type="dxa"/>
            </w:tcMar>
            <w:vAlign w:val="center"/>
            <w:hideMark/>
          </w:tcPr>
          <w:p w14:paraId="2E1B279B" w14:textId="77777777" w:rsidR="00137CFF" w:rsidRPr="004E67DE" w:rsidRDefault="00137CFF" w:rsidP="00BC410F">
            <w:pPr>
              <w:pStyle w:val="tabletext00"/>
              <w:spacing w:line="240" w:lineRule="auto"/>
              <w:rPr>
                <w:ins w:id="1816" w:author="Giacomini-Varvarigos, Maria" w:date="2012-12-19T21:12:00Z"/>
              </w:rPr>
            </w:pPr>
            <w:ins w:id="1817" w:author="Giacomini-Varvarigos, Maria" w:date="2012-12-19T21:12:00Z">
              <w:r w:rsidRPr="004E67DE">
                <w:t>Manager/ Escalation</w:t>
              </w:r>
            </w:ins>
          </w:p>
        </w:tc>
        <w:tc>
          <w:tcPr>
            <w:tcW w:w="1242" w:type="pct"/>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79C" w14:textId="77777777" w:rsidR="00137CFF" w:rsidRPr="004E67DE" w:rsidRDefault="00137CFF" w:rsidP="00BC410F">
            <w:pPr>
              <w:pStyle w:val="tabletext00"/>
              <w:spacing w:line="240" w:lineRule="auto"/>
              <w:rPr>
                <w:ins w:id="1818" w:author="Giacomini-Varvarigos, Maria" w:date="2012-12-19T21:12:00Z"/>
              </w:rPr>
            </w:pPr>
            <w:proofErr w:type="spellStart"/>
            <w:ins w:id="1819" w:author="Giacomini-Varvarigos, Maria" w:date="2012-12-19T21:12:00Z">
              <w:r w:rsidRPr="004E67DE">
                <w:t>Hemar</w:t>
              </w:r>
              <w:proofErr w:type="spellEnd"/>
              <w:r w:rsidRPr="004E67DE">
                <w:t xml:space="preserve"> </w:t>
              </w:r>
              <w:proofErr w:type="spellStart"/>
              <w:r w:rsidRPr="004E67DE">
                <w:t>Yambem</w:t>
              </w:r>
              <w:proofErr w:type="spellEnd"/>
              <w:r w:rsidRPr="004E67DE">
                <w:t>-Singh</w:t>
              </w:r>
            </w:ins>
          </w:p>
        </w:tc>
        <w:tc>
          <w:tcPr>
            <w:tcW w:w="1208" w:type="pct"/>
            <w:tcBorders>
              <w:top w:val="nil"/>
              <w:left w:val="nil"/>
              <w:bottom w:val="double" w:sz="4" w:space="0" w:color="auto"/>
              <w:right w:val="single" w:sz="8" w:space="0" w:color="auto"/>
            </w:tcBorders>
            <w:tcMar>
              <w:top w:w="0" w:type="dxa"/>
              <w:left w:w="108" w:type="dxa"/>
              <w:bottom w:w="0" w:type="dxa"/>
              <w:right w:w="108" w:type="dxa"/>
            </w:tcMar>
            <w:vAlign w:val="center"/>
            <w:hideMark/>
          </w:tcPr>
          <w:p w14:paraId="2E1B279D" w14:textId="77777777" w:rsidR="00137CFF" w:rsidRPr="004E67DE" w:rsidRDefault="00137CFF" w:rsidP="00BC410F">
            <w:pPr>
              <w:pStyle w:val="tabletext00"/>
              <w:spacing w:line="240" w:lineRule="auto"/>
              <w:rPr>
                <w:ins w:id="1820" w:author="Giacomini-Varvarigos, Maria" w:date="2012-12-19T21:12:00Z"/>
              </w:rPr>
            </w:pPr>
            <w:ins w:id="1821" w:author="Giacomini-Varvarigos, Maria" w:date="2012-12-19T21:12:00Z">
              <w:r w:rsidRPr="004E67DE">
                <w:t>905-282-3935</w:t>
              </w:r>
            </w:ins>
          </w:p>
        </w:tc>
        <w:tc>
          <w:tcPr>
            <w:tcW w:w="1939" w:type="pct"/>
            <w:tcBorders>
              <w:top w:val="nil"/>
              <w:left w:val="nil"/>
              <w:bottom w:val="double" w:sz="4" w:space="0" w:color="auto"/>
              <w:right w:val="double" w:sz="4" w:space="0" w:color="auto"/>
            </w:tcBorders>
            <w:hideMark/>
          </w:tcPr>
          <w:p w14:paraId="2E1B279E" w14:textId="77777777" w:rsidR="00137CFF" w:rsidRPr="00675AC7" w:rsidRDefault="003553C1" w:rsidP="00BC410F">
            <w:pPr>
              <w:pStyle w:val="tabletext00"/>
              <w:spacing w:line="240" w:lineRule="auto"/>
              <w:rPr>
                <w:ins w:id="1822" w:author="Giacomini-Varvarigos, Maria" w:date="2012-12-19T21:12:00Z"/>
                <w:color w:val="475575"/>
              </w:rPr>
            </w:pPr>
            <w:ins w:id="1823" w:author="Giacomini-Varvarigos, Maria" w:date="2012-12-19T21:12:00Z">
              <w:r>
                <w:fldChar w:fldCharType="begin"/>
              </w:r>
              <w:r w:rsidR="00137CFF">
                <w:instrText>HYPERLINK "mailto:4163727075@pager.mobility.com"</w:instrText>
              </w:r>
              <w:r>
                <w:fldChar w:fldCharType="separate"/>
              </w:r>
              <w:r w:rsidR="00137CFF" w:rsidRPr="00675AC7">
                <w:rPr>
                  <w:rStyle w:val="Hyperlink"/>
                </w:rPr>
                <w:t>4163727075@pager.mobility.com</w:t>
              </w:r>
              <w:r>
                <w:fldChar w:fldCharType="end"/>
              </w:r>
            </w:ins>
          </w:p>
        </w:tc>
      </w:tr>
    </w:tbl>
    <w:p w14:paraId="2E1B27A0" w14:textId="77777777" w:rsidR="00885C59" w:rsidRPr="00675AC7" w:rsidRDefault="00885C59" w:rsidP="00885C59">
      <w:pPr>
        <w:rPr>
          <w:ins w:id="1824" w:author="Giacomini-Varvarigos, Maria" w:date="2012-12-19T21:12:00Z"/>
          <w:rFonts w:ascii="Calibri" w:eastAsia="Calibri" w:hAnsi="Calibri" w:cs="Calibri"/>
          <w:sz w:val="22"/>
          <w:szCs w:val="22"/>
          <w:lang w:val="en-CA"/>
        </w:rPr>
      </w:pPr>
    </w:p>
    <w:p w14:paraId="2E1B27A1" w14:textId="77777777" w:rsidR="00885C59" w:rsidRPr="00885C59" w:rsidRDefault="00885C59" w:rsidP="00885C59"/>
    <w:p w14:paraId="2E1B27A2" w14:textId="77777777" w:rsidR="00AE70E1" w:rsidRPr="007D05CB" w:rsidRDefault="00F63FE2" w:rsidP="00AE70E1">
      <w:pPr>
        <w:rPr>
          <w:rFonts w:ascii="Arial" w:hAnsi="Arial" w:cs="Arial"/>
          <w:b/>
          <w:sz w:val="24"/>
          <w:szCs w:val="24"/>
          <w:u w:val="single"/>
        </w:rPr>
      </w:pPr>
      <w:r>
        <w:rPr>
          <w:rFonts w:ascii="Arial" w:hAnsi="Arial" w:cs="Arial"/>
          <w:b/>
          <w:sz w:val="24"/>
          <w:szCs w:val="24"/>
          <w:u w:val="single"/>
        </w:rPr>
        <w:br w:type="page"/>
      </w:r>
      <w:r w:rsidR="00AE70E1">
        <w:rPr>
          <w:rFonts w:ascii="Arial" w:hAnsi="Arial" w:cs="Arial"/>
          <w:b/>
          <w:sz w:val="24"/>
          <w:szCs w:val="24"/>
          <w:u w:val="single"/>
        </w:rPr>
        <w:lastRenderedPageBreak/>
        <w:t xml:space="preserve">Credit and Payment Service Providers </w:t>
      </w:r>
      <w:r w:rsidR="00AE70E1" w:rsidRPr="007D05CB">
        <w:rPr>
          <w:rFonts w:ascii="Arial" w:hAnsi="Arial" w:cs="Arial"/>
          <w:b/>
          <w:sz w:val="24"/>
          <w:szCs w:val="24"/>
          <w:u w:val="single"/>
        </w:rPr>
        <w:t>Support</w:t>
      </w:r>
    </w:p>
    <w:p w14:paraId="2E1B27A3" w14:textId="77777777" w:rsidR="00AE70E1" w:rsidRDefault="00AE70E1" w:rsidP="00CF47F3"/>
    <w:p w14:paraId="2E1B27A4" w14:textId="77777777" w:rsidR="006D6394" w:rsidRDefault="006D6394" w:rsidP="006D6394">
      <w:pPr>
        <w:pStyle w:val="Heading3"/>
      </w:pPr>
      <w:bookmarkStart w:id="1825" w:name="_Equifax_Support"/>
      <w:bookmarkStart w:id="1826" w:name="_Toc352915507"/>
      <w:bookmarkEnd w:id="1825"/>
      <w:r>
        <w:t>Equifax</w:t>
      </w:r>
      <w:r w:rsidR="00013419">
        <w:t xml:space="preserve"> Support</w:t>
      </w:r>
      <w:bookmarkEnd w:id="1826"/>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800"/>
        <w:gridCol w:w="1530"/>
        <w:gridCol w:w="1890"/>
        <w:gridCol w:w="1620"/>
        <w:gridCol w:w="1800"/>
      </w:tblGrid>
      <w:tr w:rsidR="00864EEB" w14:paraId="2E1B27AA" w14:textId="77777777" w:rsidTr="00864EEB">
        <w:tc>
          <w:tcPr>
            <w:tcW w:w="1800" w:type="dxa"/>
            <w:tcBorders>
              <w:top w:val="double" w:sz="4" w:space="0" w:color="auto"/>
              <w:left w:val="double" w:sz="4" w:space="0" w:color="auto"/>
              <w:bottom w:val="single" w:sz="6" w:space="0" w:color="auto"/>
              <w:right w:val="single" w:sz="6" w:space="0" w:color="auto"/>
            </w:tcBorders>
            <w:shd w:val="clear" w:color="auto" w:fill="E6E6E6"/>
          </w:tcPr>
          <w:p w14:paraId="2E1B27A5" w14:textId="77777777" w:rsidR="00864EEB" w:rsidRDefault="00864EEB">
            <w:pPr>
              <w:pStyle w:val="TableHeading"/>
            </w:pPr>
            <w:r>
              <w:t>Role</w:t>
            </w:r>
          </w:p>
        </w:tc>
        <w:tc>
          <w:tcPr>
            <w:tcW w:w="1530" w:type="dxa"/>
            <w:tcBorders>
              <w:top w:val="double" w:sz="4" w:space="0" w:color="auto"/>
              <w:left w:val="single" w:sz="6" w:space="0" w:color="auto"/>
              <w:bottom w:val="single" w:sz="6" w:space="0" w:color="auto"/>
              <w:right w:val="single" w:sz="6" w:space="0" w:color="auto"/>
            </w:tcBorders>
            <w:shd w:val="clear" w:color="auto" w:fill="E6E6E6"/>
          </w:tcPr>
          <w:p w14:paraId="2E1B27A6" w14:textId="77777777" w:rsidR="00864EEB" w:rsidRDefault="00864EEB">
            <w:pPr>
              <w:pStyle w:val="TableHeading"/>
            </w:pPr>
            <w:r>
              <w:t>Name</w:t>
            </w:r>
          </w:p>
        </w:tc>
        <w:tc>
          <w:tcPr>
            <w:tcW w:w="1890" w:type="dxa"/>
            <w:tcBorders>
              <w:top w:val="double" w:sz="4" w:space="0" w:color="auto"/>
              <w:left w:val="single" w:sz="6" w:space="0" w:color="auto"/>
              <w:bottom w:val="single" w:sz="6" w:space="0" w:color="auto"/>
              <w:right w:val="single" w:sz="6" w:space="0" w:color="auto"/>
            </w:tcBorders>
            <w:shd w:val="clear" w:color="auto" w:fill="E6E6E6"/>
          </w:tcPr>
          <w:p w14:paraId="2E1B27A7" w14:textId="77777777" w:rsidR="00864EEB" w:rsidRDefault="00864EEB">
            <w:pPr>
              <w:pStyle w:val="TableHeading"/>
            </w:pPr>
            <w:r>
              <w:t>Hours of Operation</w:t>
            </w:r>
          </w:p>
        </w:tc>
        <w:tc>
          <w:tcPr>
            <w:tcW w:w="1620" w:type="dxa"/>
            <w:tcBorders>
              <w:top w:val="double" w:sz="4" w:space="0" w:color="auto"/>
              <w:left w:val="single" w:sz="6" w:space="0" w:color="auto"/>
              <w:bottom w:val="single" w:sz="6" w:space="0" w:color="auto"/>
              <w:right w:val="single" w:sz="6" w:space="0" w:color="auto"/>
            </w:tcBorders>
            <w:shd w:val="clear" w:color="auto" w:fill="E6E6E6"/>
          </w:tcPr>
          <w:p w14:paraId="2E1B27A8" w14:textId="77777777" w:rsidR="00864EEB" w:rsidRDefault="00864EEB">
            <w:pPr>
              <w:pStyle w:val="TableHeading"/>
            </w:pPr>
            <w:r>
              <w:t>Phone</w:t>
            </w:r>
          </w:p>
        </w:tc>
        <w:tc>
          <w:tcPr>
            <w:tcW w:w="1800" w:type="dxa"/>
            <w:tcBorders>
              <w:top w:val="double" w:sz="4" w:space="0" w:color="auto"/>
              <w:left w:val="single" w:sz="6" w:space="0" w:color="auto"/>
              <w:bottom w:val="single" w:sz="6" w:space="0" w:color="auto"/>
              <w:right w:val="double" w:sz="4" w:space="0" w:color="auto"/>
            </w:tcBorders>
            <w:shd w:val="clear" w:color="auto" w:fill="E6E6E6"/>
          </w:tcPr>
          <w:p w14:paraId="2E1B27A9" w14:textId="77777777" w:rsidR="00864EEB" w:rsidRDefault="003C2B65">
            <w:pPr>
              <w:pStyle w:val="TableHeading"/>
            </w:pPr>
            <w:r>
              <w:t>e-Mail</w:t>
            </w:r>
          </w:p>
        </w:tc>
      </w:tr>
      <w:tr w:rsidR="00864EEB" w14:paraId="2E1B27B0" w14:textId="77777777" w:rsidTr="00864EEB">
        <w:tc>
          <w:tcPr>
            <w:tcW w:w="1800" w:type="dxa"/>
            <w:tcBorders>
              <w:top w:val="nil"/>
              <w:left w:val="double" w:sz="4" w:space="0" w:color="auto"/>
              <w:bottom w:val="double" w:sz="4" w:space="0" w:color="auto"/>
              <w:right w:val="single" w:sz="6" w:space="0" w:color="auto"/>
            </w:tcBorders>
          </w:tcPr>
          <w:p w14:paraId="2E1B27AB" w14:textId="4932527F" w:rsidR="00864EEB" w:rsidRDefault="00F350E4">
            <w:pPr>
              <w:pStyle w:val="TableText"/>
            </w:pPr>
            <w:ins w:id="1827" w:author="Sahu, Priti R" w:date="2015-09-17T01:02:00Z">
              <w:r>
                <w:t>ADS Team</w:t>
              </w:r>
            </w:ins>
            <w:del w:id="1828" w:author="Sahu, Priti R" w:date="2015-09-17T01:02:00Z">
              <w:r w:rsidR="00864EEB" w:rsidDel="00F350E4">
                <w:delText>Help Desk</w:delText>
              </w:r>
            </w:del>
          </w:p>
        </w:tc>
        <w:tc>
          <w:tcPr>
            <w:tcW w:w="1530" w:type="dxa"/>
            <w:tcBorders>
              <w:top w:val="nil"/>
              <w:left w:val="single" w:sz="6" w:space="0" w:color="auto"/>
              <w:bottom w:val="double" w:sz="4" w:space="0" w:color="auto"/>
              <w:right w:val="single" w:sz="6" w:space="0" w:color="auto"/>
            </w:tcBorders>
          </w:tcPr>
          <w:p w14:paraId="2E1B27AC" w14:textId="77777777" w:rsidR="00864EEB" w:rsidRDefault="00864EEB">
            <w:pPr>
              <w:pStyle w:val="TableText"/>
            </w:pPr>
            <w:r>
              <w:t>N/A</w:t>
            </w:r>
          </w:p>
        </w:tc>
        <w:tc>
          <w:tcPr>
            <w:tcW w:w="1890" w:type="dxa"/>
            <w:tcBorders>
              <w:top w:val="nil"/>
              <w:left w:val="single" w:sz="6" w:space="0" w:color="auto"/>
              <w:bottom w:val="double" w:sz="4" w:space="0" w:color="auto"/>
              <w:right w:val="single" w:sz="6" w:space="0" w:color="auto"/>
            </w:tcBorders>
          </w:tcPr>
          <w:p w14:paraId="2E1B27AD" w14:textId="77777777" w:rsidR="00864EEB" w:rsidRDefault="00864EEB">
            <w:pPr>
              <w:pStyle w:val="TableText"/>
            </w:pPr>
            <w:r>
              <w:t>24/7</w:t>
            </w:r>
          </w:p>
        </w:tc>
        <w:tc>
          <w:tcPr>
            <w:tcW w:w="1620" w:type="dxa"/>
            <w:tcBorders>
              <w:top w:val="nil"/>
              <w:left w:val="single" w:sz="6" w:space="0" w:color="auto"/>
              <w:bottom w:val="double" w:sz="4" w:space="0" w:color="auto"/>
              <w:right w:val="single" w:sz="6" w:space="0" w:color="auto"/>
            </w:tcBorders>
          </w:tcPr>
          <w:p w14:paraId="2E1B27AE" w14:textId="77777777" w:rsidR="00864EEB" w:rsidRDefault="00864EEB">
            <w:pPr>
              <w:pStyle w:val="TableText"/>
            </w:pPr>
            <w:r>
              <w:t>1-800-387-9986*</w:t>
            </w:r>
          </w:p>
        </w:tc>
        <w:tc>
          <w:tcPr>
            <w:tcW w:w="1800" w:type="dxa"/>
            <w:tcBorders>
              <w:top w:val="nil"/>
              <w:left w:val="single" w:sz="6" w:space="0" w:color="auto"/>
              <w:bottom w:val="double" w:sz="4" w:space="0" w:color="auto"/>
              <w:right w:val="double" w:sz="4" w:space="0" w:color="auto"/>
            </w:tcBorders>
          </w:tcPr>
          <w:p w14:paraId="2E1B27AF" w14:textId="77777777" w:rsidR="00864EEB" w:rsidRDefault="00DD62E0">
            <w:pPr>
              <w:pStyle w:val="TableText"/>
            </w:pPr>
            <w:hyperlink r:id="rId96" w:history="1">
              <w:r w:rsidR="003C2B65" w:rsidRPr="00CD6AC3">
                <w:rPr>
                  <w:rStyle w:val="Hyperlink"/>
                </w:rPr>
                <w:t>sts@equifax.com</w:t>
              </w:r>
            </w:hyperlink>
          </w:p>
        </w:tc>
      </w:tr>
    </w:tbl>
    <w:p w14:paraId="2E1B27B1" w14:textId="2F8EE9F5" w:rsidR="00864EEB" w:rsidRDefault="00864EEB" w:rsidP="00864EEB">
      <w:pPr>
        <w:rPr>
          <w:rFonts w:eastAsia="SimSun"/>
          <w:i/>
        </w:rPr>
      </w:pPr>
      <w:r>
        <w:rPr>
          <w:i/>
        </w:rPr>
        <w:t xml:space="preserve">* Calls </w:t>
      </w:r>
      <w:proofErr w:type="gramStart"/>
      <w:r>
        <w:rPr>
          <w:i/>
        </w:rPr>
        <w:t>between 6:</w:t>
      </w:r>
      <w:ins w:id="1829" w:author="Sahu, Priti R" w:date="2015-09-17T01:04:00Z">
        <w:r w:rsidR="00120F92">
          <w:rPr>
            <w:i/>
          </w:rPr>
          <w:t>0</w:t>
        </w:r>
      </w:ins>
      <w:bookmarkStart w:id="1830" w:name="_GoBack"/>
      <w:bookmarkEnd w:id="1830"/>
      <w:del w:id="1831" w:author="Sahu, Priti R" w:date="2015-09-17T01:04:00Z">
        <w:r w:rsidDel="00120F92">
          <w:rPr>
            <w:i/>
          </w:rPr>
          <w:delText>3</w:delText>
        </w:r>
      </w:del>
      <w:r>
        <w:rPr>
          <w:i/>
        </w:rPr>
        <w:t>0 pm and 8 am</w:t>
      </w:r>
      <w:proofErr w:type="gramEnd"/>
      <w:r>
        <w:rPr>
          <w:i/>
        </w:rPr>
        <w:t xml:space="preserve"> will be redirected to voice-mail which page</w:t>
      </w:r>
      <w:r w:rsidR="00054EBA">
        <w:rPr>
          <w:i/>
        </w:rPr>
        <w:t>s</w:t>
      </w:r>
      <w:r>
        <w:rPr>
          <w:i/>
        </w:rPr>
        <w:t xml:space="preserve"> out to an on-duty tech.</w:t>
      </w:r>
    </w:p>
    <w:bookmarkStart w:id="1832" w:name="_MON_1390766655"/>
    <w:bookmarkStart w:id="1833" w:name="_MON_1389706016"/>
    <w:bookmarkStart w:id="1834" w:name="_MON_1389790044"/>
    <w:bookmarkEnd w:id="1832"/>
    <w:bookmarkEnd w:id="1833"/>
    <w:bookmarkEnd w:id="1834"/>
    <w:bookmarkStart w:id="1835" w:name="_MON_1390766505"/>
    <w:bookmarkEnd w:id="1835"/>
    <w:p w14:paraId="2E1B27B2" w14:textId="77777777" w:rsidR="006D6394" w:rsidRDefault="009524AD" w:rsidP="006D6394">
      <w:pPr>
        <w:rPr>
          <w:rFonts w:eastAsia="SimSun"/>
        </w:rPr>
      </w:pPr>
      <w:r w:rsidRPr="00D733BB">
        <w:rPr>
          <w:rFonts w:eastAsia="SimSun"/>
        </w:rPr>
        <w:object w:dxaOrig="1814" w:dyaOrig="1174" w14:anchorId="2E1B2A5D">
          <v:shape id="_x0000_i1032" type="#_x0000_t75" style="width:90.75pt;height:58.5pt" o:ole="">
            <v:imagedata r:id="rId97" o:title=""/>
          </v:shape>
          <o:OLEObject Type="Embed" ProgID="Word.Document.8" ShapeID="_x0000_i1032" DrawAspect="Icon" ObjectID="_1503957057" r:id="rId98">
            <o:FieldCodes>\s</o:FieldCodes>
          </o:OLEObject>
        </w:object>
      </w:r>
    </w:p>
    <w:p w14:paraId="2E1B27B3" w14:textId="77777777" w:rsidR="006D6394" w:rsidRDefault="006D6394" w:rsidP="006D6394">
      <w:pPr>
        <w:pStyle w:val="Heading3"/>
      </w:pPr>
      <w:bookmarkStart w:id="1836" w:name="_PayPal_Support"/>
      <w:bookmarkStart w:id="1837" w:name="_Toc352915508"/>
      <w:bookmarkEnd w:id="1836"/>
      <w:r>
        <w:t>PayPal</w:t>
      </w:r>
      <w:r w:rsidR="00013419">
        <w:t xml:space="preserve"> Support</w:t>
      </w:r>
      <w:bookmarkEnd w:id="1837"/>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01"/>
        <w:gridCol w:w="2210"/>
      </w:tblGrid>
      <w:tr w:rsidR="00864EEB" w14:paraId="2E1B27B6" w14:textId="77777777" w:rsidTr="00864EEB">
        <w:tc>
          <w:tcPr>
            <w:tcW w:w="2101" w:type="dxa"/>
            <w:tcBorders>
              <w:top w:val="double" w:sz="4" w:space="0" w:color="auto"/>
              <w:left w:val="double" w:sz="4" w:space="0" w:color="auto"/>
              <w:bottom w:val="single" w:sz="6" w:space="0" w:color="auto"/>
              <w:right w:val="single" w:sz="6" w:space="0" w:color="auto"/>
            </w:tcBorders>
            <w:shd w:val="clear" w:color="auto" w:fill="E6E6E6"/>
            <w:vAlign w:val="center"/>
          </w:tcPr>
          <w:p w14:paraId="2E1B27B4" w14:textId="77777777" w:rsidR="00864EEB" w:rsidRDefault="00864EEB" w:rsidP="00864EEB">
            <w:pPr>
              <w:pStyle w:val="TableTitle"/>
            </w:pPr>
            <w:r>
              <w:t>Phone</w:t>
            </w:r>
          </w:p>
        </w:tc>
        <w:tc>
          <w:tcPr>
            <w:tcW w:w="2210" w:type="dxa"/>
            <w:tcBorders>
              <w:top w:val="double" w:sz="4" w:space="0" w:color="auto"/>
              <w:left w:val="single" w:sz="6" w:space="0" w:color="auto"/>
              <w:bottom w:val="single" w:sz="6" w:space="0" w:color="auto"/>
              <w:right w:val="double" w:sz="4" w:space="0" w:color="auto"/>
            </w:tcBorders>
            <w:vAlign w:val="bottom"/>
          </w:tcPr>
          <w:p w14:paraId="2E1B27B5" w14:textId="77777777" w:rsidR="00864EEB" w:rsidRDefault="00864EEB" w:rsidP="00864EEB">
            <w:pPr>
              <w:pStyle w:val="TableText"/>
            </w:pPr>
            <w:r>
              <w:t>888-883-0025</w:t>
            </w:r>
          </w:p>
        </w:tc>
      </w:tr>
      <w:tr w:rsidR="00864EEB" w14:paraId="2E1B27B9" w14:textId="77777777" w:rsidTr="00864EEB">
        <w:tc>
          <w:tcPr>
            <w:tcW w:w="2101" w:type="dxa"/>
            <w:tcBorders>
              <w:top w:val="single" w:sz="6" w:space="0" w:color="auto"/>
              <w:left w:val="double" w:sz="4" w:space="0" w:color="auto"/>
              <w:bottom w:val="single" w:sz="6" w:space="0" w:color="auto"/>
              <w:right w:val="single" w:sz="6" w:space="0" w:color="auto"/>
            </w:tcBorders>
            <w:shd w:val="clear" w:color="auto" w:fill="E6E6E6"/>
            <w:vAlign w:val="center"/>
          </w:tcPr>
          <w:p w14:paraId="2E1B27B7" w14:textId="77777777" w:rsidR="00864EEB" w:rsidRDefault="00864EEB" w:rsidP="00864EEB">
            <w:pPr>
              <w:pStyle w:val="TableTitle"/>
            </w:pPr>
            <w:r>
              <w:t>Partner ID</w:t>
            </w:r>
          </w:p>
        </w:tc>
        <w:tc>
          <w:tcPr>
            <w:tcW w:w="2210" w:type="dxa"/>
            <w:tcBorders>
              <w:top w:val="single" w:sz="6" w:space="0" w:color="auto"/>
              <w:left w:val="single" w:sz="6" w:space="0" w:color="auto"/>
              <w:bottom w:val="single" w:sz="6" w:space="0" w:color="auto"/>
              <w:right w:val="double" w:sz="4" w:space="0" w:color="auto"/>
            </w:tcBorders>
            <w:vAlign w:val="bottom"/>
          </w:tcPr>
          <w:p w14:paraId="2E1B27B8" w14:textId="77777777" w:rsidR="00864EEB" w:rsidRDefault="00864EEB" w:rsidP="00864EEB">
            <w:pPr>
              <w:pStyle w:val="TableText"/>
            </w:pPr>
            <w:proofErr w:type="spellStart"/>
            <w:r>
              <w:t>amexcanada</w:t>
            </w:r>
            <w:proofErr w:type="spellEnd"/>
          </w:p>
        </w:tc>
      </w:tr>
      <w:tr w:rsidR="00864EEB" w14:paraId="2E1B27BC" w14:textId="77777777" w:rsidTr="00864EEB">
        <w:tc>
          <w:tcPr>
            <w:tcW w:w="2101" w:type="dxa"/>
            <w:tcBorders>
              <w:top w:val="single" w:sz="6" w:space="0" w:color="auto"/>
              <w:left w:val="double" w:sz="4" w:space="0" w:color="auto"/>
              <w:bottom w:val="double" w:sz="4" w:space="0" w:color="auto"/>
              <w:right w:val="single" w:sz="6" w:space="0" w:color="auto"/>
            </w:tcBorders>
            <w:shd w:val="clear" w:color="auto" w:fill="E6E6E6"/>
            <w:vAlign w:val="center"/>
          </w:tcPr>
          <w:p w14:paraId="2E1B27BA" w14:textId="77777777" w:rsidR="00864EEB" w:rsidRDefault="00864EEB" w:rsidP="00864EEB">
            <w:pPr>
              <w:pStyle w:val="TableTitle"/>
            </w:pPr>
            <w:r>
              <w:t>Premium Support Code</w:t>
            </w:r>
          </w:p>
        </w:tc>
        <w:tc>
          <w:tcPr>
            <w:tcW w:w="2210" w:type="dxa"/>
            <w:tcBorders>
              <w:top w:val="single" w:sz="6" w:space="0" w:color="auto"/>
              <w:left w:val="single" w:sz="6" w:space="0" w:color="auto"/>
              <w:bottom w:val="double" w:sz="4" w:space="0" w:color="auto"/>
              <w:right w:val="double" w:sz="4" w:space="0" w:color="auto"/>
            </w:tcBorders>
            <w:vAlign w:val="bottom"/>
          </w:tcPr>
          <w:p w14:paraId="2E1B27BB" w14:textId="77777777" w:rsidR="00864EEB" w:rsidRDefault="00864EEB" w:rsidP="00864EEB">
            <w:pPr>
              <w:pStyle w:val="TableText"/>
            </w:pPr>
            <w:r>
              <w:t>15975325</w:t>
            </w:r>
          </w:p>
        </w:tc>
      </w:tr>
    </w:tbl>
    <w:p w14:paraId="2E1B27BD" w14:textId="77777777" w:rsidR="006D6394" w:rsidRDefault="006D6394" w:rsidP="006D6394"/>
    <w:p w14:paraId="2E1B27BE" w14:textId="77777777" w:rsidR="003B0635" w:rsidRDefault="006D6394" w:rsidP="003B0635">
      <w:pPr>
        <w:pStyle w:val="Heading3"/>
        <w:rPr>
          <w:ins w:id="1838" w:author="Giacomini-Varvarigos, Maria" w:date="2013-02-07T10:14:00Z"/>
        </w:rPr>
      </w:pPr>
      <w:bookmarkStart w:id="1839" w:name="_Toc352915509"/>
      <w:r w:rsidRPr="003B0635">
        <w:t>Prism – CGI MAS Prism</w:t>
      </w:r>
      <w:bookmarkEnd w:id="1839"/>
    </w:p>
    <w:p w14:paraId="2E1B27BF" w14:textId="77777777" w:rsidR="004D0B6E" w:rsidRPr="000178CE" w:rsidRDefault="004D0B6E" w:rsidP="004D0B6E">
      <w:pPr>
        <w:ind w:left="720" w:hanging="436"/>
        <w:rPr>
          <w:ins w:id="1840" w:author="Giacomini-Varvarigos, Maria" w:date="2013-02-07T10:15:00Z"/>
        </w:rPr>
      </w:pPr>
      <w:ins w:id="1841" w:author="Giacomini-Varvarigos, Maria" w:date="2013-02-07T10:15:00Z">
        <w:r w:rsidRPr="000178CE">
          <w:rPr>
            <w:b/>
          </w:rPr>
          <w:t>ITSM Support group assignment:</w:t>
        </w:r>
      </w:ins>
    </w:p>
    <w:p w14:paraId="2E1B27C0" w14:textId="77777777" w:rsidR="004D0B6E" w:rsidRPr="009C68C5" w:rsidRDefault="004D0B6E" w:rsidP="004D0B6E">
      <w:pPr>
        <w:pStyle w:val="ListParagraph"/>
        <w:numPr>
          <w:ilvl w:val="1"/>
          <w:numId w:val="51"/>
        </w:numPr>
        <w:ind w:left="851" w:hanging="284"/>
      </w:pPr>
      <w:ins w:id="1842" w:author="Giacomini-Varvarigos, Maria" w:date="2013-02-07T10:15:00Z">
        <w:r w:rsidRPr="004D0B6E">
          <w:rPr>
            <w:rFonts w:ascii="Times New Roman" w:hAnsi="Times New Roman"/>
            <w:sz w:val="20"/>
            <w:szCs w:val="20"/>
          </w:rPr>
          <w:t>CGI Support to BC/BM/BDI/BTV -&gt; Application Management Tier 2 -&gt; BTV FIELD OPS BLNG</w:t>
        </w:r>
      </w:ins>
    </w:p>
    <w:tbl>
      <w:tblPr>
        <w:tblW w:w="8505" w:type="dxa"/>
        <w:tblInd w:w="108" w:type="dxa"/>
        <w:tblLayout w:type="fixed"/>
        <w:tblCellMar>
          <w:left w:w="0" w:type="dxa"/>
          <w:right w:w="0" w:type="dxa"/>
        </w:tblCellMar>
        <w:tblLook w:val="0000" w:firstRow="0" w:lastRow="0" w:firstColumn="0" w:lastColumn="0" w:noHBand="0" w:noVBand="0"/>
      </w:tblPr>
      <w:tblGrid>
        <w:gridCol w:w="1276"/>
        <w:gridCol w:w="2835"/>
        <w:gridCol w:w="851"/>
        <w:gridCol w:w="3543"/>
      </w:tblGrid>
      <w:tr w:rsidR="004D0B6E" w:rsidRPr="00432A89" w14:paraId="2E1B27C5" w14:textId="77777777" w:rsidTr="004D0B6E">
        <w:tc>
          <w:tcPr>
            <w:tcW w:w="1276" w:type="dxa"/>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tcPr>
          <w:p w14:paraId="2E1B27C1" w14:textId="77777777" w:rsidR="004D0B6E" w:rsidRPr="00432A89" w:rsidRDefault="004D0B6E" w:rsidP="008311B0">
            <w:pPr>
              <w:rPr>
                <w:rFonts w:ascii="Arial" w:hAnsi="Arial" w:cs="Arial"/>
                <w:b/>
                <w:bCs/>
                <w:sz w:val="16"/>
                <w:szCs w:val="16"/>
              </w:rPr>
            </w:pPr>
            <w:r w:rsidRPr="00432A89">
              <w:rPr>
                <w:rFonts w:ascii="Arial" w:hAnsi="Arial" w:cs="Arial"/>
                <w:b/>
                <w:bCs/>
                <w:sz w:val="16"/>
                <w:szCs w:val="16"/>
              </w:rPr>
              <w:t>Role</w:t>
            </w:r>
          </w:p>
        </w:tc>
        <w:tc>
          <w:tcPr>
            <w:tcW w:w="2835"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7C2" w14:textId="77777777" w:rsidR="004D0B6E" w:rsidRPr="00432A89" w:rsidRDefault="004D0B6E" w:rsidP="008311B0">
            <w:pPr>
              <w:rPr>
                <w:rFonts w:ascii="Arial" w:hAnsi="Arial" w:cs="Arial"/>
                <w:b/>
                <w:bCs/>
                <w:sz w:val="16"/>
                <w:szCs w:val="16"/>
              </w:rPr>
            </w:pPr>
            <w:r w:rsidRPr="00432A89">
              <w:rPr>
                <w:rFonts w:ascii="Arial" w:hAnsi="Arial" w:cs="Arial"/>
                <w:b/>
                <w:bCs/>
                <w:sz w:val="16"/>
                <w:szCs w:val="16"/>
              </w:rPr>
              <w:t>Name</w:t>
            </w:r>
          </w:p>
        </w:tc>
        <w:tc>
          <w:tcPr>
            <w:tcW w:w="851" w:type="dxa"/>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tcPr>
          <w:p w14:paraId="2E1B27C3" w14:textId="77777777" w:rsidR="004D0B6E" w:rsidRPr="00432A89" w:rsidRDefault="004D0B6E" w:rsidP="008311B0">
            <w:pPr>
              <w:rPr>
                <w:rFonts w:ascii="Arial" w:hAnsi="Arial" w:cs="Arial"/>
                <w:b/>
                <w:bCs/>
                <w:sz w:val="16"/>
                <w:szCs w:val="16"/>
              </w:rPr>
            </w:pPr>
            <w:r w:rsidRPr="00432A89">
              <w:rPr>
                <w:rFonts w:ascii="Arial" w:hAnsi="Arial" w:cs="Arial"/>
                <w:b/>
                <w:bCs/>
                <w:sz w:val="16"/>
                <w:szCs w:val="16"/>
              </w:rPr>
              <w:t>Hours</w:t>
            </w:r>
          </w:p>
        </w:tc>
        <w:tc>
          <w:tcPr>
            <w:tcW w:w="3543" w:type="dxa"/>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tcPr>
          <w:p w14:paraId="2E1B27C4" w14:textId="77777777" w:rsidR="004D0B6E" w:rsidRPr="00432A89" w:rsidRDefault="004D0B6E" w:rsidP="008311B0">
            <w:pPr>
              <w:rPr>
                <w:rFonts w:ascii="Arial" w:hAnsi="Arial" w:cs="Arial"/>
                <w:b/>
                <w:bCs/>
                <w:sz w:val="16"/>
                <w:szCs w:val="16"/>
              </w:rPr>
            </w:pPr>
            <w:r>
              <w:rPr>
                <w:rFonts w:ascii="Arial" w:hAnsi="Arial" w:cs="Arial"/>
                <w:b/>
                <w:bCs/>
                <w:sz w:val="16"/>
                <w:szCs w:val="16"/>
              </w:rPr>
              <w:t>Phone/T</w:t>
            </w:r>
            <w:r w:rsidRPr="00432A89">
              <w:rPr>
                <w:rFonts w:ascii="Arial" w:hAnsi="Arial" w:cs="Arial"/>
                <w:b/>
                <w:bCs/>
                <w:sz w:val="16"/>
                <w:szCs w:val="16"/>
              </w:rPr>
              <w:t>eam pagers</w:t>
            </w:r>
          </w:p>
        </w:tc>
      </w:tr>
      <w:tr w:rsidR="004D0B6E" w:rsidRPr="00432A89" w14:paraId="2E1B27D7" w14:textId="77777777" w:rsidTr="004D0B6E">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C6" w14:textId="77777777" w:rsidR="004D0B6E" w:rsidRPr="00432A89" w:rsidRDefault="004D0B6E" w:rsidP="008311B0">
            <w:pPr>
              <w:pStyle w:val="tabletext0"/>
              <w:spacing w:line="240" w:lineRule="auto"/>
            </w:pPr>
            <w:r w:rsidRPr="00432A89">
              <w:t>Prime</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14:paraId="2E1B27C7" w14:textId="77777777" w:rsidR="004D0B6E" w:rsidRDefault="004D0B6E" w:rsidP="008311B0">
            <w:pPr>
              <w:pStyle w:val="tabletext0"/>
              <w:spacing w:line="240" w:lineRule="auto"/>
            </w:pPr>
            <w:proofErr w:type="spellStart"/>
            <w:r w:rsidRPr="00AB7309">
              <w:t>Shashi</w:t>
            </w:r>
            <w:proofErr w:type="spellEnd"/>
            <w:r>
              <w:t xml:space="preserve"> Kumar</w:t>
            </w:r>
          </w:p>
          <w:p w14:paraId="2E1B27C8" w14:textId="77777777" w:rsidR="004D0B6E" w:rsidRPr="00574BF7" w:rsidRDefault="00DD62E0" w:rsidP="008311B0">
            <w:pPr>
              <w:pStyle w:val="tabletext0"/>
              <w:spacing w:line="240" w:lineRule="auto"/>
            </w:pPr>
            <w:hyperlink r:id="rId99" w:history="1">
              <w:r w:rsidR="004D0B6E" w:rsidRPr="00574BF7">
                <w:rPr>
                  <w:rStyle w:val="Hyperlink"/>
                </w:rPr>
                <w:t>sh.kumar@cgi.com</w:t>
              </w:r>
            </w:hyperlink>
          </w:p>
          <w:p w14:paraId="2E1B27C9" w14:textId="77777777" w:rsidR="004D0B6E" w:rsidRPr="00574BF7" w:rsidRDefault="004D0B6E" w:rsidP="008311B0">
            <w:pPr>
              <w:pStyle w:val="tabletext0"/>
              <w:spacing w:line="240" w:lineRule="auto"/>
            </w:pPr>
          </w:p>
          <w:p w14:paraId="2E1B27CA" w14:textId="77777777" w:rsidR="004D0B6E" w:rsidRPr="00054EBA" w:rsidRDefault="004D0B6E" w:rsidP="008311B0">
            <w:pPr>
              <w:pStyle w:val="tabletext0"/>
              <w:spacing w:line="240" w:lineRule="auto"/>
              <w:rPr>
                <w:lang w:val="sv-SE"/>
              </w:rPr>
            </w:pPr>
            <w:r w:rsidRPr="00054EBA">
              <w:rPr>
                <w:lang w:val="sv-SE"/>
              </w:rPr>
              <w:t>Sidramappa Jante</w:t>
            </w:r>
          </w:p>
          <w:p w14:paraId="2E1B27CB" w14:textId="77777777" w:rsidR="004D0B6E" w:rsidRPr="00706845" w:rsidRDefault="00DD62E0" w:rsidP="008311B0">
            <w:pPr>
              <w:pStyle w:val="tabletext0"/>
              <w:spacing w:line="240" w:lineRule="auto"/>
              <w:rPr>
                <w:lang w:val="sv-SE"/>
              </w:rPr>
            </w:pPr>
            <w:hyperlink r:id="rId100" w:history="1">
              <w:r w:rsidR="004D0B6E" w:rsidRPr="00054EBA">
                <w:rPr>
                  <w:rStyle w:val="Hyperlink"/>
                  <w:lang w:val="sv-SE"/>
                </w:rPr>
                <w:t>sidramappa.jante@cgi.com</w:t>
              </w:r>
            </w:hyperlink>
          </w:p>
          <w:p w14:paraId="2E1B27CC" w14:textId="77777777" w:rsidR="004D0B6E" w:rsidRPr="00054EBA" w:rsidRDefault="004D0B6E" w:rsidP="008311B0">
            <w:pPr>
              <w:pStyle w:val="tabletext0"/>
              <w:spacing w:line="240" w:lineRule="auto"/>
              <w:rPr>
                <w:lang w:val="sv-SE"/>
              </w:rPr>
            </w:pPr>
          </w:p>
          <w:p w14:paraId="2E1B27CD" w14:textId="77777777" w:rsidR="004D0B6E" w:rsidRPr="008F471F" w:rsidRDefault="004D0B6E" w:rsidP="008311B0">
            <w:pPr>
              <w:pStyle w:val="tabletext0"/>
              <w:spacing w:line="240" w:lineRule="auto"/>
              <w:rPr>
                <w:lang w:val="fr-CA"/>
              </w:rPr>
            </w:pPr>
            <w:r w:rsidRPr="008F471F">
              <w:rPr>
                <w:lang w:val="fr-CA"/>
              </w:rPr>
              <w:t xml:space="preserve">Arun </w:t>
            </w:r>
            <w:proofErr w:type="spellStart"/>
            <w:r w:rsidRPr="008F471F">
              <w:rPr>
                <w:lang w:val="fr-CA"/>
              </w:rPr>
              <w:t>Kollapadavu</w:t>
            </w:r>
            <w:proofErr w:type="spellEnd"/>
          </w:p>
          <w:p w14:paraId="2E1B27CE" w14:textId="77777777" w:rsidR="004D0B6E" w:rsidRPr="008F471F" w:rsidRDefault="00DD62E0" w:rsidP="008311B0">
            <w:pPr>
              <w:pStyle w:val="tabletext0"/>
              <w:spacing w:line="240" w:lineRule="auto"/>
              <w:rPr>
                <w:lang w:val="fr-CA"/>
              </w:rPr>
            </w:pPr>
            <w:hyperlink r:id="rId101" w:history="1">
              <w:r w:rsidR="004D0B6E" w:rsidRPr="008F471F">
                <w:rPr>
                  <w:rStyle w:val="Hyperlink"/>
                  <w:lang w:val="fr-CA"/>
                </w:rPr>
                <w:t>arun.kollapadavu@cgi.com</w:t>
              </w:r>
            </w:hyperlink>
          </w:p>
          <w:p w14:paraId="2E1B27CF" w14:textId="77777777" w:rsidR="004D0B6E" w:rsidRPr="008F471F" w:rsidRDefault="004D0B6E" w:rsidP="008311B0">
            <w:pPr>
              <w:pStyle w:val="tabletext0"/>
              <w:spacing w:line="240" w:lineRule="auto"/>
              <w:rPr>
                <w:lang w:val="fr-CA"/>
              </w:rPr>
            </w:pPr>
          </w:p>
          <w:p w14:paraId="2E1B27D0" w14:textId="77777777" w:rsidR="004D0B6E" w:rsidRPr="008F471F" w:rsidRDefault="004D0B6E" w:rsidP="008311B0">
            <w:pPr>
              <w:pStyle w:val="tabletext0"/>
              <w:spacing w:line="240" w:lineRule="auto"/>
              <w:rPr>
                <w:lang w:val="fr-CA"/>
              </w:rPr>
            </w:pPr>
            <w:proofErr w:type="spellStart"/>
            <w:r w:rsidRPr="008F471F">
              <w:rPr>
                <w:lang w:val="fr-CA"/>
              </w:rPr>
              <w:t>Sreenatha</w:t>
            </w:r>
            <w:proofErr w:type="spellEnd"/>
            <w:r w:rsidRPr="008F471F">
              <w:rPr>
                <w:lang w:val="fr-CA"/>
              </w:rPr>
              <w:t xml:space="preserve"> </w:t>
            </w:r>
            <w:proofErr w:type="spellStart"/>
            <w:r w:rsidRPr="008F471F">
              <w:rPr>
                <w:lang w:val="fr-CA"/>
              </w:rPr>
              <w:t>Pappu</w:t>
            </w:r>
            <w:proofErr w:type="spellEnd"/>
          </w:p>
          <w:p w14:paraId="2E1B27D1" w14:textId="77777777" w:rsidR="004D0B6E" w:rsidRPr="00432A89" w:rsidRDefault="00DD62E0" w:rsidP="008311B0">
            <w:pPr>
              <w:pStyle w:val="tabletext0"/>
              <w:spacing w:line="240" w:lineRule="auto"/>
            </w:pPr>
            <w:hyperlink r:id="rId102" w:history="1">
              <w:r w:rsidR="004D0B6E" w:rsidRPr="00432A89">
                <w:rPr>
                  <w:rStyle w:val="Hyperlink"/>
                </w:rPr>
                <w:t>sreenatha.pappu@cgi.com</w:t>
              </w:r>
            </w:hyperlink>
          </w:p>
        </w:tc>
        <w:tc>
          <w:tcPr>
            <w:tcW w:w="851" w:type="dxa"/>
            <w:tcBorders>
              <w:top w:val="nil"/>
              <w:left w:val="nil"/>
              <w:bottom w:val="single" w:sz="8" w:space="0" w:color="auto"/>
              <w:right w:val="single" w:sz="8" w:space="0" w:color="auto"/>
            </w:tcBorders>
            <w:tcMar>
              <w:top w:w="0" w:type="dxa"/>
              <w:left w:w="108" w:type="dxa"/>
              <w:bottom w:w="0" w:type="dxa"/>
              <w:right w:w="108" w:type="dxa"/>
            </w:tcMar>
          </w:tcPr>
          <w:p w14:paraId="2E1B27D2" w14:textId="77777777" w:rsidR="004D0B6E" w:rsidRPr="00432A89" w:rsidRDefault="004D0B6E" w:rsidP="008311B0">
            <w:pPr>
              <w:pStyle w:val="tabletext0"/>
              <w:spacing w:line="240" w:lineRule="auto"/>
            </w:pPr>
            <w:r w:rsidRPr="00432A89">
              <w:t>24/7</w:t>
            </w:r>
          </w:p>
        </w:tc>
        <w:tc>
          <w:tcPr>
            <w:tcW w:w="3543" w:type="dxa"/>
            <w:tcBorders>
              <w:top w:val="nil"/>
              <w:left w:val="nil"/>
              <w:bottom w:val="single" w:sz="8" w:space="0" w:color="auto"/>
              <w:right w:val="double" w:sz="4" w:space="0" w:color="auto"/>
            </w:tcBorders>
            <w:tcMar>
              <w:top w:w="0" w:type="dxa"/>
              <w:left w:w="108" w:type="dxa"/>
              <w:bottom w:w="0" w:type="dxa"/>
              <w:right w:w="108" w:type="dxa"/>
            </w:tcMar>
          </w:tcPr>
          <w:p w14:paraId="2E1B27D3" w14:textId="77777777" w:rsidR="004D0B6E" w:rsidRPr="00432A89" w:rsidRDefault="004D0B6E" w:rsidP="008311B0">
            <w:pPr>
              <w:pStyle w:val="tabletext0"/>
            </w:pPr>
            <w:r w:rsidRPr="00432A89">
              <w:t xml:space="preserve">+91 9742268542 - </w:t>
            </w:r>
            <w:hyperlink r:id="rId103" w:history="1">
              <w:r w:rsidRPr="00432A89">
                <w:rPr>
                  <w:rStyle w:val="Hyperlink"/>
                </w:rPr>
                <w:t>9742268542@mobileemail.vodafone.in</w:t>
              </w:r>
            </w:hyperlink>
          </w:p>
          <w:p w14:paraId="2E1B27D4" w14:textId="77777777" w:rsidR="004D0B6E" w:rsidRPr="00432A89" w:rsidRDefault="004D0B6E" w:rsidP="008311B0">
            <w:pPr>
              <w:pStyle w:val="tabletext0"/>
            </w:pPr>
            <w:r w:rsidRPr="00432A89">
              <w:t xml:space="preserve">+91 9742269024 </w:t>
            </w:r>
            <w:hyperlink r:id="rId104" w:history="1">
              <w:r w:rsidRPr="00432A89">
                <w:rPr>
                  <w:rStyle w:val="Hyperlink"/>
                </w:rPr>
                <w:t>-9742269024@mobileemail.vodafone.in</w:t>
              </w:r>
            </w:hyperlink>
          </w:p>
          <w:p w14:paraId="2E1B27D5" w14:textId="77777777" w:rsidR="004D0B6E" w:rsidRPr="00432A89" w:rsidRDefault="004D0B6E" w:rsidP="008311B0">
            <w:pPr>
              <w:pStyle w:val="tabletext0"/>
              <w:spacing w:line="240" w:lineRule="auto"/>
            </w:pPr>
          </w:p>
          <w:p w14:paraId="2E1B27D6" w14:textId="77777777" w:rsidR="004D0B6E" w:rsidRPr="00432A89" w:rsidRDefault="004D0B6E" w:rsidP="008311B0">
            <w:pPr>
              <w:pStyle w:val="tabletext0"/>
              <w:spacing w:line="240" w:lineRule="auto"/>
              <w:rPr>
                <w:sz w:val="4"/>
                <w:szCs w:val="4"/>
              </w:rPr>
            </w:pPr>
            <w:r w:rsidRPr="00432A89">
              <w:t xml:space="preserve">+91 9742268529 - </w:t>
            </w:r>
            <w:hyperlink r:id="rId105" w:history="1">
              <w:r w:rsidRPr="00432A89">
                <w:rPr>
                  <w:rStyle w:val="Hyperlink"/>
                </w:rPr>
                <w:t>9742268529@mobileemail.vodafone.in</w:t>
              </w:r>
            </w:hyperlink>
          </w:p>
        </w:tc>
      </w:tr>
      <w:tr w:rsidR="004D0B6E" w:rsidRPr="00432A89" w14:paraId="2E1B27DD" w14:textId="77777777" w:rsidTr="004D0B6E">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D8" w14:textId="77777777" w:rsidR="004D0B6E" w:rsidRPr="00432A89" w:rsidRDefault="004D0B6E" w:rsidP="008311B0">
            <w:pPr>
              <w:pStyle w:val="tabletext0"/>
              <w:spacing w:line="240" w:lineRule="auto"/>
            </w:pPr>
            <w:r w:rsidRPr="00432A89">
              <w:t>Backup</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14:paraId="2E1B27D9" w14:textId="77777777" w:rsidR="004D0B6E" w:rsidRPr="00054EBA" w:rsidRDefault="004D0B6E" w:rsidP="008311B0">
            <w:pPr>
              <w:pStyle w:val="tabletext0"/>
              <w:spacing w:line="240" w:lineRule="auto"/>
              <w:rPr>
                <w:lang w:val="pt-BR"/>
              </w:rPr>
            </w:pPr>
            <w:r w:rsidRPr="00054EBA">
              <w:rPr>
                <w:lang w:val="pt-BR"/>
              </w:rPr>
              <w:t>Jante, Sidramappa</w:t>
            </w:r>
          </w:p>
          <w:p w14:paraId="2E1B27DA" w14:textId="77777777" w:rsidR="004D0B6E" w:rsidRPr="00054EBA" w:rsidRDefault="00DD62E0" w:rsidP="008311B0">
            <w:pPr>
              <w:pStyle w:val="tabletext0"/>
              <w:spacing w:line="240" w:lineRule="auto"/>
              <w:rPr>
                <w:lang w:val="pt-BR"/>
              </w:rPr>
            </w:pPr>
            <w:hyperlink r:id="rId106" w:history="1">
              <w:r w:rsidR="004D0B6E" w:rsidRPr="00706845">
                <w:rPr>
                  <w:rStyle w:val="Hyperlink"/>
                  <w:lang w:val="pt-BR"/>
                </w:rPr>
                <w:t>sidramappa.jante@cgi.com</w:t>
              </w:r>
            </w:hyperlink>
          </w:p>
        </w:tc>
        <w:tc>
          <w:tcPr>
            <w:tcW w:w="851" w:type="dxa"/>
            <w:tcBorders>
              <w:top w:val="nil"/>
              <w:left w:val="nil"/>
              <w:bottom w:val="single" w:sz="8" w:space="0" w:color="auto"/>
              <w:right w:val="single" w:sz="8" w:space="0" w:color="auto"/>
            </w:tcBorders>
            <w:tcMar>
              <w:top w:w="0" w:type="dxa"/>
              <w:left w:w="108" w:type="dxa"/>
              <w:bottom w:w="0" w:type="dxa"/>
              <w:right w:w="108" w:type="dxa"/>
            </w:tcMar>
          </w:tcPr>
          <w:p w14:paraId="2E1B27DB" w14:textId="77777777" w:rsidR="004D0B6E" w:rsidRPr="00432A89" w:rsidRDefault="004D0B6E" w:rsidP="008311B0">
            <w:pPr>
              <w:pStyle w:val="tabletext0"/>
              <w:spacing w:line="240" w:lineRule="auto"/>
            </w:pPr>
            <w:r w:rsidRPr="00432A89">
              <w:t>24/7</w:t>
            </w:r>
          </w:p>
        </w:tc>
        <w:tc>
          <w:tcPr>
            <w:tcW w:w="3543" w:type="dxa"/>
            <w:tcBorders>
              <w:top w:val="nil"/>
              <w:left w:val="nil"/>
              <w:bottom w:val="single" w:sz="8" w:space="0" w:color="auto"/>
              <w:right w:val="double" w:sz="4" w:space="0" w:color="auto"/>
            </w:tcBorders>
            <w:tcMar>
              <w:top w:w="0" w:type="dxa"/>
              <w:left w:w="108" w:type="dxa"/>
              <w:bottom w:w="0" w:type="dxa"/>
              <w:right w:w="108" w:type="dxa"/>
            </w:tcMar>
          </w:tcPr>
          <w:p w14:paraId="2E1B27DC" w14:textId="77777777" w:rsidR="004D0B6E" w:rsidRPr="00432A89" w:rsidRDefault="004D0B6E" w:rsidP="008311B0">
            <w:pPr>
              <w:pStyle w:val="tabletext0"/>
              <w:spacing w:line="240" w:lineRule="auto"/>
            </w:pPr>
            <w:r w:rsidRPr="00432A89">
              <w:t>+91 9742268542</w:t>
            </w:r>
          </w:p>
        </w:tc>
      </w:tr>
      <w:tr w:rsidR="004D0B6E" w:rsidRPr="00432A89" w14:paraId="2E1B27E4" w14:textId="77777777" w:rsidTr="004D0B6E">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DE" w14:textId="77777777" w:rsidR="004D0B6E" w:rsidRPr="00432A89" w:rsidRDefault="004D0B6E" w:rsidP="008311B0">
            <w:pPr>
              <w:pStyle w:val="tabletext0"/>
              <w:spacing w:line="240" w:lineRule="auto"/>
            </w:pPr>
            <w:r w:rsidRPr="00432A89">
              <w:t>Manager</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14:paraId="2E1B27DF" w14:textId="77777777" w:rsidR="004D0B6E" w:rsidRPr="00AB7309" w:rsidRDefault="004D0B6E" w:rsidP="008311B0">
            <w:pPr>
              <w:pStyle w:val="tabletext0"/>
              <w:spacing w:line="240" w:lineRule="auto"/>
              <w:rPr>
                <w:lang w:val="sv-SE"/>
              </w:rPr>
            </w:pPr>
            <w:r w:rsidRPr="00AB7309">
              <w:rPr>
                <w:lang w:val="sv-SE"/>
              </w:rPr>
              <w:t>Krishna Raju Bala Gopala Raju Gopala</w:t>
            </w:r>
          </w:p>
          <w:p w14:paraId="2E1B27E0" w14:textId="77777777" w:rsidR="004D0B6E" w:rsidRPr="00AB7309" w:rsidRDefault="00DD62E0" w:rsidP="008311B0">
            <w:pPr>
              <w:pStyle w:val="tabletext0"/>
              <w:spacing w:line="240" w:lineRule="auto"/>
              <w:rPr>
                <w:lang w:val="sv-SE"/>
              </w:rPr>
            </w:pPr>
            <w:hyperlink r:id="rId107" w:history="1">
              <w:r w:rsidR="004D0B6E" w:rsidRPr="00AB7309">
                <w:rPr>
                  <w:rStyle w:val="Hyperlink"/>
                  <w:lang w:val="sv-SE"/>
                </w:rPr>
                <w:t>balagopala.raju.g@cgi.com</w:t>
              </w:r>
            </w:hyperlink>
          </w:p>
          <w:p w14:paraId="2E1B27E1" w14:textId="77777777" w:rsidR="004D0B6E" w:rsidRPr="00AB7309" w:rsidRDefault="004D0B6E" w:rsidP="008311B0">
            <w:pPr>
              <w:pStyle w:val="tabletext0"/>
              <w:spacing w:line="240" w:lineRule="auto"/>
              <w:rPr>
                <w:lang w:val="sv-SE"/>
              </w:rPr>
            </w:pPr>
            <w:r w:rsidRPr="00AB7309">
              <w:rPr>
                <w:lang w:val="sv-SE"/>
              </w:rPr>
              <w:t xml:space="preserve">Pallavi Tamhane </w:t>
            </w:r>
            <w:r w:rsidR="005539F4">
              <w:fldChar w:fldCharType="begin"/>
            </w:r>
            <w:r w:rsidR="005539F4">
              <w:instrText xml:space="preserve"> HYPERLINK "mailto:pallavi.tamhane@cgi.com" </w:instrText>
            </w:r>
            <w:r w:rsidR="005539F4">
              <w:fldChar w:fldCharType="separate"/>
            </w:r>
            <w:r w:rsidRPr="006F1DE6">
              <w:rPr>
                <w:rStyle w:val="Hyperlink"/>
                <w:lang w:val="sv-SE"/>
              </w:rPr>
              <w:t>pallavi.tamhane@cgi.com</w:t>
            </w:r>
            <w:r w:rsidR="005539F4">
              <w:rPr>
                <w:rStyle w:val="Hyperlink"/>
                <w:lang w:val="sv-SE"/>
              </w:rPr>
              <w:fldChar w:fldCharType="end"/>
            </w:r>
            <w:r w:rsidRPr="00AB7309">
              <w:rPr>
                <w:lang w:val="sv-SE"/>
              </w:rPr>
              <w:t xml:space="preserve"> </w:t>
            </w:r>
          </w:p>
        </w:tc>
        <w:tc>
          <w:tcPr>
            <w:tcW w:w="851" w:type="dxa"/>
            <w:tcBorders>
              <w:top w:val="nil"/>
              <w:left w:val="nil"/>
              <w:bottom w:val="single" w:sz="8" w:space="0" w:color="auto"/>
              <w:right w:val="single" w:sz="8" w:space="0" w:color="auto"/>
            </w:tcBorders>
            <w:tcMar>
              <w:top w:w="0" w:type="dxa"/>
              <w:left w:w="108" w:type="dxa"/>
              <w:bottom w:w="0" w:type="dxa"/>
              <w:right w:w="108" w:type="dxa"/>
            </w:tcMar>
          </w:tcPr>
          <w:p w14:paraId="2E1B27E2" w14:textId="77777777" w:rsidR="004D0B6E" w:rsidRPr="00432A89" w:rsidRDefault="004D0B6E" w:rsidP="008311B0">
            <w:pPr>
              <w:pStyle w:val="tabletext0"/>
              <w:spacing w:line="240" w:lineRule="auto"/>
            </w:pPr>
            <w:r w:rsidRPr="00432A89">
              <w:t>24/7</w:t>
            </w:r>
          </w:p>
        </w:tc>
        <w:tc>
          <w:tcPr>
            <w:tcW w:w="3543" w:type="dxa"/>
            <w:tcBorders>
              <w:top w:val="nil"/>
              <w:left w:val="nil"/>
              <w:bottom w:val="single" w:sz="8" w:space="0" w:color="auto"/>
              <w:right w:val="double" w:sz="4" w:space="0" w:color="auto"/>
            </w:tcBorders>
            <w:tcMar>
              <w:top w:w="0" w:type="dxa"/>
              <w:left w:w="108" w:type="dxa"/>
              <w:bottom w:w="0" w:type="dxa"/>
              <w:right w:w="108" w:type="dxa"/>
            </w:tcMar>
          </w:tcPr>
          <w:p w14:paraId="2E1B27E3" w14:textId="77777777" w:rsidR="004D0B6E" w:rsidRPr="00AB7309" w:rsidRDefault="004D0B6E" w:rsidP="008311B0">
            <w:pPr>
              <w:pStyle w:val="tabletext0"/>
              <w:spacing w:line="240" w:lineRule="auto"/>
            </w:pPr>
            <w:r w:rsidRPr="00AB7309">
              <w:t>+91 8095598246</w:t>
            </w:r>
          </w:p>
        </w:tc>
      </w:tr>
      <w:tr w:rsidR="004D0B6E" w:rsidRPr="00432A89" w14:paraId="2E1B27EA" w14:textId="77777777" w:rsidTr="004D0B6E">
        <w:tc>
          <w:tcPr>
            <w:tcW w:w="1276" w:type="dxa"/>
            <w:tcBorders>
              <w:top w:val="nil"/>
              <w:left w:val="double" w:sz="4" w:space="0" w:color="auto"/>
              <w:bottom w:val="single" w:sz="8" w:space="0" w:color="auto"/>
              <w:right w:val="single" w:sz="8" w:space="0" w:color="auto"/>
            </w:tcBorders>
            <w:tcMar>
              <w:top w:w="0" w:type="dxa"/>
              <w:left w:w="108" w:type="dxa"/>
              <w:bottom w:w="0" w:type="dxa"/>
              <w:right w:w="108" w:type="dxa"/>
            </w:tcMar>
          </w:tcPr>
          <w:p w14:paraId="2E1B27E5" w14:textId="77777777" w:rsidR="004D0B6E" w:rsidRPr="00432A89" w:rsidRDefault="004D0B6E" w:rsidP="008311B0">
            <w:pPr>
              <w:pStyle w:val="tabletext0"/>
              <w:spacing w:line="240" w:lineRule="auto"/>
            </w:pPr>
            <w:r w:rsidRPr="00432A89">
              <w:t xml:space="preserve">CSB </w:t>
            </w:r>
            <w:proofErr w:type="spellStart"/>
            <w:r w:rsidRPr="00432A89">
              <w:t>Stayback</w:t>
            </w:r>
            <w:proofErr w:type="spellEnd"/>
            <w:r w:rsidRPr="00432A89">
              <w:t xml:space="preserve"> Prime</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14:paraId="2E1B27E6" w14:textId="77777777" w:rsidR="004D0B6E" w:rsidRDefault="004D0B6E" w:rsidP="008311B0">
            <w:pPr>
              <w:pStyle w:val="tabletext0"/>
              <w:spacing w:line="240" w:lineRule="auto"/>
            </w:pPr>
            <w:proofErr w:type="spellStart"/>
            <w:r w:rsidRPr="00432A89">
              <w:t>Shantanoo</w:t>
            </w:r>
            <w:proofErr w:type="spellEnd"/>
            <w:r>
              <w:t xml:space="preserve"> Joshi</w:t>
            </w:r>
          </w:p>
          <w:p w14:paraId="2E1B27E7" w14:textId="77777777" w:rsidR="004D0B6E" w:rsidRPr="00432A89" w:rsidRDefault="00DD62E0" w:rsidP="008311B0">
            <w:pPr>
              <w:pStyle w:val="tabletext0"/>
              <w:spacing w:line="240" w:lineRule="auto"/>
            </w:pPr>
            <w:hyperlink r:id="rId108" w:history="1">
              <w:r w:rsidR="004D0B6E" w:rsidRPr="00432A89">
                <w:rPr>
                  <w:rStyle w:val="Hyperlink"/>
                </w:rPr>
                <w:t>shantanoo.joshi@cgi.com</w:t>
              </w:r>
            </w:hyperlink>
          </w:p>
        </w:tc>
        <w:tc>
          <w:tcPr>
            <w:tcW w:w="851" w:type="dxa"/>
            <w:tcBorders>
              <w:top w:val="nil"/>
              <w:left w:val="nil"/>
              <w:bottom w:val="single" w:sz="8" w:space="0" w:color="auto"/>
              <w:right w:val="single" w:sz="8" w:space="0" w:color="auto"/>
            </w:tcBorders>
            <w:tcMar>
              <w:top w:w="0" w:type="dxa"/>
              <w:left w:w="108" w:type="dxa"/>
              <w:bottom w:w="0" w:type="dxa"/>
              <w:right w:w="108" w:type="dxa"/>
            </w:tcMar>
          </w:tcPr>
          <w:p w14:paraId="2E1B27E8" w14:textId="77777777" w:rsidR="004D0B6E" w:rsidRPr="00432A89" w:rsidRDefault="004D0B6E" w:rsidP="008311B0">
            <w:pPr>
              <w:pStyle w:val="tabletext0"/>
              <w:spacing w:line="240" w:lineRule="auto"/>
            </w:pPr>
            <w:r w:rsidRPr="00432A89">
              <w:t>N/A</w:t>
            </w:r>
          </w:p>
        </w:tc>
        <w:tc>
          <w:tcPr>
            <w:tcW w:w="3543" w:type="dxa"/>
            <w:tcBorders>
              <w:top w:val="nil"/>
              <w:left w:val="nil"/>
              <w:bottom w:val="single" w:sz="8" w:space="0" w:color="auto"/>
              <w:right w:val="double" w:sz="4" w:space="0" w:color="auto"/>
            </w:tcBorders>
            <w:tcMar>
              <w:top w:w="0" w:type="dxa"/>
              <w:left w:w="108" w:type="dxa"/>
              <w:bottom w:w="0" w:type="dxa"/>
              <w:right w:w="108" w:type="dxa"/>
            </w:tcMar>
          </w:tcPr>
          <w:p w14:paraId="2E1B27E9" w14:textId="77777777" w:rsidR="004D0B6E" w:rsidRPr="00432A89" w:rsidRDefault="004D0B6E" w:rsidP="008311B0">
            <w:pPr>
              <w:pStyle w:val="tabletext0"/>
              <w:spacing w:line="240" w:lineRule="auto"/>
            </w:pPr>
            <w:r w:rsidRPr="00432A89">
              <w:t>+91 8095501690</w:t>
            </w:r>
          </w:p>
        </w:tc>
      </w:tr>
      <w:tr w:rsidR="004D0B6E" w:rsidRPr="00432A89" w14:paraId="2E1B27F0" w14:textId="77777777" w:rsidTr="004D0B6E">
        <w:tc>
          <w:tcPr>
            <w:tcW w:w="1276" w:type="dxa"/>
            <w:tcBorders>
              <w:top w:val="nil"/>
              <w:left w:val="double" w:sz="4" w:space="0" w:color="auto"/>
              <w:bottom w:val="double" w:sz="4" w:space="0" w:color="auto"/>
              <w:right w:val="single" w:sz="8" w:space="0" w:color="auto"/>
            </w:tcBorders>
            <w:tcMar>
              <w:top w:w="0" w:type="dxa"/>
              <w:left w:w="108" w:type="dxa"/>
              <w:bottom w:w="0" w:type="dxa"/>
              <w:right w:w="108" w:type="dxa"/>
            </w:tcMar>
          </w:tcPr>
          <w:p w14:paraId="2E1B27EB" w14:textId="77777777" w:rsidR="004D0B6E" w:rsidRPr="00432A89" w:rsidRDefault="004D0B6E" w:rsidP="008311B0">
            <w:pPr>
              <w:pStyle w:val="tabletext0"/>
              <w:spacing w:line="240" w:lineRule="auto"/>
            </w:pPr>
            <w:r w:rsidRPr="00432A89">
              <w:t>CSB Manager</w:t>
            </w:r>
          </w:p>
        </w:tc>
        <w:tc>
          <w:tcPr>
            <w:tcW w:w="2835" w:type="dxa"/>
            <w:tcBorders>
              <w:top w:val="nil"/>
              <w:left w:val="nil"/>
              <w:bottom w:val="double" w:sz="4" w:space="0" w:color="auto"/>
              <w:right w:val="single" w:sz="8" w:space="0" w:color="auto"/>
            </w:tcBorders>
            <w:tcMar>
              <w:top w:w="0" w:type="dxa"/>
              <w:left w:w="108" w:type="dxa"/>
              <w:bottom w:w="0" w:type="dxa"/>
              <w:right w:w="108" w:type="dxa"/>
            </w:tcMar>
          </w:tcPr>
          <w:p w14:paraId="2E1B27EC" w14:textId="77777777" w:rsidR="004D0B6E" w:rsidRDefault="004D0B6E" w:rsidP="008311B0">
            <w:pPr>
              <w:pStyle w:val="tabletext0"/>
              <w:spacing w:line="240" w:lineRule="auto"/>
            </w:pPr>
            <w:r w:rsidRPr="00432A89">
              <w:t>Brad</w:t>
            </w:r>
            <w:r>
              <w:t xml:space="preserve"> Long</w:t>
            </w:r>
          </w:p>
          <w:p w14:paraId="2E1B27ED" w14:textId="77777777" w:rsidR="004D0B6E" w:rsidRPr="00432A89" w:rsidRDefault="00DD62E0" w:rsidP="008311B0">
            <w:pPr>
              <w:pStyle w:val="tabletext0"/>
              <w:spacing w:line="240" w:lineRule="auto"/>
            </w:pPr>
            <w:hyperlink r:id="rId109" w:history="1">
              <w:r w:rsidR="004D0B6E" w:rsidRPr="00432A89">
                <w:rPr>
                  <w:rStyle w:val="Hyperlink"/>
                </w:rPr>
                <w:t>brad.long@cgi.com</w:t>
              </w:r>
            </w:hyperlink>
          </w:p>
        </w:tc>
        <w:tc>
          <w:tcPr>
            <w:tcW w:w="851" w:type="dxa"/>
            <w:tcBorders>
              <w:top w:val="nil"/>
              <w:left w:val="nil"/>
              <w:bottom w:val="double" w:sz="4" w:space="0" w:color="auto"/>
              <w:right w:val="single" w:sz="8" w:space="0" w:color="auto"/>
            </w:tcBorders>
            <w:tcMar>
              <w:top w:w="0" w:type="dxa"/>
              <w:left w:w="108" w:type="dxa"/>
              <w:bottom w:w="0" w:type="dxa"/>
              <w:right w:w="108" w:type="dxa"/>
            </w:tcMar>
          </w:tcPr>
          <w:p w14:paraId="2E1B27EE" w14:textId="77777777" w:rsidR="004D0B6E" w:rsidRPr="00432A89" w:rsidRDefault="004D0B6E" w:rsidP="008311B0">
            <w:pPr>
              <w:pStyle w:val="tabletext0"/>
              <w:spacing w:line="240" w:lineRule="auto"/>
            </w:pPr>
            <w:r w:rsidRPr="00432A89">
              <w:t>N/A</w:t>
            </w:r>
          </w:p>
        </w:tc>
        <w:tc>
          <w:tcPr>
            <w:tcW w:w="3543" w:type="dxa"/>
            <w:tcBorders>
              <w:top w:val="nil"/>
              <w:left w:val="nil"/>
              <w:bottom w:val="double" w:sz="4" w:space="0" w:color="auto"/>
              <w:right w:val="double" w:sz="4" w:space="0" w:color="auto"/>
            </w:tcBorders>
            <w:tcMar>
              <w:top w:w="0" w:type="dxa"/>
              <w:left w:w="108" w:type="dxa"/>
              <w:bottom w:w="0" w:type="dxa"/>
              <w:right w:w="108" w:type="dxa"/>
            </w:tcMar>
          </w:tcPr>
          <w:p w14:paraId="2E1B27EF" w14:textId="77777777" w:rsidR="004D0B6E" w:rsidRPr="00432A89" w:rsidRDefault="004D0B6E" w:rsidP="008311B0">
            <w:pPr>
              <w:pStyle w:val="tabletext0"/>
              <w:spacing w:line="240" w:lineRule="auto"/>
            </w:pPr>
            <w:r w:rsidRPr="00432A89">
              <w:t>(416) 553-6154</w:t>
            </w:r>
          </w:p>
        </w:tc>
      </w:tr>
      <w:tr w:rsidR="004D0B6E" w:rsidRPr="00054EBA" w14:paraId="2E1B27F2" w14:textId="77777777" w:rsidTr="004D0B6E">
        <w:trPr>
          <w:gridAfter w:val="3"/>
          <w:wAfter w:w="7229" w:type="dxa"/>
        </w:trPr>
        <w:tc>
          <w:tcPr>
            <w:tcW w:w="1276" w:type="dxa"/>
            <w:tcBorders>
              <w:top w:val="double" w:sz="4" w:space="0" w:color="auto"/>
              <w:left w:val="double" w:sz="4" w:space="0" w:color="auto"/>
              <w:bottom w:val="double" w:sz="4" w:space="0" w:color="auto"/>
              <w:right w:val="single" w:sz="8" w:space="0" w:color="auto"/>
            </w:tcBorders>
            <w:tcMar>
              <w:top w:w="0" w:type="dxa"/>
              <w:left w:w="108" w:type="dxa"/>
              <w:bottom w:w="0" w:type="dxa"/>
              <w:right w:w="108" w:type="dxa"/>
            </w:tcMar>
          </w:tcPr>
          <w:p w14:paraId="2E1B27F1" w14:textId="77777777" w:rsidR="004D0B6E" w:rsidRPr="00054EBA" w:rsidRDefault="004D0B6E" w:rsidP="008311B0">
            <w:pPr>
              <w:pStyle w:val="tabletext0"/>
              <w:spacing w:line="240" w:lineRule="auto"/>
              <w:rPr>
                <w:lang w:val="pt-BR"/>
              </w:rPr>
            </w:pPr>
            <w:r w:rsidRPr="00054EBA">
              <w:rPr>
                <w:lang w:val="pt-BR"/>
              </w:rPr>
              <w:t>Team e-Mail</w:t>
            </w:r>
          </w:p>
        </w:tc>
      </w:tr>
    </w:tbl>
    <w:p w14:paraId="2E1B27F3" w14:textId="77777777" w:rsidR="006D6394" w:rsidRPr="00054EBA" w:rsidRDefault="006D6394" w:rsidP="00CF47F3">
      <w:pPr>
        <w:rPr>
          <w:lang w:val="pt-BR"/>
        </w:rPr>
      </w:pPr>
    </w:p>
    <w:p w14:paraId="2E1B27F4" w14:textId="77777777" w:rsidR="003D3899" w:rsidRDefault="003D3899" w:rsidP="003D3899">
      <w:bookmarkStart w:id="1843" w:name="_Toc490618793"/>
    </w:p>
    <w:p w14:paraId="2E1B27F5" w14:textId="77777777" w:rsidR="003D3899" w:rsidRDefault="003D3899" w:rsidP="003D3899">
      <w:pPr>
        <w:pStyle w:val="Heading3"/>
      </w:pPr>
      <w:bookmarkStart w:id="1844" w:name="_Toc352915510"/>
      <w:r>
        <w:lastRenderedPageBreak/>
        <w:t>IBM contact for Patching</w:t>
      </w:r>
      <w:bookmarkEnd w:id="18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1"/>
        <w:gridCol w:w="4431"/>
      </w:tblGrid>
      <w:tr w:rsidR="009353FA" w14:paraId="2E1B27F8" w14:textId="77777777" w:rsidTr="00AE3EF5">
        <w:tc>
          <w:tcPr>
            <w:tcW w:w="4431" w:type="dxa"/>
          </w:tcPr>
          <w:p w14:paraId="2E1B27F6" w14:textId="77777777" w:rsidR="009353FA" w:rsidRDefault="009353FA" w:rsidP="009353FA">
            <w:r>
              <w:t>Name</w:t>
            </w:r>
          </w:p>
        </w:tc>
        <w:tc>
          <w:tcPr>
            <w:tcW w:w="4431" w:type="dxa"/>
          </w:tcPr>
          <w:p w14:paraId="2E1B27F7" w14:textId="77777777" w:rsidR="009353FA" w:rsidRDefault="009353FA" w:rsidP="009353FA">
            <w:r>
              <w:t xml:space="preserve">Email Id </w:t>
            </w:r>
          </w:p>
        </w:tc>
      </w:tr>
      <w:tr w:rsidR="009353FA" w14:paraId="2E1B27FB" w14:textId="77777777" w:rsidTr="00AE3EF5">
        <w:tc>
          <w:tcPr>
            <w:tcW w:w="4431" w:type="dxa"/>
          </w:tcPr>
          <w:p w14:paraId="2E1B27F9" w14:textId="77777777" w:rsidR="009353FA" w:rsidRDefault="009353FA" w:rsidP="009353FA">
            <w:r w:rsidRPr="00AE3EF5">
              <w:rPr>
                <w:rFonts w:ascii="Arial" w:hAnsi="Arial" w:cs="Arial"/>
                <w:lang w:val="fr-CA"/>
              </w:rPr>
              <w:t xml:space="preserve">IBM Front </w:t>
            </w:r>
            <w:proofErr w:type="spellStart"/>
            <w:r w:rsidRPr="00AE3EF5">
              <w:rPr>
                <w:rFonts w:ascii="Arial" w:hAnsi="Arial" w:cs="Arial"/>
                <w:lang w:val="fr-CA"/>
              </w:rPr>
              <w:t>Door</w:t>
            </w:r>
            <w:proofErr w:type="spellEnd"/>
          </w:p>
        </w:tc>
        <w:tc>
          <w:tcPr>
            <w:tcW w:w="4431" w:type="dxa"/>
          </w:tcPr>
          <w:p w14:paraId="2E1B27FA" w14:textId="77777777" w:rsidR="009353FA" w:rsidRDefault="00DD62E0" w:rsidP="009353FA">
            <w:hyperlink r:id="rId110" w:history="1">
              <w:r w:rsidR="009353FA" w:rsidRPr="00AE3EF5">
                <w:rPr>
                  <w:rStyle w:val="Hyperlink"/>
                  <w:rFonts w:ascii="Arial" w:hAnsi="Arial" w:cs="Arial"/>
                  <w:lang w:val="fr-CA"/>
                </w:rPr>
                <w:t>walter@ca.ibm.com</w:t>
              </w:r>
            </w:hyperlink>
          </w:p>
        </w:tc>
      </w:tr>
      <w:tr w:rsidR="009353FA" w14:paraId="2E1B27FE" w14:textId="77777777" w:rsidTr="00AE3EF5">
        <w:tc>
          <w:tcPr>
            <w:tcW w:w="4431" w:type="dxa"/>
          </w:tcPr>
          <w:p w14:paraId="2E1B27FC" w14:textId="77777777" w:rsidR="009353FA" w:rsidRDefault="009353FA" w:rsidP="009353FA">
            <w:r w:rsidRPr="00AE3EF5">
              <w:rPr>
                <w:rFonts w:ascii="Arial" w:hAnsi="Arial" w:cs="Arial"/>
                <w:lang w:val="fr-CA"/>
              </w:rPr>
              <w:t>IBM Infrastructure</w:t>
            </w:r>
          </w:p>
        </w:tc>
        <w:tc>
          <w:tcPr>
            <w:tcW w:w="4431" w:type="dxa"/>
          </w:tcPr>
          <w:p w14:paraId="2E1B27FD" w14:textId="77777777" w:rsidR="009353FA" w:rsidRDefault="00DD62E0" w:rsidP="009353FA">
            <w:hyperlink r:id="rId111" w:history="1">
              <w:r w:rsidR="009353FA" w:rsidRPr="00AE3EF5">
                <w:rPr>
                  <w:rStyle w:val="Hyperlink"/>
                  <w:rFonts w:ascii="Arial" w:hAnsi="Arial" w:cs="Arial"/>
                  <w:lang w:val="fr-CA"/>
                </w:rPr>
                <w:t>casrar@ca.ibm.com</w:t>
              </w:r>
            </w:hyperlink>
            <w:r w:rsidR="009353FA" w:rsidRPr="00AE3EF5">
              <w:rPr>
                <w:rFonts w:ascii="Arial" w:hAnsi="Arial" w:cs="Arial"/>
                <w:lang w:val="fr-CA"/>
              </w:rPr>
              <w:t>,</w:t>
            </w:r>
          </w:p>
        </w:tc>
      </w:tr>
    </w:tbl>
    <w:p w14:paraId="2E1B27FF" w14:textId="77777777" w:rsidR="009353FA" w:rsidRPr="009353FA" w:rsidRDefault="009353FA" w:rsidP="009353FA"/>
    <w:p w14:paraId="2E1B2800" w14:textId="77777777" w:rsidR="003D3899" w:rsidRDefault="003D3899" w:rsidP="003D3899"/>
    <w:p w14:paraId="2E1B2801" w14:textId="77777777" w:rsidR="003D3899" w:rsidRDefault="003D3899" w:rsidP="003D3899"/>
    <w:p w14:paraId="2E1B2802" w14:textId="77777777" w:rsidR="003D3899" w:rsidRDefault="003D3899" w:rsidP="003D3899"/>
    <w:p w14:paraId="2E1B2803" w14:textId="77777777" w:rsidR="003D3899" w:rsidRDefault="003D3899" w:rsidP="003D3899"/>
    <w:p w14:paraId="2E1B2804" w14:textId="77777777" w:rsidR="003D3899" w:rsidRDefault="003D3899" w:rsidP="003D3899"/>
    <w:p w14:paraId="2E1B2805" w14:textId="77777777" w:rsidR="003D3899" w:rsidRDefault="003D3899" w:rsidP="003D3899"/>
    <w:p w14:paraId="2E1B2806" w14:textId="77777777" w:rsidR="003D3899" w:rsidRDefault="003D3899" w:rsidP="003D3899"/>
    <w:p w14:paraId="2E1B2807" w14:textId="77777777" w:rsidR="003D3899" w:rsidRPr="003D3899" w:rsidRDefault="003D3899" w:rsidP="003D3899">
      <w:pPr>
        <w:sectPr w:rsidR="003D3899" w:rsidRPr="003D3899" w:rsidSect="00097EFD">
          <w:pgSz w:w="12240" w:h="15840"/>
          <w:pgMar w:top="1440" w:right="1041" w:bottom="1440" w:left="1797" w:header="720" w:footer="720" w:gutter="0"/>
          <w:cols w:space="720"/>
        </w:sectPr>
      </w:pPr>
    </w:p>
    <w:p w14:paraId="2E1B2808" w14:textId="77777777" w:rsidR="000B44BE" w:rsidRDefault="000B44BE">
      <w:pPr>
        <w:pStyle w:val="Heading1"/>
      </w:pPr>
      <w:bookmarkStart w:id="1845" w:name="_Toc352915511"/>
      <w:r>
        <w:lastRenderedPageBreak/>
        <w:t>Problem Identification and Resolution</w:t>
      </w:r>
      <w:bookmarkEnd w:id="1843"/>
      <w:bookmarkEnd w:id="1845"/>
    </w:p>
    <w:p w14:paraId="2E1B2809" w14:textId="77777777" w:rsidR="000B44BE" w:rsidRDefault="004B7097">
      <w:pPr>
        <w:pStyle w:val="Heading2"/>
      </w:pPr>
      <w:bookmarkStart w:id="1846" w:name="_Toc490618794"/>
      <w:bookmarkStart w:id="1847" w:name="_Toc352915512"/>
      <w:r>
        <w:t xml:space="preserve">Incident </w:t>
      </w:r>
      <w:r w:rsidR="000B44BE">
        <w:t>Call Flow</w:t>
      </w:r>
      <w:bookmarkEnd w:id="1846"/>
      <w:r>
        <w:t xml:space="preserve"> Diagram</w:t>
      </w:r>
      <w:bookmarkEnd w:id="1847"/>
    </w:p>
    <w:p w14:paraId="2E1B280A" w14:textId="77777777" w:rsidR="00D617C5" w:rsidRDefault="007E3AF4" w:rsidP="00C567EF">
      <w:pPr>
        <w:ind w:left="-851"/>
        <w:sectPr w:rsidR="00D617C5" w:rsidSect="00D617C5">
          <w:pgSz w:w="15840" w:h="12240" w:orient="landscape"/>
          <w:pgMar w:top="1797" w:right="1440" w:bottom="1797" w:left="1440" w:header="720" w:footer="720" w:gutter="0"/>
          <w:cols w:space="720"/>
          <w:docGrid w:linePitch="272"/>
        </w:sectPr>
      </w:pPr>
      <w:r>
        <w:object w:dxaOrig="15173" w:dyaOrig="10827" w14:anchorId="2E1B2A5E">
          <v:shape id="_x0000_i1033" type="#_x0000_t75" style="width:717.75pt;height:375.75pt" o:ole="">
            <v:imagedata r:id="rId112" o:title=""/>
          </v:shape>
          <o:OLEObject Type="Embed" ProgID="Visio.Drawing.11" ShapeID="_x0000_i1033" DrawAspect="Content" ObjectID="_1503957058" r:id="rId113"/>
        </w:object>
      </w:r>
    </w:p>
    <w:p w14:paraId="2E1B280B" w14:textId="77777777" w:rsidR="004B7097" w:rsidRDefault="004B7097">
      <w:pPr>
        <w:pStyle w:val="Heading2"/>
      </w:pPr>
      <w:bookmarkStart w:id="1848" w:name="_Toc352915513"/>
      <w:r>
        <w:lastRenderedPageBreak/>
        <w:t>Detailed Incident Call Flow</w:t>
      </w:r>
      <w:bookmarkEnd w:id="1848"/>
    </w:p>
    <w:p w14:paraId="2E1B280C" w14:textId="77777777" w:rsidR="00630B7C" w:rsidRDefault="00630B7C" w:rsidP="00630B7C">
      <w:pPr>
        <w:pStyle w:val="Heading3"/>
      </w:pPr>
      <w:bookmarkStart w:id="1849" w:name="_Toc352915514"/>
      <w:r>
        <w:t>Reporting an Incident</w:t>
      </w:r>
      <w:bookmarkEnd w:id="1849"/>
    </w:p>
    <w:p w14:paraId="2E1B280D" w14:textId="77777777" w:rsidR="004B7097" w:rsidRDefault="00630B7C" w:rsidP="004B7097">
      <w:r>
        <w:t xml:space="preserve">There are no direct end users of </w:t>
      </w:r>
      <w:r w:rsidR="00206399">
        <w:t>DTS-</w:t>
      </w:r>
      <w:r w:rsidR="00955E22">
        <w:t>PVS</w:t>
      </w:r>
      <w:r>
        <w:t xml:space="preserve">, so no users would be calling into the helpdesk for </w:t>
      </w:r>
      <w:r w:rsidR="00206399">
        <w:t>DTS-</w:t>
      </w:r>
      <w:r w:rsidR="00955E22">
        <w:t>PVS</w:t>
      </w:r>
      <w:r>
        <w:t xml:space="preserve"> issues. </w:t>
      </w:r>
    </w:p>
    <w:p w14:paraId="2E1B280E" w14:textId="77777777" w:rsidR="00630B7C" w:rsidRDefault="00206399" w:rsidP="004B7097">
      <w:r>
        <w:t>DTS-</w:t>
      </w:r>
      <w:r w:rsidR="00955E22">
        <w:t>PVS</w:t>
      </w:r>
      <w:r w:rsidR="00630B7C">
        <w:t xml:space="preserve"> incidents can be identified by interfacing applications’ support teams or by CGI MAS </w:t>
      </w:r>
      <w:r>
        <w:t>DTS-</w:t>
      </w:r>
      <w:r w:rsidR="00955E22">
        <w:t>PVS</w:t>
      </w:r>
      <w:r w:rsidR="00630B7C">
        <w:t>.</w:t>
      </w:r>
    </w:p>
    <w:p w14:paraId="2E1B280F" w14:textId="77777777" w:rsidR="00C918C3" w:rsidRDefault="00C918C3" w:rsidP="004B7097">
      <w:r>
        <w:t>External Credit and Payment Service Providers can also report incidents:</w:t>
      </w:r>
    </w:p>
    <w:p w14:paraId="2E1B2810" w14:textId="77777777" w:rsidR="00C567EF" w:rsidRPr="00471B76" w:rsidRDefault="00C918C3" w:rsidP="00EF006F">
      <w:pPr>
        <w:numPr>
          <w:ilvl w:val="0"/>
          <w:numId w:val="40"/>
        </w:numPr>
      </w:pPr>
      <w:r w:rsidRPr="00C567EF">
        <w:rPr>
          <w:b/>
        </w:rPr>
        <w:t>Equifax</w:t>
      </w:r>
      <w:r>
        <w:t xml:space="preserve">: </w:t>
      </w:r>
      <w:r w:rsidR="00C567EF">
        <w:t xml:space="preserve">If Equifax needs to report an incident that requires investigation on the </w:t>
      </w:r>
      <w:r w:rsidR="00206399">
        <w:t>DTS-</w:t>
      </w:r>
      <w:r w:rsidR="00C567EF">
        <w:t>PVS side, they</w:t>
      </w:r>
      <w:r w:rsidR="001A4BA0">
        <w:t xml:space="preserve"> should e-mail the resources on the Bell Billing Services Management team </w:t>
      </w:r>
      <w:r w:rsidR="00C567EF" w:rsidRPr="00C567EF">
        <w:t>(see 6.2</w:t>
      </w:r>
      <w:hyperlink w:anchor="_Bell_Billing_Services_1" w:history="1">
        <w:r w:rsidR="007A3D95" w:rsidRPr="007A3D95">
          <w:rPr>
            <w:rStyle w:val="Hyperlink"/>
          </w:rPr>
          <w:t>Bell Billing Services Management</w:t>
        </w:r>
      </w:hyperlink>
      <w:r w:rsidR="00C567EF" w:rsidRPr="00C567EF">
        <w:t>)</w:t>
      </w:r>
      <w:r w:rsidR="00C567EF">
        <w:t xml:space="preserve">, </w:t>
      </w:r>
      <w:r w:rsidR="001A4BA0">
        <w:t xml:space="preserve">including incident description, incident timing, and </w:t>
      </w:r>
      <w:r w:rsidR="001A4BA0" w:rsidRPr="00471B76">
        <w:t xml:space="preserve">account/transaction examples (if any). The Billing Services Management team will open a </w:t>
      </w:r>
      <w:del w:id="1850" w:author="Giacomini-Varvarigos, Maria" w:date="2013-02-07T11:09:00Z">
        <w:r w:rsidR="001A4BA0" w:rsidRPr="00471B76" w:rsidDel="00F92E4A">
          <w:delText>Remedy</w:delText>
        </w:r>
      </w:del>
      <w:ins w:id="1851" w:author="Giacomini-Varvarigos, Maria" w:date="2013-02-07T11:09:00Z">
        <w:r w:rsidR="00F92E4A">
          <w:t>ITSM</w:t>
        </w:r>
      </w:ins>
      <w:r w:rsidR="001A4BA0" w:rsidRPr="00471B76">
        <w:t xml:space="preserve"> ticket</w:t>
      </w:r>
      <w:r w:rsidR="00471B76" w:rsidRPr="00471B76">
        <w:t xml:space="preserve"> with the CSD,</w:t>
      </w:r>
      <w:r w:rsidR="001A4BA0" w:rsidRPr="00471B76">
        <w:t xml:space="preserve"> under the </w:t>
      </w:r>
      <w:r w:rsidR="00206399" w:rsidRPr="00471B76">
        <w:t>DTS-</w:t>
      </w:r>
      <w:r w:rsidR="001A4BA0" w:rsidRPr="00471B76">
        <w:t>PVS application.</w:t>
      </w:r>
    </w:p>
    <w:p w14:paraId="2E1B2811" w14:textId="77777777" w:rsidR="00C918C3" w:rsidRDefault="00C918C3" w:rsidP="00EF006F">
      <w:pPr>
        <w:numPr>
          <w:ilvl w:val="0"/>
          <w:numId w:val="40"/>
        </w:numPr>
      </w:pPr>
      <w:r w:rsidRPr="00C567EF">
        <w:rPr>
          <w:b/>
        </w:rPr>
        <w:t>PayPal</w:t>
      </w:r>
      <w:r>
        <w:t xml:space="preserve">: If PayPal needs to report an incident that requires investigation on the </w:t>
      </w:r>
      <w:r w:rsidR="00206399">
        <w:t>DTS-</w:t>
      </w:r>
      <w:r>
        <w:t>PVS side, they report the incident</w:t>
      </w:r>
      <w:r w:rsidR="0075431C">
        <w:t xml:space="preserve"> to the appropriate OTSS resource, who refers the incident to the Bell Account Manager, who in turn will open a ticket with the CGI CSD.</w:t>
      </w:r>
    </w:p>
    <w:p w14:paraId="2E1B2812" w14:textId="77777777" w:rsidR="00630B7C" w:rsidRDefault="00630B7C" w:rsidP="004B7097"/>
    <w:p w14:paraId="2E1B2813" w14:textId="77777777" w:rsidR="00630B7C" w:rsidRDefault="00630B7C" w:rsidP="00630B7C">
      <w:pPr>
        <w:pStyle w:val="Heading3"/>
      </w:pPr>
      <w:bookmarkStart w:id="1852" w:name="_Toc352915515"/>
      <w:r>
        <w:t>Responding to an Incident</w:t>
      </w:r>
      <w:bookmarkEnd w:id="1852"/>
    </w:p>
    <w:p w14:paraId="2E1B2814" w14:textId="77777777" w:rsidR="00630B7C" w:rsidRDefault="00A96042" w:rsidP="00630B7C">
      <w:r>
        <w:t>After ruling out other possible causes, the CSD SRA will create a</w:t>
      </w:r>
      <w:ins w:id="1853" w:author="Giacomini-Varvarigos, Maria" w:date="2013-02-07T11:10:00Z">
        <w:r w:rsidR="00F92E4A">
          <w:t xml:space="preserve">n </w:t>
        </w:r>
      </w:ins>
      <w:del w:id="1854" w:author="Giacomini-Varvarigos, Maria" w:date="2013-02-07T11:10:00Z">
        <w:r w:rsidDel="00F92E4A">
          <w:delText xml:space="preserve"> Remedy</w:delText>
        </w:r>
      </w:del>
      <w:ins w:id="1855" w:author="Giacomini-Varvarigos, Maria" w:date="2013-02-07T11:10:00Z">
        <w:r w:rsidR="00F92E4A">
          <w:t>ITSM</w:t>
        </w:r>
      </w:ins>
      <w:r>
        <w:t xml:space="preserve"> ticket, with product</w:t>
      </w:r>
      <w:r w:rsidR="00955E22">
        <w:t xml:space="preserve"> </w:t>
      </w:r>
      <w:r w:rsidR="00206399" w:rsidRPr="00206399">
        <w:rPr>
          <w:b/>
        </w:rPr>
        <w:t>DTS-</w:t>
      </w:r>
      <w:r w:rsidR="00955E22" w:rsidRPr="00955E22">
        <w:rPr>
          <w:b/>
        </w:rPr>
        <w:t>PVS</w:t>
      </w:r>
      <w:r>
        <w:t xml:space="preserve"> and assign it to group </w:t>
      </w:r>
      <w:r w:rsidR="00955E22" w:rsidRPr="006F1071">
        <w:rPr>
          <w:b/>
        </w:rPr>
        <w:t>IM-DTS</w:t>
      </w:r>
      <w:r w:rsidR="00206399">
        <w:rPr>
          <w:b/>
        </w:rPr>
        <w:t>-</w:t>
      </w:r>
      <w:r w:rsidR="00955E22" w:rsidRPr="006F1071">
        <w:rPr>
          <w:b/>
        </w:rPr>
        <w:t>PCI</w:t>
      </w:r>
      <w:r>
        <w:t>.</w:t>
      </w:r>
    </w:p>
    <w:p w14:paraId="2E1B2815" w14:textId="77777777" w:rsidR="007F63C8" w:rsidRDefault="007F63C8" w:rsidP="00630B7C">
      <w:r>
        <w:t xml:space="preserve">For </w:t>
      </w:r>
      <w:del w:id="1856" w:author="Giacomini-Varvarigos, Maria" w:date="2013-02-07T13:56:00Z">
        <w:r w:rsidDel="00AD421D">
          <w:delText>sev.1 and 2</w:delText>
        </w:r>
      </w:del>
      <w:ins w:id="1857" w:author="Giacomini-Varvarigos, Maria" w:date="2013-02-07T13:56:00Z">
        <w:r w:rsidR="00AD421D">
          <w:t>Critical or High</w:t>
        </w:r>
      </w:ins>
      <w:r>
        <w:t xml:space="preserve"> incidents, the CSD SRA will engage SRS, to invoke Incident Management. </w:t>
      </w:r>
    </w:p>
    <w:p w14:paraId="2E1B2816" w14:textId="77777777" w:rsidR="007F63C8" w:rsidRDefault="007F63C8" w:rsidP="00630B7C">
      <w:r>
        <w:t xml:space="preserve">CGI MAS </w:t>
      </w:r>
      <w:r w:rsidR="00206399">
        <w:t>DTS-</w:t>
      </w:r>
      <w:r w:rsidR="00955E22">
        <w:t>PVS</w:t>
      </w:r>
      <w:r>
        <w:t xml:space="preserve"> investigates the incident:</w:t>
      </w:r>
    </w:p>
    <w:p w14:paraId="2E1B2817" w14:textId="77777777" w:rsidR="003B5549" w:rsidRDefault="003B5549" w:rsidP="00EF006F">
      <w:pPr>
        <w:numPr>
          <w:ilvl w:val="0"/>
          <w:numId w:val="21"/>
        </w:numPr>
        <w:spacing w:before="0" w:after="0"/>
        <w:jc w:val="left"/>
        <w:rPr>
          <w:rFonts w:cs="Arial"/>
        </w:rPr>
      </w:pPr>
      <w:r w:rsidRPr="003B5549">
        <w:rPr>
          <w:rFonts w:cs="Arial"/>
          <w:b/>
        </w:rPr>
        <w:t>Security</w:t>
      </w:r>
      <w:r>
        <w:rPr>
          <w:rFonts w:cs="Arial"/>
        </w:rPr>
        <w:t xml:space="preserve"> – security incidents are referred to the Bell Corporate Emergency team by the CGI MAS </w:t>
      </w:r>
      <w:r w:rsidR="00206399">
        <w:rPr>
          <w:rFonts w:cs="Arial"/>
        </w:rPr>
        <w:t>DTS-</w:t>
      </w:r>
      <w:r>
        <w:rPr>
          <w:rFonts w:cs="Arial"/>
        </w:rPr>
        <w:t>PVS manager</w:t>
      </w:r>
    </w:p>
    <w:p w14:paraId="2E1B2818" w14:textId="77777777" w:rsidR="003B5549" w:rsidRPr="003B5549" w:rsidRDefault="003B5549" w:rsidP="003B5549">
      <w:pPr>
        <w:spacing w:before="0" w:after="0"/>
        <w:jc w:val="left"/>
        <w:rPr>
          <w:rFonts w:cs="Arial"/>
        </w:rPr>
      </w:pPr>
    </w:p>
    <w:p w14:paraId="2E1B2819" w14:textId="77777777" w:rsidR="007F63C8" w:rsidRDefault="007F63C8" w:rsidP="00EF006F">
      <w:pPr>
        <w:numPr>
          <w:ilvl w:val="0"/>
          <w:numId w:val="21"/>
        </w:numPr>
        <w:spacing w:before="0" w:after="0"/>
        <w:jc w:val="left"/>
        <w:rPr>
          <w:rFonts w:cs="Arial"/>
        </w:rPr>
      </w:pPr>
      <w:r w:rsidRPr="007F63C8">
        <w:rPr>
          <w:rFonts w:cs="Arial"/>
          <w:b/>
        </w:rPr>
        <w:t>Server</w:t>
      </w:r>
      <w:r>
        <w:rPr>
          <w:rFonts w:cs="Arial"/>
        </w:rPr>
        <w:t xml:space="preserve"> –</w:t>
      </w:r>
      <w:r w:rsidR="000E7D01">
        <w:rPr>
          <w:rFonts w:cs="Arial"/>
        </w:rPr>
        <w:t xml:space="preserve"> S</w:t>
      </w:r>
      <w:r>
        <w:rPr>
          <w:rFonts w:cs="Arial"/>
        </w:rPr>
        <w:t xml:space="preserve">erver related incidents are referred to CGI </w:t>
      </w:r>
      <w:r w:rsidR="00955E22">
        <w:rPr>
          <w:rFonts w:cs="Arial"/>
        </w:rPr>
        <w:t>Linux Support</w:t>
      </w:r>
      <w:r w:rsidR="000E7D01">
        <w:rPr>
          <w:rFonts w:cs="Arial"/>
        </w:rPr>
        <w:t xml:space="preserve">, via </w:t>
      </w:r>
      <w:del w:id="1858" w:author="Giacomini-Varvarigos, Maria" w:date="2013-02-07T11:10:00Z">
        <w:r w:rsidR="000E7D01" w:rsidDel="00F92E4A">
          <w:rPr>
            <w:rFonts w:cs="Arial"/>
          </w:rPr>
          <w:delText>Remedy</w:delText>
        </w:r>
      </w:del>
      <w:ins w:id="1859" w:author="Giacomini-Varvarigos, Maria" w:date="2013-02-07T11:10:00Z">
        <w:r w:rsidR="00F92E4A">
          <w:rPr>
            <w:rFonts w:cs="Arial"/>
          </w:rPr>
          <w:t>ITSM</w:t>
        </w:r>
      </w:ins>
    </w:p>
    <w:p w14:paraId="2E1B281A" w14:textId="77777777" w:rsidR="000E7D01" w:rsidRDefault="000E7D01" w:rsidP="000E7D01">
      <w:pPr>
        <w:spacing w:before="0" w:after="0"/>
        <w:jc w:val="left"/>
        <w:rPr>
          <w:rFonts w:cs="Arial"/>
        </w:rPr>
      </w:pPr>
    </w:p>
    <w:p w14:paraId="2E1B281B" w14:textId="77777777" w:rsidR="003B5549" w:rsidRPr="003B5549" w:rsidRDefault="003B5549" w:rsidP="00EF006F">
      <w:pPr>
        <w:numPr>
          <w:ilvl w:val="0"/>
          <w:numId w:val="21"/>
        </w:numPr>
        <w:spacing w:before="0" w:after="0"/>
        <w:jc w:val="left"/>
        <w:rPr>
          <w:rFonts w:cs="Arial"/>
        </w:rPr>
      </w:pPr>
      <w:proofErr w:type="spellStart"/>
      <w:r w:rsidRPr="003B5549">
        <w:rPr>
          <w:rFonts w:cs="Arial"/>
          <w:b/>
        </w:rPr>
        <w:t>Alteon</w:t>
      </w:r>
      <w:proofErr w:type="spellEnd"/>
      <w:r w:rsidRPr="003B5549">
        <w:rPr>
          <w:rFonts w:cs="Arial"/>
          <w:b/>
        </w:rPr>
        <w:t xml:space="preserve"> Load Balancer or network</w:t>
      </w:r>
      <w:r>
        <w:rPr>
          <w:rFonts w:cs="Arial"/>
        </w:rPr>
        <w:t xml:space="preserve"> – Incidents related to the load balancer or the network are referred to the CSD to be resolved as per existing process</w:t>
      </w:r>
    </w:p>
    <w:p w14:paraId="2E1B281C" w14:textId="77777777" w:rsidR="003B5549" w:rsidRDefault="003B5549" w:rsidP="003B5549">
      <w:pPr>
        <w:spacing w:before="0" w:after="0"/>
        <w:jc w:val="left"/>
        <w:rPr>
          <w:rFonts w:cs="Arial"/>
          <w:b/>
          <w:highlight w:val="yellow"/>
        </w:rPr>
      </w:pPr>
    </w:p>
    <w:p w14:paraId="2E1B281D" w14:textId="77777777" w:rsidR="003B5549" w:rsidRDefault="003B5549" w:rsidP="00EF006F">
      <w:pPr>
        <w:numPr>
          <w:ilvl w:val="0"/>
          <w:numId w:val="21"/>
        </w:numPr>
        <w:spacing w:before="0" w:after="0"/>
        <w:jc w:val="left"/>
        <w:rPr>
          <w:rFonts w:cs="Arial"/>
        </w:rPr>
      </w:pPr>
      <w:proofErr w:type="spellStart"/>
      <w:r w:rsidRPr="003B5549">
        <w:rPr>
          <w:rFonts w:cs="Arial"/>
          <w:b/>
        </w:rPr>
        <w:t>ArcSight</w:t>
      </w:r>
      <w:proofErr w:type="spellEnd"/>
      <w:r w:rsidRPr="003B5549">
        <w:rPr>
          <w:rFonts w:cs="Arial"/>
          <w:b/>
        </w:rPr>
        <w:t xml:space="preserve"> </w:t>
      </w:r>
      <w:r>
        <w:rPr>
          <w:rFonts w:cs="Arial"/>
        </w:rPr>
        <w:t xml:space="preserve">– </w:t>
      </w:r>
      <w:proofErr w:type="spellStart"/>
      <w:r>
        <w:rPr>
          <w:rFonts w:cs="Arial"/>
        </w:rPr>
        <w:t>ArcSight</w:t>
      </w:r>
      <w:proofErr w:type="spellEnd"/>
      <w:r>
        <w:rPr>
          <w:rFonts w:cs="Arial"/>
        </w:rPr>
        <w:t xml:space="preserve"> related incidents are referred to DSO Security, via </w:t>
      </w:r>
      <w:del w:id="1860" w:author="Giacomini-Varvarigos, Maria" w:date="2013-02-07T11:10:00Z">
        <w:r w:rsidDel="00F92E4A">
          <w:rPr>
            <w:rFonts w:cs="Arial"/>
          </w:rPr>
          <w:delText>Remedy</w:delText>
        </w:r>
      </w:del>
      <w:ins w:id="1861" w:author="Giacomini-Varvarigos, Maria" w:date="2013-02-07T11:10:00Z">
        <w:r w:rsidR="00F92E4A">
          <w:rPr>
            <w:rFonts w:cs="Arial"/>
          </w:rPr>
          <w:t>ITSM</w:t>
        </w:r>
      </w:ins>
    </w:p>
    <w:p w14:paraId="2E1B281E" w14:textId="77777777" w:rsidR="003B5549" w:rsidRDefault="003B5549" w:rsidP="003B5549">
      <w:pPr>
        <w:spacing w:before="0" w:after="0"/>
        <w:jc w:val="left"/>
        <w:rPr>
          <w:rFonts w:cs="Arial"/>
        </w:rPr>
      </w:pPr>
    </w:p>
    <w:p w14:paraId="2E1B281F" w14:textId="77777777" w:rsidR="003B5549" w:rsidRPr="003B5549" w:rsidRDefault="003B5549" w:rsidP="00EF006F">
      <w:pPr>
        <w:numPr>
          <w:ilvl w:val="0"/>
          <w:numId w:val="21"/>
        </w:numPr>
        <w:tabs>
          <w:tab w:val="left" w:pos="2268"/>
        </w:tabs>
        <w:spacing w:before="0" w:after="0"/>
        <w:jc w:val="left"/>
        <w:rPr>
          <w:rFonts w:cs="Arial"/>
        </w:rPr>
      </w:pPr>
      <w:proofErr w:type="spellStart"/>
      <w:r>
        <w:rPr>
          <w:rFonts w:cs="Arial"/>
          <w:b/>
        </w:rPr>
        <w:t>Weblogic</w:t>
      </w:r>
      <w:proofErr w:type="spellEnd"/>
      <w:r>
        <w:rPr>
          <w:rFonts w:cs="Arial"/>
          <w:b/>
        </w:rPr>
        <w:t xml:space="preserve"> </w:t>
      </w:r>
      <w:r>
        <w:rPr>
          <w:rFonts w:cs="Arial"/>
        </w:rPr>
        <w:t xml:space="preserve">– </w:t>
      </w:r>
      <w:proofErr w:type="spellStart"/>
      <w:r>
        <w:rPr>
          <w:rFonts w:cs="Arial"/>
        </w:rPr>
        <w:t>Weblogic</w:t>
      </w:r>
      <w:proofErr w:type="spellEnd"/>
      <w:r>
        <w:rPr>
          <w:rFonts w:cs="Arial"/>
        </w:rPr>
        <w:t xml:space="preserve"> incidents are referred to Oracle</w:t>
      </w:r>
    </w:p>
    <w:p w14:paraId="2E1B2820" w14:textId="77777777" w:rsidR="003B5549" w:rsidRDefault="003B5549" w:rsidP="003B5549">
      <w:pPr>
        <w:spacing w:before="0" w:after="0"/>
        <w:jc w:val="left"/>
        <w:rPr>
          <w:rFonts w:cs="Arial"/>
          <w:b/>
          <w:highlight w:val="yellow"/>
        </w:rPr>
      </w:pPr>
    </w:p>
    <w:p w14:paraId="2E1B2821" w14:textId="77777777" w:rsidR="007F63C8" w:rsidRDefault="00955E22" w:rsidP="00EF006F">
      <w:pPr>
        <w:numPr>
          <w:ilvl w:val="0"/>
          <w:numId w:val="21"/>
        </w:numPr>
        <w:spacing w:before="0" w:after="0"/>
        <w:jc w:val="left"/>
        <w:rPr>
          <w:rFonts w:cs="Arial"/>
        </w:rPr>
      </w:pPr>
      <w:r>
        <w:rPr>
          <w:rFonts w:cs="Arial"/>
          <w:b/>
        </w:rPr>
        <w:t>DTS-</w:t>
      </w:r>
      <w:r w:rsidR="00206399">
        <w:rPr>
          <w:rFonts w:cs="Arial"/>
          <w:b/>
        </w:rPr>
        <w:t>RTS</w:t>
      </w:r>
      <w:r w:rsidR="007F63C8">
        <w:rPr>
          <w:rFonts w:cs="Arial"/>
        </w:rPr>
        <w:t xml:space="preserve"> – </w:t>
      </w:r>
      <w:r w:rsidR="000E7D01">
        <w:rPr>
          <w:rFonts w:cs="Arial"/>
        </w:rPr>
        <w:t xml:space="preserve"> Incidents related to </w:t>
      </w:r>
      <w:r>
        <w:rPr>
          <w:rFonts w:cs="Arial"/>
        </w:rPr>
        <w:t>DTS-</w:t>
      </w:r>
      <w:r w:rsidR="00206399">
        <w:rPr>
          <w:rFonts w:cs="Arial"/>
        </w:rPr>
        <w:t>RTS</w:t>
      </w:r>
      <w:r w:rsidR="000E7D01">
        <w:rPr>
          <w:rFonts w:cs="Arial"/>
        </w:rPr>
        <w:t xml:space="preserve"> are referred to CGI MAS </w:t>
      </w:r>
      <w:r>
        <w:rPr>
          <w:rFonts w:cs="Arial"/>
        </w:rPr>
        <w:t>DTS-</w:t>
      </w:r>
      <w:r w:rsidR="00206399">
        <w:rPr>
          <w:rFonts w:cs="Arial"/>
        </w:rPr>
        <w:t>RTS</w:t>
      </w:r>
      <w:r w:rsidR="000E7D01">
        <w:rPr>
          <w:rFonts w:cs="Arial"/>
        </w:rPr>
        <w:t xml:space="preserve">, via </w:t>
      </w:r>
      <w:del w:id="1862" w:author="Giacomini-Varvarigos, Maria" w:date="2013-02-07T11:10:00Z">
        <w:r w:rsidR="000E7D01" w:rsidDel="00F92E4A">
          <w:rPr>
            <w:rFonts w:cs="Arial"/>
          </w:rPr>
          <w:delText>Remedy</w:delText>
        </w:r>
      </w:del>
      <w:ins w:id="1863" w:author="Giacomini-Varvarigos, Maria" w:date="2013-02-07T11:10:00Z">
        <w:r w:rsidR="00F92E4A">
          <w:rPr>
            <w:rFonts w:cs="Arial"/>
          </w:rPr>
          <w:t>ITSM</w:t>
        </w:r>
      </w:ins>
    </w:p>
    <w:p w14:paraId="2E1B2822" w14:textId="77777777" w:rsidR="000E7D01" w:rsidRPr="000E7D01" w:rsidRDefault="000E7D01" w:rsidP="000E7D01">
      <w:pPr>
        <w:spacing w:before="0" w:after="0"/>
        <w:jc w:val="left"/>
        <w:rPr>
          <w:rFonts w:cs="Arial"/>
        </w:rPr>
      </w:pPr>
    </w:p>
    <w:p w14:paraId="2E1B2823" w14:textId="77777777" w:rsidR="007F63C8" w:rsidRDefault="007F63C8" w:rsidP="00EF006F">
      <w:pPr>
        <w:numPr>
          <w:ilvl w:val="0"/>
          <w:numId w:val="21"/>
        </w:numPr>
        <w:spacing w:before="0" w:after="0"/>
        <w:jc w:val="left"/>
        <w:rPr>
          <w:rFonts w:cs="Arial"/>
        </w:rPr>
      </w:pPr>
      <w:r w:rsidRPr="007F63C8">
        <w:rPr>
          <w:rFonts w:cs="Arial"/>
          <w:b/>
        </w:rPr>
        <w:t xml:space="preserve">Interfacing </w:t>
      </w:r>
      <w:r w:rsidR="00F4602F">
        <w:rPr>
          <w:rFonts w:cs="Arial"/>
          <w:b/>
        </w:rPr>
        <w:t xml:space="preserve">(BSS) </w:t>
      </w:r>
      <w:r w:rsidRPr="007F63C8">
        <w:rPr>
          <w:rFonts w:cs="Arial"/>
          <w:b/>
        </w:rPr>
        <w:t>user applications</w:t>
      </w:r>
      <w:r>
        <w:rPr>
          <w:rFonts w:cs="Arial"/>
        </w:rPr>
        <w:t xml:space="preserve"> – </w:t>
      </w:r>
      <w:r w:rsidR="000E7D01">
        <w:rPr>
          <w:rFonts w:cs="Arial"/>
        </w:rPr>
        <w:t xml:space="preserve"> Incidents related to an interfacing user application are referred to that applications support</w:t>
      </w:r>
    </w:p>
    <w:p w14:paraId="2E1B2824" w14:textId="77777777" w:rsidR="000E7D01" w:rsidRPr="000E7D01" w:rsidRDefault="000E7D01" w:rsidP="000E7D01">
      <w:pPr>
        <w:spacing w:before="0" w:after="0"/>
        <w:jc w:val="left"/>
        <w:rPr>
          <w:rFonts w:cs="Arial"/>
        </w:rPr>
      </w:pPr>
    </w:p>
    <w:p w14:paraId="2E1B2825" w14:textId="77777777" w:rsidR="007F63C8" w:rsidRDefault="00BE6A47" w:rsidP="00EF006F">
      <w:pPr>
        <w:numPr>
          <w:ilvl w:val="0"/>
          <w:numId w:val="21"/>
        </w:numPr>
        <w:spacing w:before="0" w:after="0"/>
        <w:jc w:val="left"/>
        <w:rPr>
          <w:rFonts w:cs="Arial"/>
        </w:rPr>
      </w:pPr>
      <w:r>
        <w:rPr>
          <w:rFonts w:cs="Arial"/>
          <w:b/>
        </w:rPr>
        <w:t xml:space="preserve">Credit and Payment </w:t>
      </w:r>
      <w:r w:rsidR="007F63C8" w:rsidRPr="007F63C8">
        <w:rPr>
          <w:rFonts w:cs="Arial"/>
          <w:b/>
        </w:rPr>
        <w:t>Service Provider</w:t>
      </w:r>
      <w:r w:rsidR="007F63C8">
        <w:rPr>
          <w:rFonts w:cs="Arial"/>
        </w:rPr>
        <w:t xml:space="preserve"> – </w:t>
      </w:r>
      <w:r w:rsidR="000E7D01">
        <w:rPr>
          <w:rFonts w:cs="Arial"/>
        </w:rPr>
        <w:t xml:space="preserve"> Incidents related to a service provider are referred to that service provider’s support</w:t>
      </w:r>
    </w:p>
    <w:p w14:paraId="2E1B2826" w14:textId="77777777" w:rsidR="000E7D01" w:rsidRDefault="000E7D01" w:rsidP="000E7D01">
      <w:pPr>
        <w:spacing w:before="0" w:after="0"/>
        <w:jc w:val="left"/>
        <w:rPr>
          <w:rFonts w:cs="Arial"/>
        </w:rPr>
      </w:pPr>
    </w:p>
    <w:p w14:paraId="2E1B2827" w14:textId="77777777" w:rsidR="007F63C8" w:rsidRDefault="007F63C8" w:rsidP="00EF006F">
      <w:pPr>
        <w:numPr>
          <w:ilvl w:val="0"/>
          <w:numId w:val="21"/>
        </w:numPr>
        <w:spacing w:before="0" w:after="0"/>
        <w:jc w:val="left"/>
        <w:rPr>
          <w:rFonts w:cs="Arial"/>
        </w:rPr>
      </w:pPr>
      <w:r>
        <w:rPr>
          <w:rFonts w:cs="Arial"/>
        </w:rPr>
        <w:t xml:space="preserve">Any other incidents are resolved by CGI MAS </w:t>
      </w:r>
      <w:r w:rsidR="00206399">
        <w:rPr>
          <w:rFonts w:cs="Arial"/>
        </w:rPr>
        <w:t>DTS-</w:t>
      </w:r>
      <w:r w:rsidR="00955E22">
        <w:rPr>
          <w:rFonts w:cs="Arial"/>
        </w:rPr>
        <w:t>PVS</w:t>
      </w:r>
      <w:r>
        <w:rPr>
          <w:rFonts w:cs="Arial"/>
        </w:rPr>
        <w:t>, with the assistance of other support teams, as required.</w:t>
      </w:r>
    </w:p>
    <w:p w14:paraId="2E1B2828" w14:textId="77777777" w:rsidR="00BE6A47" w:rsidRDefault="00BE6A47" w:rsidP="007F63C8">
      <w:pPr>
        <w:spacing w:before="0" w:after="0"/>
        <w:jc w:val="left"/>
      </w:pPr>
    </w:p>
    <w:p w14:paraId="2E1B2829" w14:textId="77777777" w:rsidR="007F63C8" w:rsidRDefault="00BE6A47" w:rsidP="007F63C8">
      <w:pPr>
        <w:spacing w:before="0" w:after="0"/>
        <w:jc w:val="left"/>
      </w:pPr>
      <w:r>
        <w:t>See the Incident Assignment Chart below for assignment info.</w:t>
      </w:r>
    </w:p>
    <w:p w14:paraId="2E1B282A" w14:textId="77777777" w:rsidR="00013419" w:rsidDel="00F92E4A" w:rsidRDefault="00013419" w:rsidP="007F63C8">
      <w:pPr>
        <w:spacing w:before="0" w:after="0"/>
        <w:jc w:val="left"/>
        <w:rPr>
          <w:del w:id="1864" w:author="Giacomini-Varvarigos, Maria" w:date="2013-02-07T11:11:00Z"/>
        </w:rPr>
      </w:pPr>
    </w:p>
    <w:p w14:paraId="2E1B282B" w14:textId="77777777" w:rsidR="00013419" w:rsidDel="00F92E4A" w:rsidRDefault="00013419" w:rsidP="007F63C8">
      <w:pPr>
        <w:spacing w:before="0" w:after="0"/>
        <w:jc w:val="left"/>
        <w:rPr>
          <w:del w:id="1865" w:author="Giacomini-Varvarigos, Maria" w:date="2013-02-07T11:11:00Z"/>
        </w:rPr>
      </w:pPr>
      <w:del w:id="1866" w:author="Giacomini-Varvarigos, Maria" w:date="2013-02-07T11:11:00Z">
        <w:r w:rsidDel="00F92E4A">
          <w:delText xml:space="preserve">For incidents to be referred to a support team on HEAT, the inter-helpdesk process </w:delText>
        </w:r>
        <w:r w:rsidR="003B5549" w:rsidDel="00F92E4A">
          <w:delText>is</w:delText>
        </w:r>
        <w:r w:rsidDel="00F92E4A">
          <w:delText xml:space="preserve"> used to create a HEAT ticket and assign it to the appropriate support team.</w:delText>
        </w:r>
      </w:del>
    </w:p>
    <w:p w14:paraId="2E1B282C" w14:textId="77777777" w:rsidR="00BE6A47" w:rsidRDefault="00BE6A47" w:rsidP="007F63C8">
      <w:pPr>
        <w:rPr>
          <w:b/>
        </w:rPr>
      </w:pPr>
    </w:p>
    <w:p w14:paraId="2E1B282D" w14:textId="77777777" w:rsidR="007F63C8" w:rsidRDefault="007F63C8" w:rsidP="007F63C8">
      <w:pPr>
        <w:rPr>
          <w:ins w:id="1867" w:author="Giacomini-Varvarigos, Maria" w:date="2013-02-07T11:11:00Z"/>
          <w:b/>
        </w:rPr>
      </w:pPr>
      <w:r w:rsidRPr="00413ACA">
        <w:rPr>
          <w:b/>
        </w:rPr>
        <w:t xml:space="preserve">If </w:t>
      </w:r>
      <w:r>
        <w:rPr>
          <w:b/>
        </w:rPr>
        <w:t>any of the support teams</w:t>
      </w:r>
      <w:r w:rsidRPr="00413ACA">
        <w:rPr>
          <w:b/>
        </w:rPr>
        <w:t xml:space="preserve"> need to upgrade a ticket from sev.3 to sev.1 or sev.2, they </w:t>
      </w:r>
      <w:r>
        <w:rPr>
          <w:b/>
        </w:rPr>
        <w:t>must</w:t>
      </w:r>
      <w:r w:rsidRPr="00413ACA">
        <w:rPr>
          <w:b/>
        </w:rPr>
        <w:t xml:space="preserve"> call the CSD to have the ticket upgraded and IMC engaged.</w:t>
      </w:r>
    </w:p>
    <w:p w14:paraId="2E1B282E" w14:textId="77777777" w:rsidR="00F92E4A" w:rsidRPr="00413ACA" w:rsidRDefault="00F92E4A" w:rsidP="007F63C8">
      <w:pPr>
        <w:rPr>
          <w:b/>
        </w:rPr>
      </w:pPr>
    </w:p>
    <w:p w14:paraId="2E1B282F" w14:textId="77777777" w:rsidR="007F63C8" w:rsidRPr="00F4602F" w:rsidRDefault="007F63C8" w:rsidP="007F63C8">
      <w:pPr>
        <w:pStyle w:val="Heading3"/>
        <w:numPr>
          <w:ilvl w:val="2"/>
          <w:numId w:val="1"/>
        </w:numPr>
      </w:pPr>
      <w:bookmarkStart w:id="1868" w:name="_Toc312746566"/>
      <w:bookmarkStart w:id="1869" w:name="_Toc352915516"/>
      <w:r w:rsidRPr="00F4602F">
        <w:lastRenderedPageBreak/>
        <w:t>Incident Assignment Chart</w:t>
      </w:r>
      <w:bookmarkEnd w:id="1868"/>
      <w:bookmarkEnd w:id="1869"/>
    </w:p>
    <w:tbl>
      <w:tblPr>
        <w:tblW w:w="9436"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9"/>
        <w:gridCol w:w="1781"/>
        <w:gridCol w:w="6096"/>
      </w:tblGrid>
      <w:tr w:rsidR="00BE6A47" w14:paraId="2E1B2833" w14:textId="77777777" w:rsidTr="00491438">
        <w:trPr>
          <w:trHeight w:val="313"/>
        </w:trPr>
        <w:tc>
          <w:tcPr>
            <w:tcW w:w="1559" w:type="dxa"/>
            <w:vMerge w:val="restart"/>
            <w:tcBorders>
              <w:top w:val="double" w:sz="4" w:space="0" w:color="auto"/>
              <w:left w:val="double" w:sz="4" w:space="0" w:color="auto"/>
            </w:tcBorders>
            <w:shd w:val="clear" w:color="auto" w:fill="E6E6E6"/>
            <w:vAlign w:val="center"/>
          </w:tcPr>
          <w:p w14:paraId="2E1B2830" w14:textId="77777777" w:rsidR="00BE6A47" w:rsidRPr="00371E0E" w:rsidRDefault="00BE6A47" w:rsidP="00371E0E">
            <w:pPr>
              <w:jc w:val="center"/>
              <w:rPr>
                <w:b/>
                <w:color w:val="000000"/>
                <w:sz w:val="18"/>
                <w:szCs w:val="18"/>
              </w:rPr>
            </w:pPr>
            <w:r w:rsidRPr="00371E0E">
              <w:rPr>
                <w:b/>
                <w:color w:val="000000"/>
                <w:sz w:val="18"/>
                <w:szCs w:val="18"/>
              </w:rPr>
              <w:t>Component</w:t>
            </w:r>
          </w:p>
        </w:tc>
        <w:tc>
          <w:tcPr>
            <w:tcW w:w="1781" w:type="dxa"/>
            <w:vMerge w:val="restart"/>
            <w:tcBorders>
              <w:top w:val="double" w:sz="4" w:space="0" w:color="auto"/>
            </w:tcBorders>
            <w:shd w:val="clear" w:color="auto" w:fill="E6E6E6"/>
            <w:vAlign w:val="center"/>
          </w:tcPr>
          <w:p w14:paraId="2E1B2831" w14:textId="77777777" w:rsidR="00BE6A47" w:rsidRPr="00371E0E" w:rsidRDefault="00BE6A47" w:rsidP="00371E0E">
            <w:pPr>
              <w:jc w:val="center"/>
              <w:rPr>
                <w:b/>
                <w:color w:val="000000"/>
                <w:sz w:val="18"/>
                <w:szCs w:val="18"/>
              </w:rPr>
            </w:pPr>
            <w:r w:rsidRPr="00371E0E">
              <w:rPr>
                <w:b/>
                <w:color w:val="000000"/>
                <w:sz w:val="18"/>
                <w:szCs w:val="18"/>
              </w:rPr>
              <w:t>Supported By</w:t>
            </w:r>
          </w:p>
        </w:tc>
        <w:tc>
          <w:tcPr>
            <w:tcW w:w="6096" w:type="dxa"/>
            <w:tcBorders>
              <w:top w:val="double" w:sz="4" w:space="0" w:color="auto"/>
              <w:bottom w:val="single" w:sz="4" w:space="0" w:color="auto"/>
              <w:right w:val="double" w:sz="4" w:space="0" w:color="auto"/>
            </w:tcBorders>
            <w:shd w:val="clear" w:color="auto" w:fill="E6E6E6"/>
            <w:vAlign w:val="center"/>
          </w:tcPr>
          <w:p w14:paraId="2E1B2832" w14:textId="77777777" w:rsidR="00BE6A47" w:rsidRPr="00371E0E" w:rsidRDefault="00BE6A47" w:rsidP="00371E0E">
            <w:pPr>
              <w:jc w:val="center"/>
              <w:rPr>
                <w:b/>
                <w:color w:val="000000"/>
                <w:sz w:val="18"/>
                <w:szCs w:val="18"/>
              </w:rPr>
            </w:pPr>
            <w:r w:rsidRPr="00371E0E">
              <w:rPr>
                <w:b/>
                <w:color w:val="000000"/>
                <w:sz w:val="18"/>
                <w:szCs w:val="18"/>
              </w:rPr>
              <w:t>Assignment Info</w:t>
            </w:r>
          </w:p>
        </w:tc>
      </w:tr>
      <w:tr w:rsidR="00C234FB" w14:paraId="2E1B2838" w14:textId="77777777" w:rsidTr="00574BF7">
        <w:trPr>
          <w:trHeight w:val="313"/>
        </w:trPr>
        <w:tc>
          <w:tcPr>
            <w:tcW w:w="1559" w:type="dxa"/>
            <w:vMerge/>
            <w:tcBorders>
              <w:left w:val="double" w:sz="4" w:space="0" w:color="auto"/>
              <w:bottom w:val="double" w:sz="4" w:space="0" w:color="auto"/>
            </w:tcBorders>
            <w:shd w:val="clear" w:color="auto" w:fill="E6E6E6"/>
            <w:vAlign w:val="center"/>
          </w:tcPr>
          <w:p w14:paraId="2E1B2834" w14:textId="77777777" w:rsidR="00C234FB" w:rsidRPr="00371E0E" w:rsidRDefault="00C234FB" w:rsidP="00371E0E">
            <w:pPr>
              <w:jc w:val="center"/>
              <w:rPr>
                <w:b/>
                <w:color w:val="000000"/>
                <w:sz w:val="18"/>
                <w:szCs w:val="18"/>
              </w:rPr>
            </w:pPr>
          </w:p>
        </w:tc>
        <w:tc>
          <w:tcPr>
            <w:tcW w:w="1781" w:type="dxa"/>
            <w:vMerge/>
            <w:tcBorders>
              <w:bottom w:val="double" w:sz="4" w:space="0" w:color="auto"/>
            </w:tcBorders>
            <w:shd w:val="clear" w:color="auto" w:fill="E6E6E6"/>
            <w:vAlign w:val="center"/>
          </w:tcPr>
          <w:p w14:paraId="2E1B2835" w14:textId="77777777" w:rsidR="00C234FB" w:rsidRPr="00371E0E" w:rsidRDefault="00C234FB" w:rsidP="00371E0E">
            <w:pPr>
              <w:jc w:val="center"/>
              <w:rPr>
                <w:b/>
                <w:color w:val="000000"/>
                <w:sz w:val="18"/>
                <w:szCs w:val="18"/>
              </w:rPr>
            </w:pPr>
          </w:p>
        </w:tc>
        <w:tc>
          <w:tcPr>
            <w:tcW w:w="6096" w:type="dxa"/>
            <w:tcBorders>
              <w:top w:val="single" w:sz="4" w:space="0" w:color="auto"/>
              <w:bottom w:val="double" w:sz="4" w:space="0" w:color="auto"/>
              <w:right w:val="double" w:sz="4" w:space="0" w:color="auto"/>
            </w:tcBorders>
            <w:shd w:val="clear" w:color="auto" w:fill="E6E6E6"/>
            <w:vAlign w:val="center"/>
          </w:tcPr>
          <w:p w14:paraId="2E1B2836" w14:textId="77777777" w:rsidR="00C234FB" w:rsidRPr="00371E0E" w:rsidRDefault="00C234FB" w:rsidP="00371E0E">
            <w:pPr>
              <w:jc w:val="center"/>
              <w:rPr>
                <w:b/>
                <w:color w:val="000000"/>
                <w:sz w:val="18"/>
                <w:szCs w:val="18"/>
              </w:rPr>
            </w:pPr>
            <w:del w:id="1870" w:author="Giacomini-Varvarigos, Maria" w:date="2013-02-07T11:15:00Z">
              <w:r w:rsidRPr="00371E0E" w:rsidDel="00F92E4A">
                <w:rPr>
                  <w:b/>
                  <w:color w:val="000000"/>
                  <w:sz w:val="18"/>
                  <w:szCs w:val="18"/>
                </w:rPr>
                <w:delText>Remedy Type (for CTI)</w:delText>
              </w:r>
            </w:del>
            <w:ins w:id="1871" w:author="Giacomini-Varvarigos, Maria" w:date="2013-02-07T11:15:00Z">
              <w:r>
                <w:rPr>
                  <w:b/>
                  <w:color w:val="000000"/>
                  <w:sz w:val="18"/>
                  <w:szCs w:val="18"/>
                </w:rPr>
                <w:t>ITSM Assignment</w:t>
              </w:r>
            </w:ins>
          </w:p>
          <w:p w14:paraId="2E1B2837" w14:textId="77777777" w:rsidR="00C234FB" w:rsidRPr="00371E0E" w:rsidRDefault="00C234FB" w:rsidP="00371E0E">
            <w:pPr>
              <w:jc w:val="center"/>
              <w:rPr>
                <w:b/>
                <w:color w:val="000000"/>
                <w:sz w:val="18"/>
                <w:szCs w:val="18"/>
              </w:rPr>
            </w:pPr>
            <w:del w:id="1872" w:author="Giacomini-Varvarigos, Maria" w:date="2013-02-07T11:15:00Z">
              <w:r w:rsidRPr="00371E0E" w:rsidDel="00C234FB">
                <w:rPr>
                  <w:b/>
                  <w:color w:val="000000"/>
                  <w:sz w:val="18"/>
                  <w:szCs w:val="18"/>
                </w:rPr>
                <w:delText>Assign-To Group</w:delText>
              </w:r>
            </w:del>
          </w:p>
        </w:tc>
      </w:tr>
      <w:tr w:rsidR="00660734" w14:paraId="2E1B283A" w14:textId="77777777" w:rsidTr="00491438">
        <w:tc>
          <w:tcPr>
            <w:tcW w:w="9436" w:type="dxa"/>
            <w:gridSpan w:val="3"/>
            <w:tcBorders>
              <w:top w:val="double" w:sz="4" w:space="0" w:color="auto"/>
              <w:left w:val="double" w:sz="4" w:space="0" w:color="auto"/>
              <w:right w:val="double" w:sz="4" w:space="0" w:color="auto"/>
            </w:tcBorders>
            <w:shd w:val="clear" w:color="auto" w:fill="FFFF99"/>
            <w:vAlign w:val="center"/>
          </w:tcPr>
          <w:p w14:paraId="2E1B2839" w14:textId="77777777" w:rsidR="00660734" w:rsidRPr="00371E0E" w:rsidRDefault="00206399" w:rsidP="00206399">
            <w:pPr>
              <w:jc w:val="left"/>
              <w:rPr>
                <w:b/>
                <w:color w:val="000000"/>
                <w:sz w:val="18"/>
                <w:szCs w:val="18"/>
              </w:rPr>
            </w:pPr>
            <w:r>
              <w:rPr>
                <w:rFonts w:ascii="Arial" w:hAnsi="Arial" w:cs="Arial"/>
                <w:b/>
                <w:lang w:val="en-CA"/>
              </w:rPr>
              <w:t>DTS-</w:t>
            </w:r>
            <w:r w:rsidR="00955E22" w:rsidRPr="00371E0E">
              <w:rPr>
                <w:rFonts w:ascii="Arial" w:hAnsi="Arial" w:cs="Arial"/>
                <w:b/>
                <w:lang w:val="en-CA"/>
              </w:rPr>
              <w:t>PVS</w:t>
            </w:r>
            <w:r w:rsidR="00660734" w:rsidRPr="00371E0E">
              <w:rPr>
                <w:rFonts w:ascii="Arial" w:hAnsi="Arial" w:cs="Arial"/>
                <w:b/>
                <w:lang w:val="en-CA"/>
              </w:rPr>
              <w:t xml:space="preserve"> Incidents</w:t>
            </w:r>
          </w:p>
        </w:tc>
      </w:tr>
      <w:tr w:rsidR="00F81039" w14:paraId="2E1B283E" w14:textId="77777777" w:rsidTr="00491438">
        <w:tc>
          <w:tcPr>
            <w:tcW w:w="1559" w:type="dxa"/>
            <w:tcBorders>
              <w:left w:val="double" w:sz="4" w:space="0" w:color="auto"/>
            </w:tcBorders>
            <w:shd w:val="clear" w:color="auto" w:fill="auto"/>
          </w:tcPr>
          <w:p w14:paraId="2E1B283B" w14:textId="77777777" w:rsidR="00F81039" w:rsidRPr="009E5110" w:rsidRDefault="00F81039" w:rsidP="00371E0E">
            <w:pPr>
              <w:jc w:val="left"/>
              <w:rPr>
                <w:color w:val="000000"/>
                <w:sz w:val="18"/>
                <w:szCs w:val="18"/>
              </w:rPr>
            </w:pPr>
            <w:proofErr w:type="spellStart"/>
            <w:r>
              <w:rPr>
                <w:color w:val="000000"/>
                <w:sz w:val="18"/>
                <w:szCs w:val="18"/>
              </w:rPr>
              <w:t>ArcSight</w:t>
            </w:r>
            <w:proofErr w:type="spellEnd"/>
          </w:p>
        </w:tc>
        <w:tc>
          <w:tcPr>
            <w:tcW w:w="1781" w:type="dxa"/>
            <w:shd w:val="clear" w:color="auto" w:fill="auto"/>
          </w:tcPr>
          <w:p w14:paraId="2E1B283C" w14:textId="77777777" w:rsidR="00F81039" w:rsidRDefault="00F81039" w:rsidP="00371E0E">
            <w:pPr>
              <w:jc w:val="left"/>
              <w:rPr>
                <w:color w:val="000000"/>
                <w:sz w:val="18"/>
                <w:szCs w:val="18"/>
              </w:rPr>
            </w:pPr>
            <w:r>
              <w:rPr>
                <w:color w:val="000000"/>
                <w:sz w:val="18"/>
                <w:szCs w:val="18"/>
              </w:rPr>
              <w:t>CGI GMSS</w:t>
            </w:r>
          </w:p>
        </w:tc>
        <w:tc>
          <w:tcPr>
            <w:tcW w:w="6096" w:type="dxa"/>
            <w:tcBorders>
              <w:right w:val="double" w:sz="4" w:space="0" w:color="auto"/>
            </w:tcBorders>
            <w:shd w:val="clear" w:color="auto" w:fill="auto"/>
          </w:tcPr>
          <w:p w14:paraId="2E1B283D" w14:textId="77777777" w:rsidR="00F81039" w:rsidRPr="008D133C" w:rsidRDefault="00F81039" w:rsidP="00861AA7">
            <w:pPr>
              <w:spacing w:before="20" w:after="120"/>
              <w:ind w:left="34"/>
              <w:rPr>
                <w:color w:val="000000"/>
                <w:sz w:val="18"/>
                <w:szCs w:val="18"/>
              </w:rPr>
            </w:pPr>
            <w:del w:id="1873" w:author="Giacomini-Varvarigos, Maria" w:date="2013-02-07T11:17:00Z">
              <w:r w:rsidRPr="008D133C" w:rsidDel="00C234FB">
                <w:rPr>
                  <w:sz w:val="18"/>
                  <w:szCs w:val="18"/>
                </w:rPr>
                <w:delText xml:space="preserve">See section 6.2 </w:delText>
              </w:r>
            </w:del>
            <w:ins w:id="1874" w:author="Giacomini-Varvarigos, Maria" w:date="2013-02-07T11:17:00Z">
              <w:r w:rsidR="00C234FB" w:rsidRPr="008D133C">
                <w:rPr>
                  <w:sz w:val="18"/>
                  <w:szCs w:val="18"/>
                </w:rPr>
                <w:t xml:space="preserve">Assigned Group:  CGI Support to BC -&gt; Security Management -&gt; </w:t>
              </w:r>
              <w:proofErr w:type="spellStart"/>
              <w:r w:rsidR="00C234FB" w:rsidRPr="008D133C">
                <w:rPr>
                  <w:sz w:val="18"/>
                  <w:szCs w:val="18"/>
                </w:rPr>
                <w:t>ArcSight</w:t>
              </w:r>
              <w:proofErr w:type="spellEnd"/>
              <w:r w:rsidR="00C234FB" w:rsidRPr="008D133C">
                <w:rPr>
                  <w:sz w:val="18"/>
                  <w:szCs w:val="18"/>
                </w:rPr>
                <w:t xml:space="preserve"> Application Support</w:t>
              </w:r>
            </w:ins>
            <w:del w:id="1875" w:author="Giacomini-Varvarigos, Maria" w:date="2013-02-07T11:17:00Z">
              <w:r w:rsidR="003553C1" w:rsidRPr="008D133C" w:rsidDel="00C234FB">
                <w:rPr>
                  <w:sz w:val="18"/>
                  <w:szCs w:val="18"/>
                </w:rPr>
                <w:fldChar w:fldCharType="begin"/>
              </w:r>
              <w:r w:rsidR="0051450C" w:rsidRPr="008D133C" w:rsidDel="00C234FB">
                <w:rPr>
                  <w:sz w:val="18"/>
                  <w:szCs w:val="18"/>
                </w:rPr>
                <w:delInstrText>HYPERLINK \l "_CGI_GMSS_-"</w:delInstrText>
              </w:r>
              <w:r w:rsidR="003553C1" w:rsidRPr="008D133C" w:rsidDel="00C234FB">
                <w:rPr>
                  <w:sz w:val="18"/>
                  <w:szCs w:val="18"/>
                </w:rPr>
                <w:fldChar w:fldCharType="separate"/>
              </w:r>
              <w:r w:rsidRPr="008D133C" w:rsidDel="00C234FB">
                <w:rPr>
                  <w:rStyle w:val="Hyperlink"/>
                  <w:sz w:val="18"/>
                  <w:szCs w:val="18"/>
                </w:rPr>
                <w:delText>CGI GMSS - ArcSight Support</w:delText>
              </w:r>
              <w:r w:rsidR="003553C1" w:rsidRPr="008D133C" w:rsidDel="00C234FB">
                <w:rPr>
                  <w:sz w:val="18"/>
                  <w:szCs w:val="18"/>
                </w:rPr>
                <w:fldChar w:fldCharType="end"/>
              </w:r>
            </w:del>
          </w:p>
        </w:tc>
      </w:tr>
      <w:tr w:rsidR="008F471F" w14:paraId="2E1B2843" w14:textId="77777777" w:rsidTr="008F471F">
        <w:tc>
          <w:tcPr>
            <w:tcW w:w="1559" w:type="dxa"/>
            <w:tcBorders>
              <w:left w:val="double" w:sz="4" w:space="0" w:color="auto"/>
            </w:tcBorders>
            <w:shd w:val="clear" w:color="auto" w:fill="auto"/>
          </w:tcPr>
          <w:p w14:paraId="2E1B283F" w14:textId="77777777" w:rsidR="008F471F" w:rsidRPr="008F471F" w:rsidRDefault="008F471F" w:rsidP="00371E0E">
            <w:pPr>
              <w:jc w:val="left"/>
              <w:rPr>
                <w:color w:val="000000"/>
                <w:sz w:val="18"/>
                <w:szCs w:val="18"/>
              </w:rPr>
            </w:pPr>
            <w:r w:rsidRPr="008F471F">
              <w:rPr>
                <w:color w:val="000000"/>
                <w:sz w:val="18"/>
                <w:szCs w:val="18"/>
              </w:rPr>
              <w:t>Backup and Restore</w:t>
            </w:r>
          </w:p>
        </w:tc>
        <w:tc>
          <w:tcPr>
            <w:tcW w:w="1781" w:type="dxa"/>
            <w:shd w:val="clear" w:color="auto" w:fill="auto"/>
          </w:tcPr>
          <w:p w14:paraId="2E1B2840" w14:textId="77777777" w:rsidR="008F471F" w:rsidRPr="008F471F" w:rsidRDefault="008F471F" w:rsidP="00371E0E">
            <w:pPr>
              <w:jc w:val="left"/>
              <w:rPr>
                <w:color w:val="000000"/>
                <w:sz w:val="18"/>
                <w:szCs w:val="18"/>
              </w:rPr>
            </w:pPr>
            <w:r w:rsidRPr="008F471F">
              <w:rPr>
                <w:color w:val="000000"/>
                <w:sz w:val="18"/>
                <w:szCs w:val="18"/>
              </w:rPr>
              <w:t>CGI Backup and Restore team</w:t>
            </w:r>
          </w:p>
        </w:tc>
        <w:tc>
          <w:tcPr>
            <w:tcW w:w="6096" w:type="dxa"/>
            <w:tcBorders>
              <w:right w:val="double" w:sz="4" w:space="0" w:color="auto"/>
            </w:tcBorders>
            <w:shd w:val="clear" w:color="auto" w:fill="auto"/>
          </w:tcPr>
          <w:p w14:paraId="2E1B2841" w14:textId="77777777" w:rsidR="008F471F" w:rsidRPr="008D133C" w:rsidDel="008F471F" w:rsidRDefault="008F471F" w:rsidP="008F471F">
            <w:pPr>
              <w:spacing w:before="120" w:after="0"/>
              <w:ind w:left="34"/>
              <w:jc w:val="left"/>
              <w:rPr>
                <w:del w:id="1876" w:author="Giacomini-Varvarigos, Maria" w:date="2013-04-05T08:44:00Z"/>
                <w:color w:val="000000"/>
                <w:sz w:val="18"/>
                <w:szCs w:val="18"/>
                <w:highlight w:val="yellow"/>
              </w:rPr>
            </w:pPr>
            <w:ins w:id="1877" w:author="Giacomini-Varvarigos, Maria" w:date="2013-04-05T08:44:00Z">
              <w:r w:rsidRPr="008F471F">
                <w:rPr>
                  <w:sz w:val="18"/>
                  <w:szCs w:val="18"/>
                </w:rPr>
                <w:t xml:space="preserve">CGI Support to BM /BTV / BDI/ BC </w:t>
              </w:r>
            </w:ins>
            <w:ins w:id="1878" w:author="Giacomini-Varvarigos, Maria" w:date="2013-04-05T08:45:00Z">
              <w:r w:rsidRPr="008F471F">
                <w:rPr>
                  <w:sz w:val="18"/>
                  <w:szCs w:val="18"/>
                  <w:lang w:val="en-CA"/>
                </w:rPr>
                <w:t>-&gt;</w:t>
              </w:r>
            </w:ins>
            <w:ins w:id="1879" w:author="Giacomini-Varvarigos, Maria" w:date="2013-04-05T08:44:00Z">
              <w:r w:rsidRPr="008F471F">
                <w:rPr>
                  <w:sz w:val="18"/>
                  <w:szCs w:val="18"/>
                </w:rPr>
                <w:t xml:space="preserve"> Backup &amp; Storage Management </w:t>
              </w:r>
            </w:ins>
            <w:ins w:id="1880" w:author="Giacomini-Varvarigos, Maria" w:date="2013-04-05T08:45:00Z">
              <w:r w:rsidRPr="008F471F">
                <w:rPr>
                  <w:sz w:val="18"/>
                  <w:szCs w:val="18"/>
                  <w:lang w:val="en-CA"/>
                </w:rPr>
                <w:t>-&gt;</w:t>
              </w:r>
            </w:ins>
            <w:ins w:id="1881" w:author="Giacomini-Varvarigos, Maria" w:date="2013-04-05T08:44:00Z">
              <w:r w:rsidRPr="008F471F">
                <w:rPr>
                  <w:sz w:val="18"/>
                  <w:szCs w:val="18"/>
                </w:rPr>
                <w:t xml:space="preserve"> Centralized Backup Operations</w:t>
              </w:r>
            </w:ins>
            <w:del w:id="1882" w:author="Giacomini-Varvarigos, Maria" w:date="2013-04-05T08:44:00Z">
              <w:r w:rsidRPr="008D133C" w:rsidDel="008F471F">
                <w:rPr>
                  <w:color w:val="000000"/>
                  <w:sz w:val="18"/>
                  <w:szCs w:val="18"/>
                </w:rPr>
                <w:delText>INFRASTRUCTURE / SERVER / EBRS</w:delText>
              </w:r>
            </w:del>
          </w:p>
          <w:p w14:paraId="2E1B2842" w14:textId="77777777" w:rsidR="008F471F" w:rsidRPr="008D133C" w:rsidRDefault="008F471F" w:rsidP="00371E0E">
            <w:pPr>
              <w:jc w:val="left"/>
              <w:rPr>
                <w:color w:val="000000"/>
                <w:sz w:val="18"/>
                <w:szCs w:val="18"/>
                <w:highlight w:val="yellow"/>
              </w:rPr>
            </w:pPr>
            <w:del w:id="1883" w:author="Giacomini-Varvarigos, Maria" w:date="2013-04-05T08:44:00Z">
              <w:r w:rsidRPr="008D133C" w:rsidDel="008F471F">
                <w:rPr>
                  <w:color w:val="000000"/>
                  <w:sz w:val="18"/>
                  <w:szCs w:val="18"/>
                </w:rPr>
                <w:delText>IM-STORAGE-BACKUPS</w:delText>
              </w:r>
            </w:del>
          </w:p>
        </w:tc>
      </w:tr>
      <w:tr w:rsidR="00F81039" w14:paraId="2E1B2847" w14:textId="77777777" w:rsidTr="00491438">
        <w:trPr>
          <w:trHeight w:val="277"/>
        </w:trPr>
        <w:tc>
          <w:tcPr>
            <w:tcW w:w="1559" w:type="dxa"/>
            <w:tcBorders>
              <w:left w:val="double" w:sz="4" w:space="0" w:color="auto"/>
              <w:bottom w:val="single" w:sz="4" w:space="0" w:color="auto"/>
            </w:tcBorders>
            <w:shd w:val="clear" w:color="auto" w:fill="auto"/>
          </w:tcPr>
          <w:p w14:paraId="2E1B2844" w14:textId="77777777" w:rsidR="00F81039" w:rsidRDefault="00F81039" w:rsidP="009E5110">
            <w:pPr>
              <w:jc w:val="left"/>
              <w:rPr>
                <w:color w:val="000000"/>
                <w:sz w:val="18"/>
                <w:szCs w:val="18"/>
              </w:rPr>
            </w:pPr>
            <w:r>
              <w:rPr>
                <w:color w:val="000000"/>
                <w:sz w:val="18"/>
                <w:szCs w:val="18"/>
              </w:rPr>
              <w:t>Bell Security</w:t>
            </w:r>
          </w:p>
        </w:tc>
        <w:tc>
          <w:tcPr>
            <w:tcW w:w="1781" w:type="dxa"/>
            <w:tcBorders>
              <w:bottom w:val="single" w:sz="4" w:space="0" w:color="auto"/>
            </w:tcBorders>
            <w:shd w:val="clear" w:color="auto" w:fill="auto"/>
          </w:tcPr>
          <w:p w14:paraId="2E1B2845" w14:textId="77777777" w:rsidR="00F81039" w:rsidRDefault="00F81039" w:rsidP="00371E0E">
            <w:pPr>
              <w:jc w:val="left"/>
              <w:rPr>
                <w:color w:val="000000"/>
                <w:sz w:val="18"/>
                <w:szCs w:val="18"/>
              </w:rPr>
            </w:pPr>
            <w:r>
              <w:rPr>
                <w:color w:val="000000"/>
                <w:sz w:val="18"/>
                <w:szCs w:val="18"/>
              </w:rPr>
              <w:t>Bell Corporate Security C&amp;M</w:t>
            </w:r>
          </w:p>
        </w:tc>
        <w:tc>
          <w:tcPr>
            <w:tcW w:w="6096" w:type="dxa"/>
            <w:tcBorders>
              <w:bottom w:val="single" w:sz="4" w:space="0" w:color="auto"/>
              <w:right w:val="double" w:sz="4" w:space="0" w:color="auto"/>
            </w:tcBorders>
            <w:shd w:val="clear" w:color="auto" w:fill="auto"/>
          </w:tcPr>
          <w:p w14:paraId="2E1B2846" w14:textId="77777777" w:rsidR="00F81039" w:rsidRPr="008D133C" w:rsidRDefault="00F81039" w:rsidP="00371E0E">
            <w:pPr>
              <w:jc w:val="left"/>
              <w:rPr>
                <w:color w:val="000000"/>
                <w:sz w:val="18"/>
                <w:szCs w:val="18"/>
              </w:rPr>
            </w:pPr>
            <w:r w:rsidRPr="008D133C">
              <w:rPr>
                <w:color w:val="000000"/>
                <w:sz w:val="18"/>
                <w:szCs w:val="18"/>
              </w:rPr>
              <w:t xml:space="preserve">See section 6.2 </w:t>
            </w:r>
            <w:hyperlink w:anchor="_Bell_Canada_Corporate" w:history="1">
              <w:r w:rsidRPr="008D133C">
                <w:rPr>
                  <w:rStyle w:val="Hyperlink"/>
                  <w:sz w:val="18"/>
                  <w:szCs w:val="18"/>
                </w:rPr>
                <w:t>Bell Canada Corporate Security C&amp;M</w:t>
              </w:r>
            </w:hyperlink>
          </w:p>
        </w:tc>
      </w:tr>
      <w:tr w:rsidR="00C234FB" w14:paraId="2E1B284C" w14:textId="77777777" w:rsidTr="00574BF7">
        <w:tc>
          <w:tcPr>
            <w:tcW w:w="1559" w:type="dxa"/>
            <w:tcBorders>
              <w:left w:val="double" w:sz="4" w:space="0" w:color="auto"/>
              <w:bottom w:val="single" w:sz="4" w:space="0" w:color="auto"/>
            </w:tcBorders>
            <w:shd w:val="clear" w:color="auto" w:fill="auto"/>
          </w:tcPr>
          <w:p w14:paraId="2E1B2848" w14:textId="77777777" w:rsidR="00C234FB" w:rsidRDefault="00C234FB" w:rsidP="00371E0E">
            <w:pPr>
              <w:jc w:val="left"/>
              <w:rPr>
                <w:color w:val="000000"/>
                <w:sz w:val="18"/>
                <w:szCs w:val="18"/>
              </w:rPr>
            </w:pPr>
            <w:r>
              <w:rPr>
                <w:color w:val="000000"/>
                <w:sz w:val="18"/>
                <w:szCs w:val="18"/>
              </w:rPr>
              <w:t>Compuware</w:t>
            </w:r>
          </w:p>
        </w:tc>
        <w:tc>
          <w:tcPr>
            <w:tcW w:w="1781" w:type="dxa"/>
            <w:tcBorders>
              <w:bottom w:val="single" w:sz="4" w:space="0" w:color="auto"/>
            </w:tcBorders>
            <w:shd w:val="clear" w:color="auto" w:fill="auto"/>
          </w:tcPr>
          <w:p w14:paraId="2E1B2849" w14:textId="77777777" w:rsidR="00C234FB" w:rsidRDefault="00C234FB" w:rsidP="00371E0E">
            <w:pPr>
              <w:jc w:val="left"/>
              <w:rPr>
                <w:color w:val="000000"/>
                <w:sz w:val="18"/>
                <w:szCs w:val="18"/>
              </w:rPr>
            </w:pPr>
            <w:r>
              <w:rPr>
                <w:color w:val="000000"/>
                <w:sz w:val="18"/>
                <w:szCs w:val="18"/>
              </w:rPr>
              <w:t>CGI MPC</w:t>
            </w:r>
          </w:p>
        </w:tc>
        <w:tc>
          <w:tcPr>
            <w:tcW w:w="6096" w:type="dxa"/>
            <w:tcBorders>
              <w:bottom w:val="single" w:sz="4" w:space="0" w:color="auto"/>
              <w:right w:val="double" w:sz="4" w:space="0" w:color="auto"/>
            </w:tcBorders>
            <w:shd w:val="clear" w:color="auto" w:fill="auto"/>
          </w:tcPr>
          <w:p w14:paraId="2E1B284A" w14:textId="77777777" w:rsidR="00C234FB" w:rsidRPr="008D133C" w:rsidDel="00C234FB" w:rsidRDefault="00C234FB" w:rsidP="00861AA7">
            <w:pPr>
              <w:ind w:left="34"/>
              <w:rPr>
                <w:del w:id="1884" w:author="Giacomini-Varvarigos, Maria" w:date="2013-02-07T11:18:00Z"/>
                <w:sz w:val="18"/>
                <w:szCs w:val="18"/>
                <w:highlight w:val="yellow"/>
              </w:rPr>
            </w:pPr>
            <w:ins w:id="1885" w:author="Giacomini-Varvarigos, Maria" w:date="2013-02-07T11:18:00Z">
              <w:r w:rsidRPr="008D133C">
                <w:rPr>
                  <w:sz w:val="18"/>
                  <w:szCs w:val="18"/>
                  <w:lang w:val="fr-CA"/>
                </w:rPr>
                <w:t xml:space="preserve">CGI Support to BC/BM/BDI/BTV -&gt;  Application Management </w:t>
              </w:r>
              <w:proofErr w:type="spellStart"/>
              <w:r w:rsidRPr="008D133C">
                <w:rPr>
                  <w:sz w:val="18"/>
                  <w:szCs w:val="18"/>
                  <w:lang w:val="fr-CA"/>
                </w:rPr>
                <w:t>Tier</w:t>
              </w:r>
              <w:proofErr w:type="spellEnd"/>
              <w:r w:rsidRPr="008D133C">
                <w:rPr>
                  <w:sz w:val="18"/>
                  <w:szCs w:val="18"/>
                  <w:lang w:val="fr-CA"/>
                </w:rPr>
                <w:t xml:space="preserve"> 1 -&gt; </w:t>
              </w:r>
              <w:r w:rsidRPr="008D133C">
                <w:rPr>
                  <w:sz w:val="18"/>
                  <w:szCs w:val="18"/>
                </w:rPr>
                <w:t>Compuware</w:t>
              </w:r>
            </w:ins>
            <w:del w:id="1886" w:author="Giacomini-Varvarigos, Maria" w:date="2013-02-07T11:18:00Z">
              <w:r w:rsidRPr="008D133C" w:rsidDel="00C234FB">
                <w:rPr>
                  <w:sz w:val="18"/>
                  <w:szCs w:val="18"/>
                </w:rPr>
                <w:delText>APPLICATION / SERVER / ALL</w:delText>
              </w:r>
            </w:del>
          </w:p>
          <w:p w14:paraId="2E1B284B" w14:textId="77777777" w:rsidR="00C234FB" w:rsidRPr="008D133C" w:rsidRDefault="00C234FB" w:rsidP="00371E0E">
            <w:pPr>
              <w:jc w:val="left"/>
              <w:rPr>
                <w:sz w:val="18"/>
                <w:szCs w:val="18"/>
              </w:rPr>
            </w:pPr>
            <w:del w:id="1887" w:author="Giacomini-Varvarigos, Maria" w:date="2013-02-07T11:18:00Z">
              <w:r w:rsidRPr="008D133C" w:rsidDel="00C234FB">
                <w:rPr>
                  <w:sz w:val="18"/>
                  <w:szCs w:val="18"/>
                </w:rPr>
                <w:delText>IM-COMPUWARE</w:delText>
              </w:r>
            </w:del>
          </w:p>
        </w:tc>
      </w:tr>
      <w:tr w:rsidR="00C234FB" w:rsidRPr="00371E0E" w14:paraId="2E1B2851" w14:textId="77777777" w:rsidTr="00574BF7">
        <w:tc>
          <w:tcPr>
            <w:tcW w:w="1559" w:type="dxa"/>
            <w:tcBorders>
              <w:left w:val="double" w:sz="4" w:space="0" w:color="auto"/>
              <w:bottom w:val="single" w:sz="4" w:space="0" w:color="auto"/>
            </w:tcBorders>
            <w:shd w:val="clear" w:color="auto" w:fill="auto"/>
          </w:tcPr>
          <w:p w14:paraId="2E1B284D" w14:textId="77777777" w:rsidR="00C234FB" w:rsidRPr="00C974D8" w:rsidRDefault="00C234FB" w:rsidP="00695E2C">
            <w:pPr>
              <w:jc w:val="left"/>
              <w:rPr>
                <w:color w:val="000000"/>
                <w:sz w:val="18"/>
                <w:szCs w:val="18"/>
              </w:rPr>
            </w:pPr>
            <w:r w:rsidRPr="00C974D8">
              <w:rPr>
                <w:color w:val="000000"/>
                <w:sz w:val="18"/>
                <w:szCs w:val="18"/>
              </w:rPr>
              <w:t>DTS-PVS (Tier 2)</w:t>
            </w:r>
          </w:p>
        </w:tc>
        <w:tc>
          <w:tcPr>
            <w:tcW w:w="1781" w:type="dxa"/>
            <w:tcBorders>
              <w:bottom w:val="single" w:sz="4" w:space="0" w:color="auto"/>
            </w:tcBorders>
            <w:shd w:val="clear" w:color="auto" w:fill="auto"/>
          </w:tcPr>
          <w:p w14:paraId="2E1B284E" w14:textId="77777777" w:rsidR="00C234FB" w:rsidRPr="00C974D8" w:rsidRDefault="00C234FB" w:rsidP="00695E2C">
            <w:pPr>
              <w:jc w:val="left"/>
              <w:rPr>
                <w:color w:val="000000"/>
                <w:sz w:val="18"/>
                <w:szCs w:val="18"/>
              </w:rPr>
            </w:pPr>
            <w:r w:rsidRPr="00C974D8">
              <w:rPr>
                <w:color w:val="000000"/>
                <w:sz w:val="18"/>
                <w:szCs w:val="18"/>
              </w:rPr>
              <w:t xml:space="preserve">CGI </w:t>
            </w:r>
          </w:p>
        </w:tc>
        <w:tc>
          <w:tcPr>
            <w:tcW w:w="6096" w:type="dxa"/>
            <w:tcBorders>
              <w:bottom w:val="single" w:sz="4" w:space="0" w:color="auto"/>
              <w:right w:val="double" w:sz="4" w:space="0" w:color="auto"/>
            </w:tcBorders>
            <w:shd w:val="clear" w:color="auto" w:fill="auto"/>
          </w:tcPr>
          <w:p w14:paraId="2E1B284F" w14:textId="77777777" w:rsidR="00C234FB" w:rsidRPr="008D133C" w:rsidDel="00861AA7" w:rsidRDefault="00861AA7" w:rsidP="00861AA7">
            <w:pPr>
              <w:ind w:left="34"/>
              <w:rPr>
                <w:del w:id="1888" w:author="Giacomini-Varvarigos, Maria" w:date="2013-02-07T11:20:00Z"/>
                <w:i/>
                <w:color w:val="000000"/>
                <w:sz w:val="18"/>
                <w:szCs w:val="18"/>
                <w:highlight w:val="yellow"/>
              </w:rPr>
            </w:pPr>
            <w:ins w:id="1889" w:author="Giacomini-Varvarigos, Maria" w:date="2013-02-07T11:20:00Z">
              <w:r w:rsidRPr="008D133C">
                <w:rPr>
                  <w:sz w:val="18"/>
                  <w:szCs w:val="18"/>
                </w:rPr>
                <w:t>CGI Support to BC/BM/BDI/BTV -&gt; Application Management Tier 2 -&gt; DTS SUP</w:t>
              </w:r>
            </w:ins>
            <w:del w:id="1890" w:author="Giacomini-Varvarigos, Maria" w:date="2013-02-07T11:19:00Z">
              <w:r w:rsidR="00C234FB" w:rsidRPr="008D133C" w:rsidDel="00C234FB">
                <w:rPr>
                  <w:i/>
                  <w:color w:val="000000"/>
                  <w:sz w:val="18"/>
                  <w:szCs w:val="18"/>
                </w:rPr>
                <w:delText>DTS-PVS</w:delText>
              </w:r>
            </w:del>
          </w:p>
          <w:p w14:paraId="2E1B2850" w14:textId="77777777" w:rsidR="00C234FB" w:rsidRPr="008D133C" w:rsidRDefault="00C234FB" w:rsidP="00861AA7">
            <w:pPr>
              <w:ind w:left="34"/>
              <w:rPr>
                <w:i/>
                <w:color w:val="000000"/>
                <w:sz w:val="18"/>
                <w:szCs w:val="18"/>
                <w:highlight w:val="yellow"/>
              </w:rPr>
            </w:pPr>
            <w:del w:id="1891" w:author="Giacomini-Varvarigos, Maria" w:date="2013-02-07T11:19:00Z">
              <w:r w:rsidRPr="008D133C" w:rsidDel="00C234FB">
                <w:rPr>
                  <w:i/>
                  <w:color w:val="000000"/>
                  <w:sz w:val="18"/>
                  <w:szCs w:val="18"/>
                </w:rPr>
                <w:delText>IM-DTS-PCI</w:delText>
              </w:r>
            </w:del>
          </w:p>
        </w:tc>
      </w:tr>
      <w:tr w:rsidR="008A1511" w:rsidRPr="00F81039" w14:paraId="2E1B2855" w14:textId="77777777" w:rsidTr="00491438">
        <w:tc>
          <w:tcPr>
            <w:tcW w:w="1559" w:type="dxa"/>
            <w:tcBorders>
              <w:left w:val="double" w:sz="4" w:space="0" w:color="auto"/>
              <w:bottom w:val="single" w:sz="4" w:space="0" w:color="auto"/>
            </w:tcBorders>
            <w:shd w:val="clear" w:color="auto" w:fill="auto"/>
          </w:tcPr>
          <w:p w14:paraId="2E1B2852" w14:textId="77777777" w:rsidR="008A1511" w:rsidRPr="00C974D8" w:rsidRDefault="008A1511" w:rsidP="00695E2C">
            <w:pPr>
              <w:tabs>
                <w:tab w:val="left" w:pos="900"/>
              </w:tabs>
              <w:jc w:val="left"/>
              <w:rPr>
                <w:color w:val="000000"/>
                <w:sz w:val="18"/>
                <w:szCs w:val="18"/>
              </w:rPr>
            </w:pPr>
            <w:r w:rsidRPr="00C974D8">
              <w:rPr>
                <w:color w:val="000000"/>
                <w:sz w:val="18"/>
                <w:szCs w:val="18"/>
              </w:rPr>
              <w:t>DTS-PVS (Tier 3)</w:t>
            </w:r>
          </w:p>
        </w:tc>
        <w:tc>
          <w:tcPr>
            <w:tcW w:w="1781" w:type="dxa"/>
            <w:tcBorders>
              <w:bottom w:val="single" w:sz="4" w:space="0" w:color="auto"/>
            </w:tcBorders>
            <w:shd w:val="clear" w:color="auto" w:fill="auto"/>
          </w:tcPr>
          <w:p w14:paraId="2E1B2853" w14:textId="77777777" w:rsidR="008A1511" w:rsidRPr="00C974D8" w:rsidRDefault="008A1511" w:rsidP="00695E2C">
            <w:pPr>
              <w:jc w:val="left"/>
              <w:rPr>
                <w:color w:val="000000"/>
                <w:sz w:val="18"/>
                <w:szCs w:val="18"/>
              </w:rPr>
            </w:pPr>
            <w:r w:rsidRPr="00C974D8">
              <w:rPr>
                <w:color w:val="000000"/>
                <w:sz w:val="18"/>
                <w:szCs w:val="18"/>
              </w:rPr>
              <w:t>IBM</w:t>
            </w:r>
          </w:p>
        </w:tc>
        <w:tc>
          <w:tcPr>
            <w:tcW w:w="6096" w:type="dxa"/>
            <w:tcBorders>
              <w:bottom w:val="single" w:sz="4" w:space="0" w:color="auto"/>
              <w:right w:val="double" w:sz="4" w:space="0" w:color="auto"/>
            </w:tcBorders>
            <w:shd w:val="clear" w:color="auto" w:fill="auto"/>
          </w:tcPr>
          <w:p w14:paraId="2E1B2854" w14:textId="77777777" w:rsidR="008A1511" w:rsidRPr="008D133C" w:rsidRDefault="008A1511" w:rsidP="00695E2C">
            <w:pPr>
              <w:jc w:val="left"/>
              <w:rPr>
                <w:color w:val="000000"/>
                <w:sz w:val="18"/>
                <w:szCs w:val="18"/>
                <w:highlight w:val="yellow"/>
                <w:lang w:val="fr-CA"/>
              </w:rPr>
            </w:pPr>
            <w:proofErr w:type="spellStart"/>
            <w:r w:rsidRPr="008D133C">
              <w:rPr>
                <w:color w:val="000000"/>
                <w:sz w:val="18"/>
                <w:szCs w:val="18"/>
                <w:lang w:val="fr-CA"/>
              </w:rPr>
              <w:t>see</w:t>
            </w:r>
            <w:proofErr w:type="spellEnd"/>
            <w:r w:rsidRPr="008D133C">
              <w:rPr>
                <w:color w:val="000000"/>
                <w:sz w:val="18"/>
                <w:szCs w:val="18"/>
                <w:lang w:val="fr-CA"/>
              </w:rPr>
              <w:t xml:space="preserve"> section 6.2 </w:t>
            </w:r>
            <w:hyperlink w:anchor="_IBM_-_DTS-PVS" w:history="1">
              <w:r w:rsidR="007A3D95" w:rsidRPr="008D133C">
                <w:rPr>
                  <w:rStyle w:val="Hyperlink"/>
                  <w:sz w:val="18"/>
                  <w:szCs w:val="18"/>
                  <w:lang w:val="fr-CA"/>
                </w:rPr>
                <w:t>IBM - DTS-PVS Application Code Support</w:t>
              </w:r>
            </w:hyperlink>
          </w:p>
        </w:tc>
      </w:tr>
      <w:tr w:rsidR="00861AA7" w:rsidRPr="00371E0E" w14:paraId="2E1B285A" w14:textId="77777777" w:rsidTr="00574BF7">
        <w:tc>
          <w:tcPr>
            <w:tcW w:w="1559" w:type="dxa"/>
            <w:tcBorders>
              <w:left w:val="double" w:sz="4" w:space="0" w:color="auto"/>
              <w:bottom w:val="single" w:sz="4" w:space="0" w:color="auto"/>
            </w:tcBorders>
            <w:shd w:val="clear" w:color="auto" w:fill="auto"/>
          </w:tcPr>
          <w:p w14:paraId="2E1B2856" w14:textId="77777777" w:rsidR="00861AA7" w:rsidRPr="00371E0E" w:rsidRDefault="00861AA7" w:rsidP="00695E2C">
            <w:pPr>
              <w:jc w:val="left"/>
              <w:rPr>
                <w:color w:val="000000"/>
                <w:sz w:val="18"/>
                <w:szCs w:val="18"/>
              </w:rPr>
            </w:pPr>
            <w:r w:rsidRPr="00371E0E">
              <w:rPr>
                <w:color w:val="000000"/>
                <w:sz w:val="18"/>
                <w:szCs w:val="18"/>
              </w:rPr>
              <w:t>DTS-</w:t>
            </w:r>
            <w:r>
              <w:rPr>
                <w:color w:val="000000"/>
                <w:sz w:val="18"/>
                <w:szCs w:val="18"/>
              </w:rPr>
              <w:t>RTS</w:t>
            </w:r>
          </w:p>
        </w:tc>
        <w:tc>
          <w:tcPr>
            <w:tcW w:w="1781" w:type="dxa"/>
            <w:tcBorders>
              <w:bottom w:val="single" w:sz="4" w:space="0" w:color="auto"/>
            </w:tcBorders>
            <w:shd w:val="clear" w:color="auto" w:fill="auto"/>
          </w:tcPr>
          <w:p w14:paraId="2E1B2857" w14:textId="77777777" w:rsidR="00861AA7" w:rsidRPr="00371E0E" w:rsidRDefault="00861AA7" w:rsidP="00695E2C">
            <w:pPr>
              <w:jc w:val="left"/>
              <w:rPr>
                <w:color w:val="000000"/>
                <w:sz w:val="18"/>
                <w:szCs w:val="18"/>
              </w:rPr>
            </w:pPr>
            <w:r w:rsidRPr="00371E0E">
              <w:rPr>
                <w:color w:val="000000"/>
                <w:sz w:val="18"/>
                <w:szCs w:val="18"/>
              </w:rPr>
              <w:t>CGI MAS DTS-</w:t>
            </w:r>
            <w:r>
              <w:rPr>
                <w:color w:val="000000"/>
                <w:sz w:val="18"/>
                <w:szCs w:val="18"/>
              </w:rPr>
              <w:t>RTS</w:t>
            </w:r>
          </w:p>
        </w:tc>
        <w:tc>
          <w:tcPr>
            <w:tcW w:w="6096" w:type="dxa"/>
            <w:tcBorders>
              <w:bottom w:val="single" w:sz="4" w:space="0" w:color="auto"/>
              <w:right w:val="double" w:sz="4" w:space="0" w:color="auto"/>
            </w:tcBorders>
            <w:shd w:val="clear" w:color="auto" w:fill="auto"/>
          </w:tcPr>
          <w:p w14:paraId="2E1B2858" w14:textId="77777777" w:rsidR="00861AA7" w:rsidRPr="008D133C" w:rsidDel="00861AA7" w:rsidRDefault="00861AA7" w:rsidP="00861AA7">
            <w:pPr>
              <w:jc w:val="left"/>
              <w:rPr>
                <w:del w:id="1892" w:author="Giacomini-Varvarigos, Maria" w:date="2013-02-07T11:23:00Z"/>
                <w:color w:val="000000"/>
                <w:sz w:val="18"/>
                <w:szCs w:val="18"/>
              </w:rPr>
            </w:pPr>
            <w:ins w:id="1893" w:author="Giacomini-Varvarigos, Maria" w:date="2013-02-07T11:23:00Z">
              <w:r w:rsidRPr="008D133C">
                <w:rPr>
                  <w:sz w:val="18"/>
                  <w:szCs w:val="18"/>
                </w:rPr>
                <w:t>CGI Support to BC/BM/BDI/BTV -&gt; Application Management Tier 2 -&gt; DTS SUP</w:t>
              </w:r>
            </w:ins>
            <w:del w:id="1894" w:author="Giacomini-Varvarigos, Maria" w:date="2013-02-07T11:20:00Z">
              <w:r w:rsidRPr="008D133C" w:rsidDel="00861AA7">
                <w:rPr>
                  <w:color w:val="000000"/>
                  <w:sz w:val="18"/>
                  <w:szCs w:val="18"/>
                </w:rPr>
                <w:delText>DTS-RTS</w:delText>
              </w:r>
            </w:del>
          </w:p>
          <w:p w14:paraId="2E1B2859" w14:textId="77777777" w:rsidR="00861AA7" w:rsidRPr="008D133C" w:rsidRDefault="00861AA7" w:rsidP="00861AA7">
            <w:pPr>
              <w:jc w:val="left"/>
              <w:rPr>
                <w:color w:val="000000"/>
                <w:sz w:val="18"/>
                <w:szCs w:val="18"/>
              </w:rPr>
            </w:pPr>
            <w:del w:id="1895" w:author="Giacomini-Varvarigos, Maria" w:date="2013-02-07T11:20:00Z">
              <w:r w:rsidRPr="008D133C" w:rsidDel="00861AA7">
                <w:rPr>
                  <w:color w:val="000000"/>
                  <w:sz w:val="18"/>
                  <w:szCs w:val="18"/>
                </w:rPr>
                <w:delText>IM-DTS-PCI</w:delText>
              </w:r>
            </w:del>
          </w:p>
        </w:tc>
      </w:tr>
      <w:tr w:rsidR="00F81039" w14:paraId="2E1B285E" w14:textId="77777777" w:rsidTr="00491438">
        <w:tc>
          <w:tcPr>
            <w:tcW w:w="1559" w:type="dxa"/>
            <w:tcBorders>
              <w:left w:val="double" w:sz="4" w:space="0" w:color="auto"/>
              <w:bottom w:val="single" w:sz="4" w:space="0" w:color="auto"/>
            </w:tcBorders>
            <w:shd w:val="clear" w:color="auto" w:fill="auto"/>
          </w:tcPr>
          <w:p w14:paraId="2E1B285B" w14:textId="77777777" w:rsidR="00F81039" w:rsidRDefault="00F81039" w:rsidP="00371E0E">
            <w:pPr>
              <w:jc w:val="left"/>
              <w:rPr>
                <w:color w:val="000000"/>
                <w:sz w:val="18"/>
                <w:szCs w:val="18"/>
              </w:rPr>
            </w:pPr>
            <w:r>
              <w:rPr>
                <w:color w:val="000000"/>
                <w:sz w:val="18"/>
                <w:szCs w:val="18"/>
              </w:rPr>
              <w:t>External Intrusion</w:t>
            </w:r>
          </w:p>
        </w:tc>
        <w:tc>
          <w:tcPr>
            <w:tcW w:w="1781" w:type="dxa"/>
            <w:tcBorders>
              <w:bottom w:val="single" w:sz="4" w:space="0" w:color="auto"/>
            </w:tcBorders>
            <w:shd w:val="clear" w:color="auto" w:fill="auto"/>
          </w:tcPr>
          <w:p w14:paraId="2E1B285C" w14:textId="77777777" w:rsidR="00F81039" w:rsidRDefault="00F81039" w:rsidP="00371E0E">
            <w:pPr>
              <w:jc w:val="left"/>
              <w:rPr>
                <w:color w:val="000000"/>
                <w:sz w:val="18"/>
                <w:szCs w:val="18"/>
              </w:rPr>
            </w:pPr>
            <w:r>
              <w:rPr>
                <w:color w:val="000000"/>
                <w:sz w:val="18"/>
                <w:szCs w:val="18"/>
              </w:rPr>
              <w:t>Bell NIDS and WAF</w:t>
            </w:r>
          </w:p>
        </w:tc>
        <w:tc>
          <w:tcPr>
            <w:tcW w:w="6096" w:type="dxa"/>
            <w:tcBorders>
              <w:bottom w:val="single" w:sz="4" w:space="0" w:color="auto"/>
              <w:right w:val="double" w:sz="4" w:space="0" w:color="auto"/>
            </w:tcBorders>
            <w:shd w:val="clear" w:color="auto" w:fill="auto"/>
          </w:tcPr>
          <w:p w14:paraId="2E1B285D" w14:textId="77777777" w:rsidR="00F81039" w:rsidRPr="008D133C" w:rsidRDefault="00F81039" w:rsidP="00371E0E">
            <w:pPr>
              <w:jc w:val="left"/>
              <w:rPr>
                <w:color w:val="000000"/>
                <w:sz w:val="18"/>
                <w:szCs w:val="18"/>
              </w:rPr>
            </w:pPr>
            <w:r w:rsidRPr="008D133C">
              <w:rPr>
                <w:color w:val="000000"/>
                <w:sz w:val="18"/>
                <w:szCs w:val="18"/>
              </w:rPr>
              <w:t xml:space="preserve">See section 6.2 </w:t>
            </w:r>
            <w:hyperlink w:anchor="_Bell_NIDS_and" w:history="1">
              <w:r w:rsidRPr="008D133C">
                <w:rPr>
                  <w:rStyle w:val="Hyperlink"/>
                  <w:sz w:val="18"/>
                  <w:szCs w:val="18"/>
                </w:rPr>
                <w:t>Bell NIDS and WAF team</w:t>
              </w:r>
            </w:hyperlink>
          </w:p>
        </w:tc>
      </w:tr>
      <w:tr w:rsidR="00F81039" w14:paraId="2E1B2862" w14:textId="77777777" w:rsidTr="00491438">
        <w:tc>
          <w:tcPr>
            <w:tcW w:w="1559" w:type="dxa"/>
            <w:tcBorders>
              <w:left w:val="double" w:sz="4" w:space="0" w:color="auto"/>
              <w:bottom w:val="single" w:sz="4" w:space="0" w:color="auto"/>
            </w:tcBorders>
            <w:shd w:val="clear" w:color="auto" w:fill="auto"/>
          </w:tcPr>
          <w:p w14:paraId="2E1B285F" w14:textId="77777777" w:rsidR="00F81039" w:rsidRDefault="00F81039" w:rsidP="00371E0E">
            <w:pPr>
              <w:jc w:val="left"/>
              <w:rPr>
                <w:color w:val="000000"/>
                <w:sz w:val="18"/>
                <w:szCs w:val="18"/>
              </w:rPr>
            </w:pPr>
            <w:r>
              <w:rPr>
                <w:color w:val="000000"/>
                <w:sz w:val="18"/>
                <w:szCs w:val="18"/>
              </w:rPr>
              <w:t>Linux</w:t>
            </w:r>
          </w:p>
        </w:tc>
        <w:tc>
          <w:tcPr>
            <w:tcW w:w="1781" w:type="dxa"/>
            <w:tcBorders>
              <w:bottom w:val="single" w:sz="4" w:space="0" w:color="auto"/>
            </w:tcBorders>
            <w:shd w:val="clear" w:color="auto" w:fill="auto"/>
          </w:tcPr>
          <w:p w14:paraId="2E1B2860" w14:textId="77777777" w:rsidR="00F81039" w:rsidRDefault="00F81039" w:rsidP="00371E0E">
            <w:pPr>
              <w:jc w:val="left"/>
              <w:rPr>
                <w:color w:val="000000"/>
                <w:sz w:val="18"/>
                <w:szCs w:val="18"/>
              </w:rPr>
            </w:pPr>
            <w:r>
              <w:rPr>
                <w:color w:val="000000"/>
                <w:sz w:val="18"/>
                <w:szCs w:val="18"/>
              </w:rPr>
              <w:t>Red Hat</w:t>
            </w:r>
          </w:p>
        </w:tc>
        <w:tc>
          <w:tcPr>
            <w:tcW w:w="6096" w:type="dxa"/>
            <w:tcBorders>
              <w:bottom w:val="single" w:sz="4" w:space="0" w:color="auto"/>
              <w:right w:val="double" w:sz="4" w:space="0" w:color="auto"/>
            </w:tcBorders>
            <w:shd w:val="clear" w:color="auto" w:fill="auto"/>
          </w:tcPr>
          <w:p w14:paraId="2E1B2861" w14:textId="77777777" w:rsidR="00F81039" w:rsidRPr="008D133C" w:rsidRDefault="00F81039" w:rsidP="00371E0E">
            <w:pPr>
              <w:jc w:val="left"/>
              <w:rPr>
                <w:color w:val="000000"/>
                <w:sz w:val="18"/>
                <w:szCs w:val="18"/>
              </w:rPr>
            </w:pPr>
            <w:r w:rsidRPr="008D133C">
              <w:rPr>
                <w:color w:val="000000"/>
                <w:sz w:val="18"/>
                <w:szCs w:val="18"/>
              </w:rPr>
              <w:t xml:space="preserve">See section 6.2 </w:t>
            </w:r>
            <w:hyperlink w:anchor="_Red_Hat" w:history="1">
              <w:r w:rsidRPr="008D133C">
                <w:rPr>
                  <w:rStyle w:val="Hyperlink"/>
                  <w:sz w:val="18"/>
                  <w:szCs w:val="18"/>
                </w:rPr>
                <w:t>Red Hat</w:t>
              </w:r>
            </w:hyperlink>
          </w:p>
        </w:tc>
      </w:tr>
      <w:tr w:rsidR="00F81039" w14:paraId="2E1B2866" w14:textId="77777777" w:rsidTr="00491438">
        <w:tc>
          <w:tcPr>
            <w:tcW w:w="1559" w:type="dxa"/>
            <w:tcBorders>
              <w:left w:val="double" w:sz="4" w:space="0" w:color="auto"/>
              <w:bottom w:val="single" w:sz="4" w:space="0" w:color="auto"/>
            </w:tcBorders>
            <w:shd w:val="clear" w:color="auto" w:fill="auto"/>
          </w:tcPr>
          <w:p w14:paraId="2E1B2863" w14:textId="77777777" w:rsidR="00F81039" w:rsidRDefault="00F81039" w:rsidP="00371E0E">
            <w:pPr>
              <w:jc w:val="left"/>
              <w:rPr>
                <w:color w:val="000000"/>
                <w:sz w:val="18"/>
                <w:szCs w:val="18"/>
              </w:rPr>
            </w:pPr>
            <w:r>
              <w:rPr>
                <w:color w:val="000000"/>
                <w:sz w:val="18"/>
                <w:szCs w:val="18"/>
              </w:rPr>
              <w:t>Load Balancer</w:t>
            </w:r>
          </w:p>
        </w:tc>
        <w:tc>
          <w:tcPr>
            <w:tcW w:w="1781" w:type="dxa"/>
            <w:tcBorders>
              <w:bottom w:val="single" w:sz="4" w:space="0" w:color="auto"/>
            </w:tcBorders>
            <w:shd w:val="clear" w:color="auto" w:fill="auto"/>
          </w:tcPr>
          <w:p w14:paraId="2E1B2864" w14:textId="77777777" w:rsidR="00F81039" w:rsidRDefault="00F81039" w:rsidP="00371E0E">
            <w:pPr>
              <w:jc w:val="left"/>
              <w:rPr>
                <w:color w:val="000000"/>
                <w:sz w:val="18"/>
                <w:szCs w:val="18"/>
              </w:rPr>
            </w:pPr>
            <w:r>
              <w:rPr>
                <w:color w:val="000000"/>
                <w:sz w:val="18"/>
                <w:szCs w:val="18"/>
              </w:rPr>
              <w:t>Bell DNSS</w:t>
            </w:r>
          </w:p>
        </w:tc>
        <w:tc>
          <w:tcPr>
            <w:tcW w:w="6096" w:type="dxa"/>
            <w:tcBorders>
              <w:bottom w:val="single" w:sz="4" w:space="0" w:color="auto"/>
              <w:right w:val="double" w:sz="4" w:space="0" w:color="auto"/>
            </w:tcBorders>
            <w:shd w:val="clear" w:color="auto" w:fill="auto"/>
          </w:tcPr>
          <w:p w14:paraId="2E1B2865" w14:textId="77777777" w:rsidR="00F81039" w:rsidRPr="008D133C" w:rsidRDefault="00861AA7" w:rsidP="006056B0">
            <w:pPr>
              <w:jc w:val="left"/>
              <w:rPr>
                <w:color w:val="000000"/>
                <w:sz w:val="18"/>
                <w:szCs w:val="18"/>
              </w:rPr>
            </w:pPr>
            <w:ins w:id="1896" w:author="Giacomini-Varvarigos, Maria" w:date="2013-02-07T11:25:00Z">
              <w:r w:rsidRPr="008D133C">
                <w:rPr>
                  <w:sz w:val="18"/>
                  <w:szCs w:val="18"/>
                </w:rPr>
                <w:t xml:space="preserve">ITSM template : Focus reference ticket </w:t>
              </w:r>
              <w:r w:rsidRPr="008D133C">
                <w:rPr>
                  <w:sz w:val="18"/>
                  <w:szCs w:val="18"/>
                </w:rPr>
                <w:br/>
              </w:r>
              <w:r w:rsidRPr="008D133C">
                <w:rPr>
                  <w:color w:val="000000"/>
                  <w:sz w:val="18"/>
                  <w:szCs w:val="18"/>
                </w:rPr>
                <w:t>CGI Support to BC -&gt; User Service Desk -&gt; Service Restoration L1</w:t>
              </w:r>
              <w:r w:rsidRPr="008D133C">
                <w:rPr>
                  <w:color w:val="1F497D"/>
                  <w:sz w:val="18"/>
                  <w:szCs w:val="18"/>
                </w:rPr>
                <w:t xml:space="preserve"> </w:t>
              </w:r>
              <w:r w:rsidRPr="008D133C">
                <w:rPr>
                  <w:sz w:val="18"/>
                  <w:szCs w:val="18"/>
                </w:rPr>
                <w:t>Focus  ticket is assigned to NSS-TOR-ICN</w:t>
              </w:r>
            </w:ins>
            <w:del w:id="1897" w:author="Giacomini-Varvarigos, Maria" w:date="2013-02-07T11:25:00Z">
              <w:r w:rsidR="00F81039" w:rsidRPr="008D133C" w:rsidDel="00861AA7">
                <w:rPr>
                  <w:color w:val="000000"/>
                  <w:sz w:val="18"/>
                  <w:szCs w:val="18"/>
                </w:rPr>
                <w:delText xml:space="preserve">See section 6.2 </w:delText>
              </w:r>
              <w:r w:rsidR="003553C1" w:rsidRPr="008D133C" w:rsidDel="00861AA7">
                <w:rPr>
                  <w:sz w:val="18"/>
                  <w:szCs w:val="18"/>
                </w:rPr>
                <w:fldChar w:fldCharType="begin"/>
              </w:r>
              <w:r w:rsidR="0051450C" w:rsidRPr="008D133C" w:rsidDel="00861AA7">
                <w:rPr>
                  <w:sz w:val="18"/>
                  <w:szCs w:val="18"/>
                </w:rPr>
                <w:delInstrText>HYPERLINK \l "_Bell_Data_Network"</w:delInstrText>
              </w:r>
              <w:r w:rsidR="003553C1" w:rsidRPr="008D133C" w:rsidDel="00861AA7">
                <w:rPr>
                  <w:sz w:val="18"/>
                  <w:szCs w:val="18"/>
                </w:rPr>
                <w:fldChar w:fldCharType="separate"/>
              </w:r>
              <w:r w:rsidR="00F81039" w:rsidRPr="008D133C" w:rsidDel="00861AA7">
                <w:rPr>
                  <w:rStyle w:val="Hyperlink"/>
                  <w:sz w:val="18"/>
                  <w:szCs w:val="18"/>
                </w:rPr>
                <w:delText>Bell Data Network Services &amp; Support Team (DNSS)</w:delText>
              </w:r>
              <w:r w:rsidR="003553C1" w:rsidRPr="008D133C" w:rsidDel="00861AA7">
                <w:rPr>
                  <w:sz w:val="18"/>
                  <w:szCs w:val="18"/>
                </w:rPr>
                <w:fldChar w:fldCharType="end"/>
              </w:r>
            </w:del>
          </w:p>
        </w:tc>
      </w:tr>
      <w:tr w:rsidR="006056B0" w14:paraId="2E1B286B" w14:textId="77777777" w:rsidTr="00574BF7">
        <w:tc>
          <w:tcPr>
            <w:tcW w:w="1559" w:type="dxa"/>
            <w:tcBorders>
              <w:left w:val="double" w:sz="4" w:space="0" w:color="auto"/>
              <w:bottom w:val="single" w:sz="4" w:space="0" w:color="auto"/>
            </w:tcBorders>
            <w:shd w:val="clear" w:color="auto" w:fill="auto"/>
          </w:tcPr>
          <w:p w14:paraId="2E1B2867" w14:textId="77777777" w:rsidR="006056B0" w:rsidRDefault="006056B0" w:rsidP="00371E0E">
            <w:pPr>
              <w:jc w:val="left"/>
              <w:rPr>
                <w:color w:val="000000"/>
                <w:sz w:val="18"/>
                <w:szCs w:val="18"/>
              </w:rPr>
            </w:pPr>
            <w:r>
              <w:rPr>
                <w:color w:val="000000"/>
                <w:sz w:val="18"/>
                <w:szCs w:val="18"/>
              </w:rPr>
              <w:t>McAfee</w:t>
            </w:r>
          </w:p>
        </w:tc>
        <w:tc>
          <w:tcPr>
            <w:tcW w:w="1781" w:type="dxa"/>
            <w:tcBorders>
              <w:bottom w:val="single" w:sz="4" w:space="0" w:color="auto"/>
            </w:tcBorders>
            <w:shd w:val="clear" w:color="auto" w:fill="auto"/>
          </w:tcPr>
          <w:p w14:paraId="2E1B2868" w14:textId="77777777" w:rsidR="006056B0" w:rsidRDefault="006056B0" w:rsidP="00371E0E">
            <w:pPr>
              <w:jc w:val="left"/>
              <w:rPr>
                <w:color w:val="000000"/>
                <w:sz w:val="18"/>
                <w:szCs w:val="18"/>
              </w:rPr>
            </w:pPr>
            <w:r>
              <w:rPr>
                <w:color w:val="000000"/>
                <w:sz w:val="18"/>
                <w:szCs w:val="18"/>
              </w:rPr>
              <w:t>CGI Security team</w:t>
            </w:r>
          </w:p>
        </w:tc>
        <w:tc>
          <w:tcPr>
            <w:tcW w:w="6096" w:type="dxa"/>
            <w:tcBorders>
              <w:bottom w:val="single" w:sz="4" w:space="0" w:color="auto"/>
              <w:right w:val="double" w:sz="4" w:space="0" w:color="auto"/>
            </w:tcBorders>
            <w:shd w:val="clear" w:color="auto" w:fill="auto"/>
          </w:tcPr>
          <w:p w14:paraId="2E1B2869" w14:textId="77777777" w:rsidR="006056B0" w:rsidRPr="008D133C" w:rsidDel="006056B0" w:rsidRDefault="006056B0" w:rsidP="006056B0">
            <w:pPr>
              <w:ind w:left="34"/>
              <w:rPr>
                <w:del w:id="1898" w:author="Giacomini-Varvarigos, Maria" w:date="2013-02-07T11:54:00Z"/>
                <w:color w:val="000000"/>
                <w:sz w:val="18"/>
                <w:szCs w:val="18"/>
                <w:highlight w:val="yellow"/>
              </w:rPr>
            </w:pPr>
            <w:ins w:id="1899" w:author="Giacomini-Varvarigos, Maria" w:date="2013-02-07T11:54:00Z">
              <w:r w:rsidRPr="008D133C">
                <w:rPr>
                  <w:sz w:val="18"/>
                  <w:szCs w:val="18"/>
                </w:rPr>
                <w:t>CGI Support to BC/BM/BDI/BTV -&gt; Security Management -&gt; McAfee Services</w:t>
              </w:r>
            </w:ins>
            <w:del w:id="1900" w:author="Giacomini-Varvarigos, Maria" w:date="2013-02-07T11:54:00Z">
              <w:r w:rsidRPr="008D133C" w:rsidDel="006056B0">
                <w:rPr>
                  <w:color w:val="000000"/>
                  <w:sz w:val="18"/>
                  <w:szCs w:val="18"/>
                </w:rPr>
                <w:delText>SOFTWARE / SERVER / ALL</w:delText>
              </w:r>
            </w:del>
          </w:p>
          <w:p w14:paraId="2E1B286A" w14:textId="77777777" w:rsidR="006056B0" w:rsidRPr="008D133C" w:rsidRDefault="006056B0" w:rsidP="00371E0E">
            <w:pPr>
              <w:jc w:val="left"/>
              <w:rPr>
                <w:color w:val="000000"/>
                <w:sz w:val="18"/>
                <w:szCs w:val="18"/>
              </w:rPr>
            </w:pPr>
            <w:del w:id="1901" w:author="Giacomini-Varvarigos, Maria" w:date="2013-02-07T11:54:00Z">
              <w:r w:rsidRPr="008D133C" w:rsidDel="006056B0">
                <w:rPr>
                  <w:color w:val="000000"/>
                  <w:sz w:val="18"/>
                  <w:szCs w:val="18"/>
                </w:rPr>
                <w:delText>DSO-SECURITY</w:delText>
              </w:r>
            </w:del>
          </w:p>
        </w:tc>
      </w:tr>
      <w:tr w:rsidR="006056B0" w14:paraId="2E1B2870" w14:textId="77777777" w:rsidTr="00574BF7">
        <w:tc>
          <w:tcPr>
            <w:tcW w:w="1559" w:type="dxa"/>
            <w:tcBorders>
              <w:left w:val="double" w:sz="4" w:space="0" w:color="auto"/>
              <w:bottom w:val="single" w:sz="4" w:space="0" w:color="auto"/>
            </w:tcBorders>
            <w:shd w:val="clear" w:color="auto" w:fill="auto"/>
          </w:tcPr>
          <w:p w14:paraId="2E1B286C" w14:textId="77777777" w:rsidR="006056B0" w:rsidRPr="00371E0E" w:rsidRDefault="006056B0" w:rsidP="00371E0E">
            <w:pPr>
              <w:jc w:val="left"/>
              <w:rPr>
                <w:color w:val="000000"/>
                <w:sz w:val="18"/>
                <w:szCs w:val="18"/>
              </w:rPr>
            </w:pPr>
            <w:proofErr w:type="spellStart"/>
            <w:r>
              <w:rPr>
                <w:color w:val="000000"/>
                <w:sz w:val="18"/>
                <w:szCs w:val="18"/>
              </w:rPr>
              <w:t>PatchLink</w:t>
            </w:r>
            <w:proofErr w:type="spellEnd"/>
          </w:p>
        </w:tc>
        <w:tc>
          <w:tcPr>
            <w:tcW w:w="1781" w:type="dxa"/>
            <w:tcBorders>
              <w:bottom w:val="single" w:sz="4" w:space="0" w:color="auto"/>
            </w:tcBorders>
            <w:shd w:val="clear" w:color="auto" w:fill="auto"/>
          </w:tcPr>
          <w:p w14:paraId="2E1B286D" w14:textId="77777777" w:rsidR="006056B0" w:rsidRPr="00371E0E" w:rsidRDefault="006056B0" w:rsidP="00371E0E">
            <w:pPr>
              <w:jc w:val="left"/>
              <w:rPr>
                <w:color w:val="000000"/>
                <w:sz w:val="18"/>
                <w:szCs w:val="18"/>
              </w:rPr>
            </w:pPr>
            <w:r>
              <w:rPr>
                <w:color w:val="000000"/>
                <w:sz w:val="18"/>
                <w:szCs w:val="18"/>
              </w:rPr>
              <w:t xml:space="preserve">CGI </w:t>
            </w:r>
            <w:proofErr w:type="spellStart"/>
            <w:r>
              <w:rPr>
                <w:color w:val="000000"/>
                <w:sz w:val="18"/>
                <w:szCs w:val="18"/>
              </w:rPr>
              <w:t>PatchLink</w:t>
            </w:r>
            <w:proofErr w:type="spellEnd"/>
            <w:r>
              <w:rPr>
                <w:color w:val="000000"/>
                <w:sz w:val="18"/>
                <w:szCs w:val="18"/>
              </w:rPr>
              <w:t xml:space="preserve"> team</w:t>
            </w:r>
          </w:p>
        </w:tc>
        <w:tc>
          <w:tcPr>
            <w:tcW w:w="6096" w:type="dxa"/>
            <w:tcBorders>
              <w:bottom w:val="single" w:sz="4" w:space="0" w:color="auto"/>
              <w:right w:val="double" w:sz="4" w:space="0" w:color="auto"/>
            </w:tcBorders>
            <w:shd w:val="clear" w:color="auto" w:fill="auto"/>
          </w:tcPr>
          <w:p w14:paraId="2E1B286E" w14:textId="77777777" w:rsidR="006056B0" w:rsidRPr="008D133C" w:rsidDel="006056B0" w:rsidRDefault="006056B0" w:rsidP="006056B0">
            <w:pPr>
              <w:tabs>
                <w:tab w:val="num" w:pos="1134"/>
              </w:tabs>
              <w:ind w:left="34"/>
              <w:rPr>
                <w:del w:id="1902" w:author="Giacomini-Varvarigos, Maria" w:date="2013-02-07T11:55:00Z"/>
                <w:color w:val="000000"/>
                <w:sz w:val="18"/>
                <w:szCs w:val="18"/>
              </w:rPr>
            </w:pPr>
            <w:ins w:id="1903" w:author="Giacomini-Varvarigos, Maria" w:date="2013-02-07T11:55:00Z">
              <w:r w:rsidRPr="008D133C">
                <w:rPr>
                  <w:sz w:val="18"/>
                  <w:szCs w:val="18"/>
                </w:rPr>
                <w:t>CGI Support to BC/BM/BDI/BTV -&gt; Release Management -&gt; Patch Management – Server</w:t>
              </w:r>
            </w:ins>
            <w:del w:id="1904" w:author="Giacomini-Varvarigos, Maria" w:date="2013-02-07T11:55:00Z">
              <w:r w:rsidRPr="008D133C" w:rsidDel="006056B0">
                <w:rPr>
                  <w:color w:val="000000"/>
                  <w:sz w:val="18"/>
                  <w:szCs w:val="18"/>
                </w:rPr>
                <w:delText>SOFTWARE / SERVER / ALL</w:delText>
              </w:r>
            </w:del>
          </w:p>
          <w:p w14:paraId="2E1B286F" w14:textId="77777777" w:rsidR="006056B0" w:rsidRPr="008D133C" w:rsidRDefault="006056B0" w:rsidP="00371E0E">
            <w:pPr>
              <w:jc w:val="left"/>
              <w:rPr>
                <w:color w:val="000000"/>
                <w:sz w:val="18"/>
                <w:szCs w:val="18"/>
              </w:rPr>
            </w:pPr>
            <w:del w:id="1905" w:author="Giacomini-Varvarigos, Maria" w:date="2013-02-07T11:55:00Z">
              <w:r w:rsidRPr="008D133C" w:rsidDel="006056B0">
                <w:rPr>
                  <w:color w:val="000000"/>
                  <w:sz w:val="18"/>
                  <w:szCs w:val="18"/>
                </w:rPr>
                <w:delText>DSO-PATCHLINK</w:delText>
              </w:r>
            </w:del>
          </w:p>
        </w:tc>
      </w:tr>
      <w:tr w:rsidR="006056B0" w14:paraId="2E1B2875" w14:textId="77777777" w:rsidTr="00574BF7">
        <w:tc>
          <w:tcPr>
            <w:tcW w:w="1559" w:type="dxa"/>
            <w:tcBorders>
              <w:left w:val="double" w:sz="4" w:space="0" w:color="auto"/>
              <w:bottom w:val="single" w:sz="4" w:space="0" w:color="auto"/>
            </w:tcBorders>
            <w:shd w:val="clear" w:color="auto" w:fill="auto"/>
          </w:tcPr>
          <w:p w14:paraId="2E1B2871" w14:textId="77777777" w:rsidR="006056B0" w:rsidRPr="00371E0E" w:rsidRDefault="006056B0" w:rsidP="009E5110">
            <w:pPr>
              <w:tabs>
                <w:tab w:val="left" w:pos="900"/>
              </w:tabs>
              <w:jc w:val="left"/>
              <w:rPr>
                <w:color w:val="000000"/>
                <w:sz w:val="18"/>
                <w:szCs w:val="18"/>
              </w:rPr>
            </w:pPr>
            <w:r w:rsidRPr="00371E0E">
              <w:rPr>
                <w:color w:val="000000"/>
                <w:sz w:val="18"/>
                <w:szCs w:val="18"/>
              </w:rPr>
              <w:t>Server</w:t>
            </w:r>
            <w:r>
              <w:rPr>
                <w:color w:val="000000"/>
                <w:sz w:val="18"/>
                <w:szCs w:val="18"/>
              </w:rPr>
              <w:tab/>
            </w:r>
          </w:p>
        </w:tc>
        <w:tc>
          <w:tcPr>
            <w:tcW w:w="1781" w:type="dxa"/>
            <w:tcBorders>
              <w:bottom w:val="single" w:sz="4" w:space="0" w:color="auto"/>
            </w:tcBorders>
            <w:shd w:val="clear" w:color="auto" w:fill="auto"/>
          </w:tcPr>
          <w:p w14:paraId="2E1B2872" w14:textId="77777777" w:rsidR="006056B0" w:rsidRPr="00371E0E" w:rsidRDefault="006056B0" w:rsidP="00371E0E">
            <w:pPr>
              <w:jc w:val="left"/>
              <w:rPr>
                <w:color w:val="000000"/>
                <w:sz w:val="18"/>
                <w:szCs w:val="18"/>
              </w:rPr>
            </w:pPr>
            <w:r w:rsidRPr="00371E0E">
              <w:rPr>
                <w:color w:val="000000"/>
                <w:sz w:val="18"/>
                <w:szCs w:val="18"/>
              </w:rPr>
              <w:t>CGI Linux Support</w:t>
            </w:r>
          </w:p>
        </w:tc>
        <w:tc>
          <w:tcPr>
            <w:tcW w:w="6096" w:type="dxa"/>
            <w:tcBorders>
              <w:bottom w:val="single" w:sz="4" w:space="0" w:color="auto"/>
              <w:right w:val="double" w:sz="4" w:space="0" w:color="auto"/>
            </w:tcBorders>
            <w:shd w:val="clear" w:color="auto" w:fill="auto"/>
          </w:tcPr>
          <w:p w14:paraId="2E1B2873" w14:textId="77777777" w:rsidR="006056B0" w:rsidRPr="008D133C" w:rsidDel="00C974D8" w:rsidRDefault="00C974D8" w:rsidP="00C974D8">
            <w:pPr>
              <w:ind w:left="34"/>
              <w:rPr>
                <w:del w:id="1906" w:author="Giacomini-Varvarigos, Maria" w:date="2013-02-07T11:57:00Z"/>
                <w:color w:val="000000"/>
                <w:sz w:val="18"/>
                <w:szCs w:val="18"/>
              </w:rPr>
            </w:pPr>
            <w:ins w:id="1907" w:author="Giacomini-Varvarigos, Maria" w:date="2013-02-07T11:57:00Z">
              <w:r w:rsidRPr="008D133C">
                <w:rPr>
                  <w:sz w:val="18"/>
                  <w:szCs w:val="18"/>
                </w:rPr>
                <w:t>CGI Support to BC/BM/BDI/BTV -&gt; Server Management -&gt; Unix</w:t>
              </w:r>
            </w:ins>
            <w:del w:id="1908" w:author="Giacomini-Varvarigos, Maria" w:date="2013-02-07T11:57:00Z">
              <w:r w:rsidR="006056B0" w:rsidRPr="008D133C" w:rsidDel="00C974D8">
                <w:rPr>
                  <w:color w:val="000000"/>
                  <w:sz w:val="18"/>
                  <w:szCs w:val="18"/>
                </w:rPr>
                <w:delText>INFRASTRUCTURE / SERVER / UNIX</w:delText>
              </w:r>
            </w:del>
          </w:p>
          <w:p w14:paraId="2E1B2874" w14:textId="77777777" w:rsidR="006056B0" w:rsidRPr="008D133C" w:rsidRDefault="006056B0" w:rsidP="00371E0E">
            <w:pPr>
              <w:jc w:val="left"/>
              <w:rPr>
                <w:color w:val="000000"/>
                <w:sz w:val="18"/>
                <w:szCs w:val="18"/>
              </w:rPr>
            </w:pPr>
            <w:del w:id="1909" w:author="Giacomini-Varvarigos, Maria" w:date="2013-02-07T11:57:00Z">
              <w:r w:rsidRPr="008D133C" w:rsidDel="00C974D8">
                <w:rPr>
                  <w:color w:val="000000"/>
                  <w:sz w:val="18"/>
                  <w:szCs w:val="18"/>
                </w:rPr>
                <w:delText>IM-UNIX-ADMIN</w:delText>
              </w:r>
            </w:del>
          </w:p>
        </w:tc>
      </w:tr>
      <w:tr w:rsidR="00206399" w14:paraId="2E1B2879" w14:textId="77777777" w:rsidTr="00491438">
        <w:tc>
          <w:tcPr>
            <w:tcW w:w="1559" w:type="dxa"/>
            <w:tcBorders>
              <w:left w:val="double" w:sz="4" w:space="0" w:color="auto"/>
              <w:bottom w:val="single" w:sz="4" w:space="0" w:color="auto"/>
            </w:tcBorders>
            <w:shd w:val="clear" w:color="auto" w:fill="auto"/>
          </w:tcPr>
          <w:p w14:paraId="2E1B2876" w14:textId="77777777" w:rsidR="00206399" w:rsidRPr="00371E0E" w:rsidRDefault="00206399" w:rsidP="009E5110">
            <w:pPr>
              <w:tabs>
                <w:tab w:val="left" w:pos="900"/>
              </w:tabs>
              <w:jc w:val="left"/>
              <w:rPr>
                <w:color w:val="000000"/>
                <w:sz w:val="18"/>
                <w:szCs w:val="18"/>
              </w:rPr>
            </w:pPr>
            <w:proofErr w:type="spellStart"/>
            <w:r>
              <w:rPr>
                <w:color w:val="000000"/>
                <w:sz w:val="18"/>
                <w:szCs w:val="18"/>
              </w:rPr>
              <w:t>Weblogic</w:t>
            </w:r>
            <w:proofErr w:type="spellEnd"/>
          </w:p>
        </w:tc>
        <w:tc>
          <w:tcPr>
            <w:tcW w:w="1781" w:type="dxa"/>
            <w:tcBorders>
              <w:bottom w:val="single" w:sz="4" w:space="0" w:color="auto"/>
            </w:tcBorders>
            <w:shd w:val="clear" w:color="auto" w:fill="auto"/>
          </w:tcPr>
          <w:p w14:paraId="2E1B2877" w14:textId="77777777" w:rsidR="00206399" w:rsidRPr="00371E0E" w:rsidRDefault="00206399" w:rsidP="00371E0E">
            <w:pPr>
              <w:jc w:val="left"/>
              <w:rPr>
                <w:color w:val="000000"/>
                <w:sz w:val="18"/>
                <w:szCs w:val="18"/>
              </w:rPr>
            </w:pPr>
            <w:r>
              <w:rPr>
                <w:color w:val="000000"/>
                <w:sz w:val="18"/>
                <w:szCs w:val="18"/>
              </w:rPr>
              <w:t>Oracle</w:t>
            </w:r>
          </w:p>
        </w:tc>
        <w:tc>
          <w:tcPr>
            <w:tcW w:w="6096" w:type="dxa"/>
            <w:tcBorders>
              <w:bottom w:val="single" w:sz="4" w:space="0" w:color="auto"/>
              <w:right w:val="double" w:sz="4" w:space="0" w:color="auto"/>
            </w:tcBorders>
            <w:shd w:val="clear" w:color="auto" w:fill="auto"/>
          </w:tcPr>
          <w:p w14:paraId="2E1B2878" w14:textId="77777777" w:rsidR="00206399" w:rsidRPr="008D133C" w:rsidRDefault="00206399" w:rsidP="00371E0E">
            <w:pPr>
              <w:jc w:val="left"/>
              <w:rPr>
                <w:color w:val="000000"/>
                <w:sz w:val="18"/>
                <w:szCs w:val="18"/>
              </w:rPr>
            </w:pPr>
            <w:r w:rsidRPr="008D133C">
              <w:rPr>
                <w:color w:val="000000"/>
                <w:sz w:val="18"/>
                <w:szCs w:val="18"/>
              </w:rPr>
              <w:t xml:space="preserve">See section 6.2 </w:t>
            </w:r>
            <w:hyperlink w:anchor="_Oracle_-_Weblogic" w:history="1">
              <w:r w:rsidRPr="008D133C">
                <w:rPr>
                  <w:rStyle w:val="Hyperlink"/>
                  <w:sz w:val="18"/>
                  <w:szCs w:val="18"/>
                </w:rPr>
                <w:t xml:space="preserve">Oracle - </w:t>
              </w:r>
              <w:proofErr w:type="spellStart"/>
              <w:r w:rsidRPr="008D133C">
                <w:rPr>
                  <w:rStyle w:val="Hyperlink"/>
                  <w:sz w:val="18"/>
                  <w:szCs w:val="18"/>
                </w:rPr>
                <w:t>Weblogic</w:t>
              </w:r>
              <w:proofErr w:type="spellEnd"/>
              <w:r w:rsidRPr="008D133C">
                <w:rPr>
                  <w:rStyle w:val="Hyperlink"/>
                  <w:sz w:val="18"/>
                  <w:szCs w:val="18"/>
                </w:rPr>
                <w:t xml:space="preserve"> Support</w:t>
              </w:r>
            </w:hyperlink>
          </w:p>
        </w:tc>
      </w:tr>
      <w:tr w:rsidR="00206399" w14:paraId="2E1B287B" w14:textId="77777777" w:rsidTr="00491438">
        <w:tc>
          <w:tcPr>
            <w:tcW w:w="9436" w:type="dxa"/>
            <w:gridSpan w:val="3"/>
            <w:tcBorders>
              <w:top w:val="single" w:sz="4" w:space="0" w:color="auto"/>
              <w:left w:val="double" w:sz="4" w:space="0" w:color="auto"/>
              <w:bottom w:val="single" w:sz="4" w:space="0" w:color="auto"/>
              <w:right w:val="double" w:sz="4" w:space="0" w:color="auto"/>
            </w:tcBorders>
            <w:shd w:val="clear" w:color="auto" w:fill="FFFF99"/>
            <w:vAlign w:val="center"/>
          </w:tcPr>
          <w:p w14:paraId="2E1B287A" w14:textId="77777777" w:rsidR="00206399" w:rsidRPr="00371E0E" w:rsidRDefault="00206399" w:rsidP="00371E0E">
            <w:pPr>
              <w:jc w:val="left"/>
              <w:rPr>
                <w:b/>
                <w:color w:val="000000"/>
                <w:sz w:val="18"/>
                <w:szCs w:val="18"/>
              </w:rPr>
            </w:pPr>
            <w:r w:rsidRPr="00371E0E">
              <w:rPr>
                <w:rFonts w:ascii="Arial" w:hAnsi="Arial" w:cs="Arial"/>
                <w:b/>
                <w:lang w:val="en-CA"/>
              </w:rPr>
              <w:t>Interfacing User Applications (BSS)</w:t>
            </w:r>
          </w:p>
        </w:tc>
      </w:tr>
      <w:tr w:rsidR="008D133C" w14:paraId="2E1B287F" w14:textId="77777777" w:rsidTr="00491438">
        <w:trPr>
          <w:ins w:id="1910" w:author="Giacomini-Varvarigos, Maria" w:date="2013-02-07T14:21:00Z"/>
        </w:trPr>
        <w:tc>
          <w:tcPr>
            <w:tcW w:w="1559" w:type="dxa"/>
            <w:tcBorders>
              <w:top w:val="single" w:sz="4" w:space="0" w:color="auto"/>
              <w:left w:val="double" w:sz="4" w:space="0" w:color="auto"/>
              <w:bottom w:val="single" w:sz="4" w:space="0" w:color="auto"/>
            </w:tcBorders>
            <w:shd w:val="clear" w:color="auto" w:fill="auto"/>
          </w:tcPr>
          <w:p w14:paraId="2E1B287C" w14:textId="77777777" w:rsidR="008D133C" w:rsidRDefault="008D133C" w:rsidP="00371E0E">
            <w:pPr>
              <w:jc w:val="left"/>
              <w:rPr>
                <w:ins w:id="1911" w:author="Giacomini-Varvarigos, Maria" w:date="2013-02-07T14:21:00Z"/>
                <w:color w:val="000000"/>
                <w:sz w:val="18"/>
                <w:szCs w:val="18"/>
              </w:rPr>
            </w:pPr>
            <w:ins w:id="1912" w:author="Giacomini-Varvarigos, Maria" w:date="2013-02-07T14:22:00Z">
              <w:r>
                <w:rPr>
                  <w:color w:val="000000"/>
                  <w:sz w:val="18"/>
                  <w:szCs w:val="18"/>
                </w:rPr>
                <w:t>Bell.ca Shop</w:t>
              </w:r>
            </w:ins>
          </w:p>
        </w:tc>
        <w:tc>
          <w:tcPr>
            <w:tcW w:w="1781" w:type="dxa"/>
            <w:tcBorders>
              <w:top w:val="single" w:sz="4" w:space="0" w:color="auto"/>
              <w:bottom w:val="single" w:sz="4" w:space="0" w:color="auto"/>
            </w:tcBorders>
            <w:shd w:val="clear" w:color="auto" w:fill="auto"/>
          </w:tcPr>
          <w:p w14:paraId="2E1B287D" w14:textId="77777777" w:rsidR="008D133C" w:rsidRDefault="008D133C" w:rsidP="00371E0E">
            <w:pPr>
              <w:jc w:val="left"/>
              <w:rPr>
                <w:ins w:id="1913" w:author="Giacomini-Varvarigos, Maria" w:date="2013-02-07T14:21:00Z"/>
                <w:color w:val="000000"/>
                <w:sz w:val="18"/>
                <w:szCs w:val="18"/>
              </w:rPr>
            </w:pPr>
            <w:ins w:id="1914" w:author="Giacomini-Varvarigos, Maria" w:date="2013-02-07T14:22:00Z">
              <w:r>
                <w:rPr>
                  <w:color w:val="000000"/>
                  <w:sz w:val="18"/>
                  <w:szCs w:val="18"/>
                </w:rPr>
                <w:t>CGI MAS bell.ca</w:t>
              </w:r>
            </w:ins>
          </w:p>
        </w:tc>
        <w:tc>
          <w:tcPr>
            <w:tcW w:w="6096" w:type="dxa"/>
            <w:tcBorders>
              <w:top w:val="single" w:sz="4" w:space="0" w:color="auto"/>
              <w:bottom w:val="single" w:sz="4" w:space="0" w:color="auto"/>
              <w:right w:val="double" w:sz="4" w:space="0" w:color="auto"/>
            </w:tcBorders>
            <w:shd w:val="clear" w:color="auto" w:fill="auto"/>
          </w:tcPr>
          <w:p w14:paraId="2E1B287E" w14:textId="77777777" w:rsidR="008D133C" w:rsidRPr="008D133C" w:rsidRDefault="008D133C" w:rsidP="008D133C">
            <w:pPr>
              <w:ind w:left="34"/>
              <w:rPr>
                <w:ins w:id="1915" w:author="Giacomini-Varvarigos, Maria" w:date="2013-02-07T14:21:00Z"/>
                <w:color w:val="000000"/>
                <w:sz w:val="18"/>
                <w:szCs w:val="18"/>
              </w:rPr>
            </w:pPr>
            <w:ins w:id="1916" w:author="Giacomini-Varvarigos, Maria" w:date="2013-02-07T14:23:00Z">
              <w:r w:rsidRPr="008D133C">
                <w:rPr>
                  <w:sz w:val="18"/>
                  <w:szCs w:val="18"/>
                </w:rPr>
                <w:t xml:space="preserve">CGI Support to BTV /BM / BDI/ BC / </w:t>
              </w:r>
              <w:r w:rsidRPr="008D133C">
                <w:rPr>
                  <w:i/>
                  <w:sz w:val="18"/>
                  <w:szCs w:val="18"/>
                  <w:lang w:val="en-CA"/>
                </w:rPr>
                <w:sym w:font="Wingdings" w:char="F0E0"/>
              </w:r>
              <w:r w:rsidRPr="008D133C">
                <w:rPr>
                  <w:sz w:val="18"/>
                  <w:szCs w:val="18"/>
                </w:rPr>
                <w:t xml:space="preserve"> Application Management Tier 2 </w:t>
              </w:r>
              <w:r w:rsidRPr="008D133C">
                <w:rPr>
                  <w:i/>
                  <w:sz w:val="18"/>
                  <w:szCs w:val="18"/>
                  <w:lang w:val="en-CA"/>
                </w:rPr>
                <w:sym w:font="Wingdings" w:char="F0E0"/>
              </w:r>
              <w:r w:rsidRPr="008D133C">
                <w:rPr>
                  <w:sz w:val="18"/>
                  <w:szCs w:val="18"/>
                </w:rPr>
                <w:t xml:space="preserve">  BELLCANMO</w:t>
              </w:r>
            </w:ins>
          </w:p>
        </w:tc>
      </w:tr>
      <w:tr w:rsidR="00206399" w14:paraId="2E1B2883" w14:textId="77777777" w:rsidTr="00491438">
        <w:tc>
          <w:tcPr>
            <w:tcW w:w="1559" w:type="dxa"/>
            <w:tcBorders>
              <w:top w:val="single" w:sz="4" w:space="0" w:color="auto"/>
              <w:left w:val="double" w:sz="4" w:space="0" w:color="auto"/>
              <w:bottom w:val="single" w:sz="4" w:space="0" w:color="auto"/>
            </w:tcBorders>
            <w:shd w:val="clear" w:color="auto" w:fill="auto"/>
          </w:tcPr>
          <w:p w14:paraId="2E1B2880" w14:textId="77777777" w:rsidR="00206399" w:rsidRPr="00371E0E" w:rsidRDefault="00206399" w:rsidP="00371E0E">
            <w:pPr>
              <w:jc w:val="left"/>
              <w:rPr>
                <w:color w:val="000000"/>
                <w:sz w:val="18"/>
                <w:szCs w:val="18"/>
              </w:rPr>
            </w:pPr>
            <w:r>
              <w:rPr>
                <w:color w:val="000000"/>
                <w:sz w:val="18"/>
                <w:szCs w:val="18"/>
              </w:rPr>
              <w:t>Credit Express</w:t>
            </w:r>
          </w:p>
        </w:tc>
        <w:tc>
          <w:tcPr>
            <w:tcW w:w="1781" w:type="dxa"/>
            <w:tcBorders>
              <w:top w:val="single" w:sz="4" w:space="0" w:color="auto"/>
              <w:bottom w:val="single" w:sz="4" w:space="0" w:color="auto"/>
            </w:tcBorders>
            <w:shd w:val="clear" w:color="auto" w:fill="auto"/>
          </w:tcPr>
          <w:p w14:paraId="2E1B2881" w14:textId="77777777" w:rsidR="00206399" w:rsidRPr="00371E0E" w:rsidRDefault="00206399" w:rsidP="00371E0E">
            <w:pPr>
              <w:jc w:val="left"/>
              <w:rPr>
                <w:color w:val="000000"/>
                <w:sz w:val="18"/>
                <w:szCs w:val="18"/>
              </w:rPr>
            </w:pPr>
            <w:r>
              <w:rPr>
                <w:color w:val="000000"/>
                <w:sz w:val="18"/>
                <w:szCs w:val="18"/>
              </w:rPr>
              <w:t>Bell BST-ORS</w:t>
            </w:r>
          </w:p>
        </w:tc>
        <w:tc>
          <w:tcPr>
            <w:tcW w:w="6096" w:type="dxa"/>
            <w:tcBorders>
              <w:top w:val="single" w:sz="4" w:space="0" w:color="auto"/>
              <w:bottom w:val="single" w:sz="4" w:space="0" w:color="auto"/>
              <w:right w:val="double" w:sz="4" w:space="0" w:color="auto"/>
            </w:tcBorders>
            <w:shd w:val="clear" w:color="auto" w:fill="auto"/>
          </w:tcPr>
          <w:p w14:paraId="2E1B2882" w14:textId="77777777" w:rsidR="00206399" w:rsidRPr="008D133C" w:rsidRDefault="00206399" w:rsidP="00371E0E">
            <w:pPr>
              <w:jc w:val="left"/>
              <w:rPr>
                <w:color w:val="000000"/>
                <w:sz w:val="18"/>
                <w:szCs w:val="18"/>
              </w:rPr>
            </w:pPr>
            <w:r w:rsidRPr="008D133C">
              <w:rPr>
                <w:color w:val="000000"/>
                <w:sz w:val="18"/>
                <w:szCs w:val="18"/>
              </w:rPr>
              <w:t xml:space="preserve">See section 6.2  </w:t>
            </w:r>
            <w:hyperlink w:anchor="_Credit_Express_–" w:history="1">
              <w:r w:rsidRPr="008D133C">
                <w:rPr>
                  <w:rStyle w:val="Hyperlink"/>
                  <w:sz w:val="18"/>
                  <w:szCs w:val="18"/>
                </w:rPr>
                <w:t>Credit Express – Bell BST-ORS</w:t>
              </w:r>
            </w:hyperlink>
          </w:p>
        </w:tc>
      </w:tr>
      <w:tr w:rsidR="00F32DD9" w14:paraId="2E1B288B" w14:textId="77777777" w:rsidTr="00491438">
        <w:tc>
          <w:tcPr>
            <w:tcW w:w="1559" w:type="dxa"/>
            <w:tcBorders>
              <w:top w:val="single" w:sz="4" w:space="0" w:color="auto"/>
              <w:left w:val="double" w:sz="4" w:space="0" w:color="auto"/>
              <w:bottom w:val="single" w:sz="4" w:space="0" w:color="auto"/>
            </w:tcBorders>
            <w:shd w:val="clear" w:color="auto" w:fill="auto"/>
          </w:tcPr>
          <w:p w14:paraId="2E1B2884" w14:textId="77777777" w:rsidR="00F32DD9" w:rsidRPr="00371E0E" w:rsidRDefault="00F32DD9" w:rsidP="00371E0E">
            <w:pPr>
              <w:jc w:val="left"/>
              <w:rPr>
                <w:color w:val="000000"/>
                <w:sz w:val="18"/>
                <w:szCs w:val="18"/>
              </w:rPr>
            </w:pPr>
            <w:r>
              <w:rPr>
                <w:color w:val="000000"/>
                <w:sz w:val="18"/>
                <w:szCs w:val="18"/>
              </w:rPr>
              <w:t>DART</w:t>
            </w:r>
          </w:p>
        </w:tc>
        <w:tc>
          <w:tcPr>
            <w:tcW w:w="1781" w:type="dxa"/>
            <w:tcBorders>
              <w:top w:val="single" w:sz="4" w:space="0" w:color="auto"/>
              <w:bottom w:val="single" w:sz="4" w:space="0" w:color="auto"/>
            </w:tcBorders>
            <w:shd w:val="clear" w:color="auto" w:fill="auto"/>
          </w:tcPr>
          <w:p w14:paraId="2E1B2885" w14:textId="77777777" w:rsidR="00F32DD9" w:rsidRPr="00371E0E" w:rsidRDefault="00F32DD9" w:rsidP="00371E0E">
            <w:pPr>
              <w:jc w:val="left"/>
              <w:rPr>
                <w:color w:val="000000"/>
                <w:sz w:val="18"/>
                <w:szCs w:val="18"/>
              </w:rPr>
            </w:pPr>
            <w:r>
              <w:rPr>
                <w:color w:val="000000"/>
                <w:sz w:val="18"/>
                <w:szCs w:val="18"/>
              </w:rPr>
              <w:t>CGI MAS DART</w:t>
            </w:r>
          </w:p>
        </w:tc>
        <w:tc>
          <w:tcPr>
            <w:tcW w:w="6096" w:type="dxa"/>
            <w:tcBorders>
              <w:top w:val="single" w:sz="4" w:space="0" w:color="auto"/>
              <w:bottom w:val="single" w:sz="4" w:space="0" w:color="auto"/>
              <w:right w:val="double" w:sz="4" w:space="0" w:color="auto"/>
            </w:tcBorders>
            <w:shd w:val="clear" w:color="auto" w:fill="auto"/>
          </w:tcPr>
          <w:p w14:paraId="2E1B2886" w14:textId="77777777" w:rsidR="00F32DD9" w:rsidRPr="008D133C" w:rsidDel="006E4B8A" w:rsidRDefault="006E4B8A" w:rsidP="006E4B8A">
            <w:pPr>
              <w:spacing w:before="20" w:after="20"/>
              <w:ind w:right="-237"/>
              <w:rPr>
                <w:del w:id="1917" w:author="Giacomini-Varvarigos, Maria" w:date="2013-02-07T13:48:00Z"/>
                <w:sz w:val="18"/>
                <w:szCs w:val="18"/>
              </w:rPr>
            </w:pPr>
            <w:ins w:id="1918" w:author="Giacomini-Varvarigos, Maria" w:date="2013-02-07T13:48:00Z">
              <w:r w:rsidRPr="008D133C">
                <w:rPr>
                  <w:sz w:val="18"/>
                  <w:szCs w:val="18"/>
                </w:rPr>
                <w:t>CGI Support to BC/BM/BDI/BTV -&gt; Application Management Tier 2 -&gt; BTV FIELD OPS BLNG</w:t>
              </w:r>
            </w:ins>
            <w:del w:id="1919" w:author="Giacomini-Varvarigos, Maria" w:date="2013-02-07T13:48:00Z">
              <w:r w:rsidR="00F32DD9" w:rsidRPr="008D133C" w:rsidDel="006E4B8A">
                <w:rPr>
                  <w:sz w:val="18"/>
                  <w:szCs w:val="18"/>
                </w:rPr>
                <w:delText>ITSM ticket to</w:delText>
              </w:r>
            </w:del>
          </w:p>
          <w:p w14:paraId="2E1B2887" w14:textId="77777777" w:rsidR="00F32DD9" w:rsidRPr="008D133C" w:rsidDel="006E4B8A" w:rsidRDefault="00F32DD9" w:rsidP="00F32DD9">
            <w:pPr>
              <w:spacing w:before="20" w:after="20"/>
              <w:jc w:val="left"/>
              <w:rPr>
                <w:del w:id="1920" w:author="Giacomini-Varvarigos, Maria" w:date="2013-02-07T13:48:00Z"/>
                <w:sz w:val="18"/>
                <w:szCs w:val="18"/>
              </w:rPr>
            </w:pPr>
            <w:del w:id="1921" w:author="Giacomini-Varvarigos, Maria" w:date="2013-02-07T13:48:00Z">
              <w:r w:rsidRPr="008D133C" w:rsidDel="006E4B8A">
                <w:rPr>
                  <w:sz w:val="18"/>
                  <w:szCs w:val="18"/>
                </w:rPr>
                <w:delText>CI Name:  DART</w:delText>
              </w:r>
            </w:del>
          </w:p>
          <w:p w14:paraId="2E1B2888" w14:textId="77777777" w:rsidR="00F32DD9" w:rsidRPr="008D133C" w:rsidDel="006E4B8A" w:rsidRDefault="00F32DD9" w:rsidP="00F32DD9">
            <w:pPr>
              <w:spacing w:before="20" w:after="20"/>
              <w:jc w:val="left"/>
              <w:rPr>
                <w:del w:id="1922" w:author="Giacomini-Varvarigos, Maria" w:date="2013-02-07T13:48:00Z"/>
                <w:sz w:val="18"/>
                <w:szCs w:val="18"/>
              </w:rPr>
            </w:pPr>
            <w:del w:id="1923" w:author="Giacomini-Varvarigos, Maria" w:date="2013-02-07T13:48:00Z">
              <w:r w:rsidRPr="008D133C" w:rsidDel="006E4B8A">
                <w:rPr>
                  <w:sz w:val="18"/>
                  <w:szCs w:val="18"/>
                  <w:u w:val="single"/>
                </w:rPr>
                <w:delText>Support Company:</w:delText>
              </w:r>
              <w:r w:rsidRPr="008D133C" w:rsidDel="006E4B8A">
                <w:rPr>
                  <w:sz w:val="18"/>
                  <w:szCs w:val="18"/>
                </w:rPr>
                <w:delText xml:space="preserve">  CGI Support to All</w:delText>
              </w:r>
            </w:del>
          </w:p>
          <w:p w14:paraId="2E1B2889" w14:textId="77777777" w:rsidR="00F32DD9" w:rsidRPr="008D133C" w:rsidDel="006E4B8A" w:rsidRDefault="00F32DD9" w:rsidP="00F32DD9">
            <w:pPr>
              <w:spacing w:before="20" w:after="20"/>
              <w:jc w:val="left"/>
              <w:rPr>
                <w:del w:id="1924" w:author="Giacomini-Varvarigos, Maria" w:date="2013-02-07T13:48:00Z"/>
                <w:sz w:val="18"/>
                <w:szCs w:val="18"/>
              </w:rPr>
            </w:pPr>
            <w:del w:id="1925" w:author="Giacomini-Varvarigos, Maria" w:date="2013-02-07T13:48:00Z">
              <w:r w:rsidRPr="008D133C" w:rsidDel="006E4B8A">
                <w:rPr>
                  <w:sz w:val="18"/>
                  <w:szCs w:val="18"/>
                  <w:u w:val="single"/>
                </w:rPr>
                <w:delText>Support Organization:</w:delText>
              </w:r>
              <w:r w:rsidRPr="008D133C" w:rsidDel="006E4B8A">
                <w:rPr>
                  <w:sz w:val="18"/>
                  <w:szCs w:val="18"/>
                </w:rPr>
                <w:delText xml:space="preserve">  Application Management Tier 2</w:delText>
              </w:r>
            </w:del>
          </w:p>
          <w:p w14:paraId="2E1B288A" w14:textId="77777777" w:rsidR="00F32DD9" w:rsidRPr="008D133C" w:rsidRDefault="00F32DD9" w:rsidP="00F32DD9">
            <w:pPr>
              <w:jc w:val="left"/>
              <w:rPr>
                <w:color w:val="000000"/>
                <w:sz w:val="18"/>
                <w:szCs w:val="18"/>
              </w:rPr>
            </w:pPr>
            <w:del w:id="1926" w:author="Giacomini-Varvarigos, Maria" w:date="2013-02-07T13:48:00Z">
              <w:r w:rsidRPr="008D133C" w:rsidDel="006E4B8A">
                <w:rPr>
                  <w:sz w:val="18"/>
                  <w:szCs w:val="18"/>
                  <w:u w:val="single"/>
                </w:rPr>
                <w:delText>Support Group Name:</w:delText>
              </w:r>
              <w:r w:rsidRPr="008D133C" w:rsidDel="006E4B8A">
                <w:rPr>
                  <w:sz w:val="18"/>
                  <w:szCs w:val="18"/>
                </w:rPr>
                <w:delText xml:space="preserve">  EBUSINESS BTV1</w:delText>
              </w:r>
            </w:del>
          </w:p>
        </w:tc>
      </w:tr>
      <w:tr w:rsidR="006E4B8A" w14:paraId="2E1B2890" w14:textId="77777777" w:rsidTr="00574BF7">
        <w:tc>
          <w:tcPr>
            <w:tcW w:w="1559" w:type="dxa"/>
            <w:tcBorders>
              <w:top w:val="single" w:sz="4" w:space="0" w:color="auto"/>
              <w:left w:val="double" w:sz="4" w:space="0" w:color="auto"/>
              <w:bottom w:val="single" w:sz="4" w:space="0" w:color="auto"/>
            </w:tcBorders>
            <w:shd w:val="clear" w:color="auto" w:fill="auto"/>
          </w:tcPr>
          <w:p w14:paraId="2E1B288C" w14:textId="77777777" w:rsidR="006E4B8A" w:rsidRPr="00371E0E" w:rsidRDefault="006E4B8A" w:rsidP="00371E0E">
            <w:pPr>
              <w:jc w:val="left"/>
              <w:rPr>
                <w:color w:val="000000"/>
                <w:sz w:val="18"/>
                <w:szCs w:val="18"/>
              </w:rPr>
            </w:pPr>
            <w:r w:rsidRPr="00371E0E">
              <w:rPr>
                <w:color w:val="000000"/>
                <w:sz w:val="18"/>
                <w:szCs w:val="18"/>
              </w:rPr>
              <w:t>ODS</w:t>
            </w:r>
          </w:p>
        </w:tc>
        <w:tc>
          <w:tcPr>
            <w:tcW w:w="1781" w:type="dxa"/>
            <w:tcBorders>
              <w:top w:val="single" w:sz="4" w:space="0" w:color="auto"/>
              <w:bottom w:val="single" w:sz="4" w:space="0" w:color="auto"/>
            </w:tcBorders>
            <w:shd w:val="clear" w:color="auto" w:fill="auto"/>
          </w:tcPr>
          <w:p w14:paraId="2E1B288D" w14:textId="77777777" w:rsidR="006E4B8A" w:rsidRPr="00371E0E" w:rsidRDefault="006E4B8A" w:rsidP="00371E0E">
            <w:pPr>
              <w:jc w:val="left"/>
              <w:rPr>
                <w:color w:val="000000"/>
                <w:sz w:val="18"/>
                <w:szCs w:val="18"/>
              </w:rPr>
            </w:pPr>
            <w:r w:rsidRPr="00371E0E">
              <w:rPr>
                <w:color w:val="000000"/>
                <w:sz w:val="18"/>
                <w:szCs w:val="18"/>
              </w:rPr>
              <w:t>CGI MAS ODS</w:t>
            </w:r>
          </w:p>
        </w:tc>
        <w:tc>
          <w:tcPr>
            <w:tcW w:w="6096" w:type="dxa"/>
            <w:tcBorders>
              <w:top w:val="single" w:sz="4" w:space="0" w:color="auto"/>
              <w:bottom w:val="single" w:sz="4" w:space="0" w:color="auto"/>
              <w:right w:val="double" w:sz="4" w:space="0" w:color="auto"/>
            </w:tcBorders>
            <w:shd w:val="clear" w:color="auto" w:fill="auto"/>
          </w:tcPr>
          <w:p w14:paraId="2E1B288E" w14:textId="77777777" w:rsidR="006E4B8A" w:rsidRPr="008D133C" w:rsidDel="006E4B8A" w:rsidRDefault="006E4B8A" w:rsidP="009C68C5">
            <w:pPr>
              <w:ind w:left="34"/>
              <w:rPr>
                <w:del w:id="1927" w:author="Giacomini-Varvarigos, Maria" w:date="2013-02-07T13:49:00Z"/>
                <w:color w:val="000000"/>
                <w:sz w:val="18"/>
                <w:szCs w:val="18"/>
              </w:rPr>
            </w:pPr>
            <w:ins w:id="1928" w:author="Giacomini-Varvarigos, Maria" w:date="2013-02-07T13:49:00Z">
              <w:r w:rsidRPr="008D133C">
                <w:rPr>
                  <w:sz w:val="18"/>
                  <w:szCs w:val="18"/>
                </w:rPr>
                <w:t>CGI Support to BC/BM/BDI/BTV -&gt; Application Management Tier 2 -&gt; EBCC JT2</w:t>
              </w:r>
            </w:ins>
            <w:del w:id="1929" w:author="Giacomini-Varvarigos, Maria" w:date="2013-02-07T13:49:00Z">
              <w:r w:rsidRPr="008D133C" w:rsidDel="006E4B8A">
                <w:rPr>
                  <w:color w:val="000000"/>
                  <w:sz w:val="18"/>
                  <w:szCs w:val="18"/>
                </w:rPr>
                <w:delText>ODS</w:delText>
              </w:r>
            </w:del>
          </w:p>
          <w:p w14:paraId="2E1B288F" w14:textId="77777777" w:rsidR="006E4B8A" w:rsidRPr="008D133C" w:rsidRDefault="006E4B8A" w:rsidP="00371E0E">
            <w:pPr>
              <w:jc w:val="left"/>
              <w:rPr>
                <w:color w:val="000000"/>
                <w:sz w:val="18"/>
                <w:szCs w:val="18"/>
              </w:rPr>
            </w:pPr>
            <w:del w:id="1930" w:author="Giacomini-Varvarigos, Maria" w:date="2013-02-07T13:49:00Z">
              <w:r w:rsidRPr="008D133C" w:rsidDel="006E4B8A">
                <w:rPr>
                  <w:color w:val="000000"/>
                  <w:sz w:val="18"/>
                  <w:szCs w:val="18"/>
                </w:rPr>
                <w:delText>IM-ODS</w:delText>
              </w:r>
            </w:del>
          </w:p>
        </w:tc>
      </w:tr>
      <w:tr w:rsidR="006E4B8A" w14:paraId="2E1B2895" w14:textId="77777777" w:rsidTr="00574BF7">
        <w:tc>
          <w:tcPr>
            <w:tcW w:w="1559" w:type="dxa"/>
            <w:tcBorders>
              <w:top w:val="single" w:sz="4" w:space="0" w:color="auto"/>
              <w:left w:val="double" w:sz="4" w:space="0" w:color="auto"/>
              <w:bottom w:val="single" w:sz="4" w:space="0" w:color="auto"/>
            </w:tcBorders>
            <w:shd w:val="clear" w:color="auto" w:fill="auto"/>
          </w:tcPr>
          <w:p w14:paraId="2E1B2891" w14:textId="77777777" w:rsidR="006E4B8A" w:rsidRPr="00371E0E" w:rsidRDefault="006E4B8A" w:rsidP="00371E0E">
            <w:pPr>
              <w:jc w:val="left"/>
              <w:rPr>
                <w:color w:val="000000"/>
                <w:sz w:val="18"/>
                <w:szCs w:val="18"/>
              </w:rPr>
            </w:pPr>
            <w:proofErr w:type="spellStart"/>
            <w:r w:rsidRPr="00371E0E">
              <w:rPr>
                <w:color w:val="000000"/>
                <w:sz w:val="18"/>
                <w:szCs w:val="18"/>
              </w:rPr>
              <w:t>OrderMax</w:t>
            </w:r>
            <w:proofErr w:type="spellEnd"/>
          </w:p>
        </w:tc>
        <w:tc>
          <w:tcPr>
            <w:tcW w:w="1781" w:type="dxa"/>
            <w:tcBorders>
              <w:top w:val="single" w:sz="4" w:space="0" w:color="auto"/>
              <w:bottom w:val="single" w:sz="4" w:space="0" w:color="auto"/>
            </w:tcBorders>
            <w:shd w:val="clear" w:color="auto" w:fill="auto"/>
          </w:tcPr>
          <w:p w14:paraId="2E1B2892" w14:textId="77777777" w:rsidR="006E4B8A" w:rsidRPr="00371E0E" w:rsidRDefault="006E4B8A" w:rsidP="00371E0E">
            <w:pPr>
              <w:jc w:val="left"/>
              <w:rPr>
                <w:color w:val="000000"/>
                <w:sz w:val="18"/>
                <w:szCs w:val="18"/>
              </w:rPr>
            </w:pPr>
            <w:r w:rsidRPr="00371E0E">
              <w:rPr>
                <w:color w:val="000000"/>
                <w:sz w:val="18"/>
                <w:szCs w:val="18"/>
              </w:rPr>
              <w:t xml:space="preserve">CGI MAS </w:t>
            </w:r>
            <w:proofErr w:type="spellStart"/>
            <w:r w:rsidRPr="00371E0E">
              <w:rPr>
                <w:color w:val="000000"/>
                <w:sz w:val="18"/>
                <w:szCs w:val="18"/>
              </w:rPr>
              <w:t>OrderMax</w:t>
            </w:r>
            <w:proofErr w:type="spellEnd"/>
          </w:p>
        </w:tc>
        <w:tc>
          <w:tcPr>
            <w:tcW w:w="6096" w:type="dxa"/>
            <w:tcBorders>
              <w:top w:val="single" w:sz="4" w:space="0" w:color="auto"/>
              <w:bottom w:val="single" w:sz="4" w:space="0" w:color="auto"/>
              <w:right w:val="double" w:sz="4" w:space="0" w:color="auto"/>
            </w:tcBorders>
            <w:shd w:val="clear" w:color="auto" w:fill="auto"/>
          </w:tcPr>
          <w:p w14:paraId="2E1B2893" w14:textId="77777777" w:rsidR="006E4B8A" w:rsidRPr="008D133C" w:rsidDel="009C68C5" w:rsidRDefault="009C68C5" w:rsidP="009C68C5">
            <w:pPr>
              <w:jc w:val="left"/>
              <w:rPr>
                <w:del w:id="1931" w:author="Giacomini-Varvarigos, Maria" w:date="2013-02-07T13:54:00Z"/>
                <w:color w:val="000000"/>
                <w:sz w:val="18"/>
                <w:szCs w:val="18"/>
              </w:rPr>
            </w:pPr>
            <w:ins w:id="1932" w:author="Giacomini-Varvarigos, Maria" w:date="2013-02-07T13:50:00Z">
              <w:r w:rsidRPr="008D133C">
                <w:rPr>
                  <w:sz w:val="18"/>
                  <w:szCs w:val="18"/>
                </w:rPr>
                <w:t>CGI Support to BC/BM/BDI/BTV -&gt; Application Management Tier 2 -&gt; EBCC JT2</w:t>
              </w:r>
            </w:ins>
            <w:del w:id="1933" w:author="Giacomini-Varvarigos, Maria" w:date="2013-02-07T13:49:00Z">
              <w:r w:rsidR="006E4B8A" w:rsidRPr="008D133C" w:rsidDel="006E4B8A">
                <w:rPr>
                  <w:color w:val="000000"/>
                  <w:sz w:val="18"/>
                  <w:szCs w:val="18"/>
                </w:rPr>
                <w:delText>ORDER MAX</w:delText>
              </w:r>
            </w:del>
          </w:p>
          <w:p w14:paraId="2E1B2894" w14:textId="77777777" w:rsidR="006E4B8A" w:rsidRPr="008D133C" w:rsidRDefault="006E4B8A" w:rsidP="009C68C5">
            <w:pPr>
              <w:jc w:val="left"/>
              <w:rPr>
                <w:color w:val="000000"/>
                <w:sz w:val="18"/>
                <w:szCs w:val="18"/>
              </w:rPr>
            </w:pPr>
            <w:del w:id="1934" w:author="Giacomini-Varvarigos, Maria" w:date="2013-02-07T13:49:00Z">
              <w:r w:rsidRPr="008D133C" w:rsidDel="006E4B8A">
                <w:rPr>
                  <w:color w:val="000000"/>
                  <w:sz w:val="18"/>
                  <w:szCs w:val="18"/>
                </w:rPr>
                <w:delText>IM-OM</w:delText>
              </w:r>
            </w:del>
          </w:p>
        </w:tc>
      </w:tr>
      <w:tr w:rsidR="006E4B8A" w14:paraId="2E1B289A" w14:textId="77777777" w:rsidTr="00574BF7">
        <w:tc>
          <w:tcPr>
            <w:tcW w:w="1559" w:type="dxa"/>
            <w:tcBorders>
              <w:top w:val="single" w:sz="4" w:space="0" w:color="auto"/>
              <w:left w:val="double" w:sz="4" w:space="0" w:color="auto"/>
              <w:bottom w:val="single" w:sz="4" w:space="0" w:color="auto"/>
            </w:tcBorders>
            <w:shd w:val="clear" w:color="auto" w:fill="auto"/>
          </w:tcPr>
          <w:p w14:paraId="2E1B2896" w14:textId="77777777" w:rsidR="006E4B8A" w:rsidRPr="00371E0E" w:rsidRDefault="006E4B8A" w:rsidP="00371E0E">
            <w:pPr>
              <w:jc w:val="left"/>
              <w:rPr>
                <w:color w:val="000000"/>
                <w:sz w:val="18"/>
                <w:szCs w:val="18"/>
              </w:rPr>
            </w:pPr>
            <w:proofErr w:type="spellStart"/>
            <w:r w:rsidRPr="00371E0E">
              <w:rPr>
                <w:color w:val="000000"/>
                <w:sz w:val="18"/>
                <w:szCs w:val="18"/>
              </w:rPr>
              <w:t>SIMPLe</w:t>
            </w:r>
            <w:proofErr w:type="spellEnd"/>
          </w:p>
        </w:tc>
        <w:tc>
          <w:tcPr>
            <w:tcW w:w="1781" w:type="dxa"/>
            <w:tcBorders>
              <w:top w:val="single" w:sz="4" w:space="0" w:color="auto"/>
              <w:bottom w:val="single" w:sz="4" w:space="0" w:color="auto"/>
            </w:tcBorders>
            <w:shd w:val="clear" w:color="auto" w:fill="auto"/>
          </w:tcPr>
          <w:p w14:paraId="2E1B2897" w14:textId="77777777" w:rsidR="006E4B8A" w:rsidRPr="00371E0E" w:rsidRDefault="006E4B8A" w:rsidP="00371E0E">
            <w:pPr>
              <w:jc w:val="left"/>
              <w:rPr>
                <w:color w:val="000000"/>
                <w:sz w:val="18"/>
                <w:szCs w:val="18"/>
              </w:rPr>
            </w:pPr>
            <w:r w:rsidRPr="00371E0E">
              <w:rPr>
                <w:color w:val="000000"/>
                <w:sz w:val="18"/>
                <w:szCs w:val="18"/>
              </w:rPr>
              <w:t xml:space="preserve">CGI MAS </w:t>
            </w:r>
            <w:proofErr w:type="spellStart"/>
            <w:r w:rsidRPr="00371E0E">
              <w:rPr>
                <w:color w:val="000000"/>
                <w:sz w:val="18"/>
                <w:szCs w:val="18"/>
              </w:rPr>
              <w:t>SIMPLe</w:t>
            </w:r>
            <w:proofErr w:type="spellEnd"/>
          </w:p>
        </w:tc>
        <w:tc>
          <w:tcPr>
            <w:tcW w:w="6096" w:type="dxa"/>
            <w:tcBorders>
              <w:top w:val="single" w:sz="4" w:space="0" w:color="auto"/>
              <w:bottom w:val="single" w:sz="4" w:space="0" w:color="auto"/>
              <w:right w:val="double" w:sz="4" w:space="0" w:color="auto"/>
            </w:tcBorders>
            <w:shd w:val="clear" w:color="auto" w:fill="auto"/>
          </w:tcPr>
          <w:p w14:paraId="2E1B2898" w14:textId="77777777" w:rsidR="006E4B8A" w:rsidRPr="008D133C" w:rsidDel="009C68C5" w:rsidRDefault="009C68C5" w:rsidP="009C68C5">
            <w:pPr>
              <w:ind w:left="34"/>
              <w:rPr>
                <w:del w:id="1935" w:author="Giacomini-Varvarigos, Maria" w:date="2013-02-07T13:51:00Z"/>
                <w:color w:val="000000"/>
                <w:sz w:val="18"/>
                <w:szCs w:val="18"/>
              </w:rPr>
            </w:pPr>
            <w:ins w:id="1936" w:author="Giacomini-Varvarigos, Maria" w:date="2013-02-07T13:51:00Z">
              <w:r w:rsidRPr="008D133C">
                <w:rPr>
                  <w:sz w:val="18"/>
                  <w:szCs w:val="18"/>
                </w:rPr>
                <w:t>CGI Support to BC/BM/BDI/BTV -&gt; Application Management Tier 2 -&gt; EBCC JT3</w:t>
              </w:r>
            </w:ins>
            <w:del w:id="1937" w:author="Giacomini-Varvarigos, Maria" w:date="2013-02-07T13:49:00Z">
              <w:r w:rsidR="006E4B8A" w:rsidRPr="008D133C" w:rsidDel="006E4B8A">
                <w:rPr>
                  <w:color w:val="000000"/>
                  <w:sz w:val="18"/>
                  <w:szCs w:val="18"/>
                </w:rPr>
                <w:delText>SIMPLE</w:delText>
              </w:r>
            </w:del>
          </w:p>
          <w:p w14:paraId="2E1B2899" w14:textId="77777777" w:rsidR="006E4B8A" w:rsidRPr="008D133C" w:rsidRDefault="006E4B8A" w:rsidP="00371E0E">
            <w:pPr>
              <w:jc w:val="left"/>
              <w:rPr>
                <w:color w:val="000000"/>
                <w:sz w:val="18"/>
                <w:szCs w:val="18"/>
              </w:rPr>
            </w:pPr>
            <w:del w:id="1938" w:author="Giacomini-Varvarigos, Maria" w:date="2013-02-07T13:49:00Z">
              <w:r w:rsidRPr="008D133C" w:rsidDel="006E4B8A">
                <w:rPr>
                  <w:color w:val="000000"/>
                  <w:sz w:val="18"/>
                  <w:szCs w:val="18"/>
                </w:rPr>
                <w:delText>IM-INFRA-APPS-2</w:delText>
              </w:r>
            </w:del>
          </w:p>
        </w:tc>
      </w:tr>
      <w:tr w:rsidR="006E4B8A" w14:paraId="2E1B289F" w14:textId="77777777" w:rsidTr="00574BF7">
        <w:tc>
          <w:tcPr>
            <w:tcW w:w="1559" w:type="dxa"/>
            <w:tcBorders>
              <w:top w:val="single" w:sz="4" w:space="0" w:color="auto"/>
              <w:left w:val="double" w:sz="4" w:space="0" w:color="auto"/>
              <w:bottom w:val="single" w:sz="4" w:space="0" w:color="auto"/>
            </w:tcBorders>
            <w:shd w:val="clear" w:color="auto" w:fill="auto"/>
          </w:tcPr>
          <w:p w14:paraId="2E1B289B" w14:textId="77777777" w:rsidR="006E4B8A" w:rsidRPr="00371E0E" w:rsidRDefault="006E4B8A" w:rsidP="00371E0E">
            <w:pPr>
              <w:jc w:val="left"/>
              <w:rPr>
                <w:color w:val="000000"/>
                <w:sz w:val="18"/>
                <w:szCs w:val="18"/>
              </w:rPr>
            </w:pPr>
            <w:r w:rsidRPr="00371E0E">
              <w:rPr>
                <w:color w:val="000000"/>
                <w:sz w:val="18"/>
                <w:szCs w:val="18"/>
              </w:rPr>
              <w:t>VAS-POS</w:t>
            </w:r>
          </w:p>
        </w:tc>
        <w:tc>
          <w:tcPr>
            <w:tcW w:w="1781" w:type="dxa"/>
            <w:tcBorders>
              <w:top w:val="single" w:sz="4" w:space="0" w:color="auto"/>
              <w:bottom w:val="single" w:sz="4" w:space="0" w:color="auto"/>
            </w:tcBorders>
            <w:shd w:val="clear" w:color="auto" w:fill="auto"/>
          </w:tcPr>
          <w:p w14:paraId="2E1B289C" w14:textId="77777777" w:rsidR="006E4B8A" w:rsidRPr="00371E0E" w:rsidRDefault="006E4B8A" w:rsidP="00371E0E">
            <w:pPr>
              <w:jc w:val="left"/>
              <w:rPr>
                <w:color w:val="000000"/>
                <w:sz w:val="18"/>
                <w:szCs w:val="18"/>
              </w:rPr>
            </w:pPr>
            <w:r w:rsidRPr="00371E0E">
              <w:rPr>
                <w:color w:val="000000"/>
                <w:sz w:val="18"/>
                <w:szCs w:val="18"/>
              </w:rPr>
              <w:t>CGI MAS VAS-POS</w:t>
            </w:r>
          </w:p>
        </w:tc>
        <w:tc>
          <w:tcPr>
            <w:tcW w:w="6096" w:type="dxa"/>
            <w:tcBorders>
              <w:top w:val="single" w:sz="4" w:space="0" w:color="auto"/>
              <w:bottom w:val="single" w:sz="4" w:space="0" w:color="auto"/>
              <w:right w:val="double" w:sz="4" w:space="0" w:color="auto"/>
            </w:tcBorders>
            <w:shd w:val="clear" w:color="auto" w:fill="auto"/>
          </w:tcPr>
          <w:p w14:paraId="2E1B289D" w14:textId="77777777" w:rsidR="006E4B8A" w:rsidRPr="008D133C" w:rsidDel="009C68C5" w:rsidRDefault="009C68C5" w:rsidP="009C68C5">
            <w:pPr>
              <w:ind w:left="34"/>
              <w:rPr>
                <w:del w:id="1939" w:author="Giacomini-Varvarigos, Maria" w:date="2013-02-07T13:52:00Z"/>
                <w:color w:val="000000"/>
                <w:sz w:val="18"/>
                <w:szCs w:val="18"/>
              </w:rPr>
            </w:pPr>
            <w:ins w:id="1940" w:author="Giacomini-Varvarigos, Maria" w:date="2013-02-07T13:51:00Z">
              <w:r w:rsidRPr="008D133C">
                <w:rPr>
                  <w:sz w:val="18"/>
                  <w:szCs w:val="18"/>
                </w:rPr>
                <w:t>CGI Support to BC/BM/BDI/BTV -&gt; Application Management Tier 2 -&gt; INFRA APPS 1</w:t>
              </w:r>
            </w:ins>
            <w:del w:id="1941" w:author="Giacomini-Varvarigos, Maria" w:date="2013-02-07T13:49:00Z">
              <w:r w:rsidR="006E4B8A" w:rsidRPr="008D133C" w:rsidDel="006E4B8A">
                <w:rPr>
                  <w:color w:val="000000"/>
                  <w:sz w:val="18"/>
                  <w:szCs w:val="18"/>
                </w:rPr>
                <w:delText>VAS-POS</w:delText>
              </w:r>
            </w:del>
          </w:p>
          <w:p w14:paraId="2E1B289E" w14:textId="77777777" w:rsidR="006E4B8A" w:rsidRPr="008D133C" w:rsidRDefault="006E4B8A" w:rsidP="009C68C5">
            <w:pPr>
              <w:ind w:left="34"/>
              <w:rPr>
                <w:color w:val="000000"/>
                <w:sz w:val="18"/>
                <w:szCs w:val="18"/>
              </w:rPr>
            </w:pPr>
            <w:del w:id="1942" w:author="Giacomini-Varvarigos, Maria" w:date="2013-02-07T13:49:00Z">
              <w:r w:rsidRPr="008D133C" w:rsidDel="006E4B8A">
                <w:rPr>
                  <w:color w:val="000000"/>
                  <w:sz w:val="18"/>
                  <w:szCs w:val="18"/>
                </w:rPr>
                <w:delText>IM-INFRA-APPS-1</w:delText>
              </w:r>
            </w:del>
          </w:p>
        </w:tc>
      </w:tr>
      <w:tr w:rsidR="00206399" w14:paraId="2E1B28A5" w14:textId="77777777" w:rsidTr="00491438">
        <w:tc>
          <w:tcPr>
            <w:tcW w:w="1559" w:type="dxa"/>
            <w:tcBorders>
              <w:top w:val="single" w:sz="4" w:space="0" w:color="auto"/>
              <w:left w:val="double" w:sz="4" w:space="0" w:color="auto"/>
              <w:bottom w:val="single" w:sz="4" w:space="0" w:color="auto"/>
            </w:tcBorders>
            <w:shd w:val="clear" w:color="auto" w:fill="auto"/>
          </w:tcPr>
          <w:p w14:paraId="2E1B28A0" w14:textId="77777777" w:rsidR="00206399" w:rsidRPr="00CA6760" w:rsidRDefault="00206399" w:rsidP="00371E0E">
            <w:pPr>
              <w:jc w:val="left"/>
              <w:rPr>
                <w:color w:val="000000"/>
                <w:sz w:val="18"/>
                <w:szCs w:val="18"/>
              </w:rPr>
            </w:pPr>
            <w:proofErr w:type="spellStart"/>
            <w:r w:rsidRPr="00CA6760">
              <w:rPr>
                <w:color w:val="000000"/>
                <w:sz w:val="18"/>
                <w:szCs w:val="18"/>
              </w:rPr>
              <w:t>VuCare</w:t>
            </w:r>
            <w:proofErr w:type="spellEnd"/>
          </w:p>
        </w:tc>
        <w:tc>
          <w:tcPr>
            <w:tcW w:w="1781" w:type="dxa"/>
            <w:tcBorders>
              <w:top w:val="single" w:sz="4" w:space="0" w:color="auto"/>
              <w:bottom w:val="single" w:sz="4" w:space="0" w:color="auto"/>
            </w:tcBorders>
            <w:shd w:val="clear" w:color="auto" w:fill="auto"/>
          </w:tcPr>
          <w:p w14:paraId="2E1B28A1" w14:textId="77777777" w:rsidR="00206399" w:rsidRPr="00CA6760" w:rsidRDefault="00206399" w:rsidP="00371E0E">
            <w:pPr>
              <w:jc w:val="left"/>
              <w:rPr>
                <w:color w:val="000000"/>
                <w:sz w:val="18"/>
                <w:szCs w:val="18"/>
              </w:rPr>
            </w:pPr>
            <w:r w:rsidRPr="00CA6760">
              <w:rPr>
                <w:color w:val="000000"/>
                <w:sz w:val="18"/>
                <w:szCs w:val="18"/>
              </w:rPr>
              <w:t xml:space="preserve">CGI MAS </w:t>
            </w:r>
            <w:proofErr w:type="spellStart"/>
            <w:r w:rsidRPr="00CA6760">
              <w:rPr>
                <w:color w:val="000000"/>
                <w:sz w:val="18"/>
                <w:szCs w:val="18"/>
              </w:rPr>
              <w:t>VuCare</w:t>
            </w:r>
            <w:proofErr w:type="spellEnd"/>
          </w:p>
        </w:tc>
        <w:tc>
          <w:tcPr>
            <w:tcW w:w="6096" w:type="dxa"/>
            <w:tcBorders>
              <w:top w:val="single" w:sz="4" w:space="0" w:color="auto"/>
              <w:bottom w:val="single" w:sz="4" w:space="0" w:color="auto"/>
              <w:right w:val="double" w:sz="4" w:space="0" w:color="auto"/>
            </w:tcBorders>
            <w:shd w:val="clear" w:color="auto" w:fill="auto"/>
          </w:tcPr>
          <w:p w14:paraId="2E1B28A2" w14:textId="77777777" w:rsidR="00206399" w:rsidRPr="008D133C" w:rsidDel="009C68C5" w:rsidRDefault="009C68C5" w:rsidP="009C68C5">
            <w:pPr>
              <w:ind w:right="-380"/>
              <w:rPr>
                <w:del w:id="1943" w:author="Giacomini-Varvarigos, Maria" w:date="2013-02-07T13:52:00Z"/>
                <w:sz w:val="18"/>
                <w:szCs w:val="18"/>
              </w:rPr>
            </w:pPr>
            <w:ins w:id="1944" w:author="Giacomini-Varvarigos, Maria" w:date="2013-02-07T13:52:00Z">
              <w:r w:rsidRPr="008D133C">
                <w:rPr>
                  <w:sz w:val="18"/>
                  <w:szCs w:val="18"/>
                </w:rPr>
                <w:t xml:space="preserve">CGI Support to BC/BM/BDI/BTV -&gt; Application Management Tier 2 -&gt; BTV Programming and Order </w:t>
              </w:r>
              <w:proofErr w:type="spellStart"/>
              <w:r w:rsidRPr="008D133C">
                <w:rPr>
                  <w:sz w:val="18"/>
                  <w:szCs w:val="18"/>
                </w:rPr>
                <w:t>Mgmt</w:t>
              </w:r>
            </w:ins>
            <w:proofErr w:type="spellEnd"/>
            <w:del w:id="1945" w:author="Giacomini-Varvarigos, Maria" w:date="2013-02-07T13:52:00Z">
              <w:r w:rsidR="00F32DD9" w:rsidRPr="008D133C" w:rsidDel="009C68C5">
                <w:rPr>
                  <w:sz w:val="18"/>
                  <w:szCs w:val="18"/>
                </w:rPr>
                <w:delText>HEAT ticket to</w:delText>
              </w:r>
            </w:del>
          </w:p>
          <w:p w14:paraId="2E1B28A3" w14:textId="77777777" w:rsidR="00206399" w:rsidRPr="008D133C" w:rsidDel="009C68C5" w:rsidRDefault="00206399" w:rsidP="003965A3">
            <w:pPr>
              <w:spacing w:before="20" w:after="20"/>
              <w:jc w:val="left"/>
              <w:rPr>
                <w:del w:id="1946" w:author="Giacomini-Varvarigos, Maria" w:date="2013-02-07T13:52:00Z"/>
                <w:sz w:val="18"/>
                <w:szCs w:val="18"/>
              </w:rPr>
            </w:pPr>
            <w:del w:id="1947" w:author="Giacomini-Varvarigos, Maria" w:date="2013-02-07T13:52:00Z">
              <w:r w:rsidRPr="008D133C" w:rsidDel="009C68C5">
                <w:rPr>
                  <w:sz w:val="18"/>
                  <w:szCs w:val="18"/>
                  <w:u w:val="single"/>
                </w:rPr>
                <w:delText>Group:</w:delText>
              </w:r>
              <w:r w:rsidRPr="008D133C" w:rsidDel="009C68C5">
                <w:rPr>
                  <w:sz w:val="18"/>
                  <w:szCs w:val="18"/>
                </w:rPr>
                <w:delText xml:space="preserve"> </w:delText>
              </w:r>
              <w:r w:rsidR="003965A3" w:rsidRPr="008D133C" w:rsidDel="009C68C5">
                <w:rPr>
                  <w:sz w:val="18"/>
                  <w:szCs w:val="18"/>
                </w:rPr>
                <w:delText xml:space="preserve"> </w:delText>
              </w:r>
              <w:r w:rsidRPr="008D133C" w:rsidDel="009C68C5">
                <w:rPr>
                  <w:sz w:val="18"/>
                  <w:szCs w:val="18"/>
                </w:rPr>
                <w:delText xml:space="preserve">E-Business BEV and </w:delText>
              </w:r>
            </w:del>
          </w:p>
          <w:p w14:paraId="2E1B28A4" w14:textId="77777777" w:rsidR="00206399" w:rsidRPr="008D133C" w:rsidRDefault="00206399" w:rsidP="003965A3">
            <w:pPr>
              <w:spacing w:before="20" w:after="20"/>
              <w:jc w:val="left"/>
              <w:rPr>
                <w:sz w:val="18"/>
                <w:szCs w:val="18"/>
              </w:rPr>
            </w:pPr>
            <w:del w:id="1948" w:author="Giacomini-Varvarigos, Maria" w:date="2013-02-07T13:52:00Z">
              <w:r w:rsidRPr="008D133C" w:rsidDel="009C68C5">
                <w:rPr>
                  <w:sz w:val="18"/>
                  <w:szCs w:val="18"/>
                  <w:u w:val="single"/>
                </w:rPr>
                <w:delText>Technician:</w:delText>
              </w:r>
              <w:r w:rsidRPr="008D133C" w:rsidDel="009C68C5">
                <w:rPr>
                  <w:sz w:val="18"/>
                  <w:szCs w:val="18"/>
                </w:rPr>
                <w:delText xml:space="preserve"> </w:delText>
              </w:r>
              <w:r w:rsidR="003965A3" w:rsidRPr="008D133C" w:rsidDel="009C68C5">
                <w:rPr>
                  <w:sz w:val="18"/>
                  <w:szCs w:val="18"/>
                </w:rPr>
                <w:delText xml:space="preserve"> </w:delText>
              </w:r>
              <w:r w:rsidRPr="008D133C" w:rsidDel="009C68C5">
                <w:rPr>
                  <w:sz w:val="18"/>
                  <w:szCs w:val="18"/>
                </w:rPr>
                <w:delText>A.E.-BUSINESS BEV</w:delText>
              </w:r>
            </w:del>
          </w:p>
        </w:tc>
      </w:tr>
      <w:tr w:rsidR="009C68C5" w14:paraId="2E1B28A9" w14:textId="77777777" w:rsidTr="009C68C5">
        <w:tc>
          <w:tcPr>
            <w:tcW w:w="1559" w:type="dxa"/>
            <w:tcBorders>
              <w:top w:val="single" w:sz="4" w:space="0" w:color="auto"/>
              <w:left w:val="double" w:sz="4" w:space="0" w:color="auto"/>
              <w:bottom w:val="single" w:sz="4" w:space="0" w:color="auto"/>
            </w:tcBorders>
            <w:shd w:val="clear" w:color="auto" w:fill="auto"/>
          </w:tcPr>
          <w:p w14:paraId="2E1B28A6" w14:textId="77777777" w:rsidR="009C68C5" w:rsidRPr="00CA6760" w:rsidRDefault="009C68C5" w:rsidP="00371E0E">
            <w:pPr>
              <w:jc w:val="left"/>
              <w:rPr>
                <w:color w:val="000000"/>
                <w:sz w:val="18"/>
                <w:szCs w:val="18"/>
              </w:rPr>
            </w:pPr>
            <w:r>
              <w:rPr>
                <w:color w:val="000000"/>
                <w:sz w:val="18"/>
                <w:szCs w:val="18"/>
              </w:rPr>
              <w:lastRenderedPageBreak/>
              <w:t>WAC</w:t>
            </w:r>
          </w:p>
        </w:tc>
        <w:tc>
          <w:tcPr>
            <w:tcW w:w="1781" w:type="dxa"/>
            <w:tcBorders>
              <w:top w:val="single" w:sz="4" w:space="0" w:color="auto"/>
              <w:bottom w:val="single" w:sz="4" w:space="0" w:color="auto"/>
              <w:right w:val="double" w:sz="4" w:space="0" w:color="auto"/>
            </w:tcBorders>
            <w:shd w:val="clear" w:color="auto" w:fill="auto"/>
          </w:tcPr>
          <w:p w14:paraId="2E1B28A7" w14:textId="77777777" w:rsidR="009C68C5" w:rsidRPr="009C68C5" w:rsidRDefault="009C68C5" w:rsidP="009C68C5">
            <w:pPr>
              <w:ind w:left="-28"/>
              <w:rPr>
                <w:rFonts w:ascii="Arial" w:hAnsi="Arial" w:cs="Arial"/>
                <w:sz w:val="16"/>
                <w:szCs w:val="16"/>
                <w:lang w:val="en-CA"/>
              </w:rPr>
            </w:pPr>
            <w:ins w:id="1949" w:author="Giacomini-Varvarigos, Maria" w:date="2013-02-07T13:54:00Z">
              <w:r>
                <w:rPr>
                  <w:rFonts w:ascii="Arial" w:hAnsi="Arial" w:cs="Arial"/>
                  <w:sz w:val="16"/>
                  <w:szCs w:val="16"/>
                  <w:lang w:val="en-CA"/>
                </w:rPr>
                <w:t>CGI MAS WAC</w:t>
              </w:r>
            </w:ins>
          </w:p>
        </w:tc>
        <w:tc>
          <w:tcPr>
            <w:tcW w:w="6096" w:type="dxa"/>
            <w:tcBorders>
              <w:top w:val="single" w:sz="4" w:space="0" w:color="auto"/>
              <w:bottom w:val="single" w:sz="4" w:space="0" w:color="auto"/>
              <w:right w:val="double" w:sz="4" w:space="0" w:color="auto"/>
            </w:tcBorders>
            <w:shd w:val="clear" w:color="auto" w:fill="auto"/>
          </w:tcPr>
          <w:p w14:paraId="2E1B28A8" w14:textId="77777777" w:rsidR="009C68C5" w:rsidRPr="008D133C" w:rsidRDefault="009C68C5" w:rsidP="009C68C5">
            <w:pPr>
              <w:ind w:left="-28"/>
              <w:rPr>
                <w:rFonts w:ascii="Arial" w:hAnsi="Arial" w:cs="Arial"/>
                <w:sz w:val="18"/>
                <w:szCs w:val="18"/>
                <w:lang w:val="en-CA"/>
              </w:rPr>
            </w:pPr>
            <w:ins w:id="1950" w:author="Giacomini-Varvarigos, Maria" w:date="2013-02-07T13:54:00Z">
              <w:r w:rsidRPr="008D133C">
                <w:rPr>
                  <w:sz w:val="18"/>
                  <w:szCs w:val="18"/>
                </w:rPr>
                <w:t>CGI Support to BC/BM/BDI/BTV -&gt; Application Management Tier 2 -&gt; EBUSINESS WAC</w:t>
              </w:r>
            </w:ins>
          </w:p>
        </w:tc>
      </w:tr>
      <w:tr w:rsidR="009C68C5" w14:paraId="2E1B28AB" w14:textId="77777777" w:rsidTr="00491438">
        <w:tc>
          <w:tcPr>
            <w:tcW w:w="9436" w:type="dxa"/>
            <w:gridSpan w:val="3"/>
            <w:tcBorders>
              <w:top w:val="single" w:sz="4" w:space="0" w:color="auto"/>
              <w:left w:val="double" w:sz="4" w:space="0" w:color="auto"/>
              <w:bottom w:val="single" w:sz="4" w:space="0" w:color="auto"/>
              <w:right w:val="double" w:sz="4" w:space="0" w:color="auto"/>
            </w:tcBorders>
            <w:shd w:val="clear" w:color="auto" w:fill="FFFF99"/>
            <w:vAlign w:val="center"/>
          </w:tcPr>
          <w:p w14:paraId="2E1B28AA" w14:textId="77777777" w:rsidR="009C68C5" w:rsidRPr="00371E0E" w:rsidRDefault="009C68C5" w:rsidP="00371E0E">
            <w:pPr>
              <w:spacing w:before="20" w:after="20"/>
              <w:jc w:val="left"/>
              <w:rPr>
                <w:rFonts w:ascii="Arial" w:hAnsi="Arial" w:cs="Arial"/>
                <w:b/>
              </w:rPr>
            </w:pPr>
            <w:r w:rsidRPr="00371E0E">
              <w:rPr>
                <w:rFonts w:ascii="Arial" w:hAnsi="Arial" w:cs="Arial"/>
                <w:b/>
              </w:rPr>
              <w:t>Credit and Payment Service Providers</w:t>
            </w:r>
          </w:p>
        </w:tc>
      </w:tr>
      <w:tr w:rsidR="009C68C5" w14:paraId="2E1B28AF" w14:textId="77777777" w:rsidTr="00491438">
        <w:tc>
          <w:tcPr>
            <w:tcW w:w="1559" w:type="dxa"/>
            <w:tcBorders>
              <w:top w:val="single" w:sz="4" w:space="0" w:color="auto"/>
              <w:left w:val="double" w:sz="4" w:space="0" w:color="auto"/>
              <w:bottom w:val="single" w:sz="4" w:space="0" w:color="auto"/>
            </w:tcBorders>
            <w:shd w:val="clear" w:color="auto" w:fill="auto"/>
          </w:tcPr>
          <w:p w14:paraId="2E1B28AC" w14:textId="77777777" w:rsidR="009C68C5" w:rsidRPr="00371E0E" w:rsidRDefault="009C68C5" w:rsidP="00371E0E">
            <w:pPr>
              <w:jc w:val="left"/>
              <w:rPr>
                <w:color w:val="000000"/>
                <w:sz w:val="18"/>
                <w:szCs w:val="18"/>
              </w:rPr>
            </w:pPr>
            <w:r w:rsidRPr="00371E0E">
              <w:rPr>
                <w:color w:val="000000"/>
                <w:sz w:val="18"/>
                <w:szCs w:val="18"/>
              </w:rPr>
              <w:t>Equifax</w:t>
            </w:r>
          </w:p>
        </w:tc>
        <w:tc>
          <w:tcPr>
            <w:tcW w:w="1781" w:type="dxa"/>
            <w:tcBorders>
              <w:top w:val="single" w:sz="4" w:space="0" w:color="auto"/>
              <w:bottom w:val="single" w:sz="4" w:space="0" w:color="auto"/>
              <w:right w:val="single" w:sz="4" w:space="0" w:color="auto"/>
            </w:tcBorders>
            <w:shd w:val="clear" w:color="auto" w:fill="auto"/>
          </w:tcPr>
          <w:p w14:paraId="2E1B28AD" w14:textId="77777777" w:rsidR="009C68C5" w:rsidRPr="00371E0E" w:rsidRDefault="009C68C5" w:rsidP="00371E0E">
            <w:pPr>
              <w:jc w:val="left"/>
              <w:rPr>
                <w:color w:val="000000"/>
                <w:sz w:val="18"/>
                <w:szCs w:val="18"/>
              </w:rPr>
            </w:pPr>
            <w:r w:rsidRPr="00371E0E">
              <w:rPr>
                <w:color w:val="000000"/>
                <w:sz w:val="18"/>
                <w:szCs w:val="18"/>
              </w:rPr>
              <w:t>Equifax Support</w:t>
            </w:r>
          </w:p>
        </w:tc>
        <w:tc>
          <w:tcPr>
            <w:tcW w:w="6096" w:type="dxa"/>
            <w:tcBorders>
              <w:top w:val="single" w:sz="4" w:space="0" w:color="auto"/>
              <w:left w:val="single" w:sz="4" w:space="0" w:color="auto"/>
              <w:bottom w:val="single" w:sz="4" w:space="0" w:color="auto"/>
              <w:right w:val="double" w:sz="4" w:space="0" w:color="auto"/>
            </w:tcBorders>
            <w:shd w:val="clear" w:color="auto" w:fill="auto"/>
          </w:tcPr>
          <w:p w14:paraId="2E1B28AE" w14:textId="77777777" w:rsidR="009C68C5" w:rsidRPr="008D133C" w:rsidRDefault="009C68C5" w:rsidP="00371E0E">
            <w:pPr>
              <w:jc w:val="left"/>
              <w:rPr>
                <w:color w:val="000000"/>
                <w:sz w:val="18"/>
                <w:szCs w:val="18"/>
              </w:rPr>
            </w:pPr>
            <w:r w:rsidRPr="008D133C">
              <w:rPr>
                <w:color w:val="000000"/>
                <w:sz w:val="18"/>
                <w:szCs w:val="18"/>
              </w:rPr>
              <w:t xml:space="preserve">see section 6.2 </w:t>
            </w:r>
            <w:hyperlink w:anchor="_Equifax_Support" w:history="1">
              <w:r w:rsidRPr="008D133C">
                <w:rPr>
                  <w:rStyle w:val="Hyperlink"/>
                  <w:sz w:val="18"/>
                  <w:szCs w:val="18"/>
                </w:rPr>
                <w:t>Equifax Support</w:t>
              </w:r>
            </w:hyperlink>
          </w:p>
        </w:tc>
      </w:tr>
      <w:tr w:rsidR="009C68C5" w14:paraId="2E1B28B3" w14:textId="77777777" w:rsidTr="00491438">
        <w:tc>
          <w:tcPr>
            <w:tcW w:w="1559" w:type="dxa"/>
            <w:tcBorders>
              <w:top w:val="single" w:sz="4" w:space="0" w:color="auto"/>
              <w:left w:val="double" w:sz="4" w:space="0" w:color="auto"/>
              <w:bottom w:val="single" w:sz="4" w:space="0" w:color="auto"/>
            </w:tcBorders>
            <w:shd w:val="clear" w:color="auto" w:fill="auto"/>
          </w:tcPr>
          <w:p w14:paraId="2E1B28B0" w14:textId="77777777" w:rsidR="009C68C5" w:rsidRPr="00371E0E" w:rsidRDefault="009C68C5" w:rsidP="00371E0E">
            <w:pPr>
              <w:jc w:val="left"/>
              <w:rPr>
                <w:color w:val="000000"/>
                <w:sz w:val="18"/>
                <w:szCs w:val="18"/>
              </w:rPr>
            </w:pPr>
            <w:r w:rsidRPr="00371E0E">
              <w:rPr>
                <w:color w:val="000000"/>
                <w:sz w:val="18"/>
                <w:szCs w:val="18"/>
              </w:rPr>
              <w:t>PayPal</w:t>
            </w:r>
          </w:p>
        </w:tc>
        <w:tc>
          <w:tcPr>
            <w:tcW w:w="1781" w:type="dxa"/>
            <w:tcBorders>
              <w:top w:val="single" w:sz="4" w:space="0" w:color="auto"/>
              <w:bottom w:val="single" w:sz="4" w:space="0" w:color="auto"/>
              <w:right w:val="single" w:sz="4" w:space="0" w:color="auto"/>
            </w:tcBorders>
            <w:shd w:val="clear" w:color="auto" w:fill="auto"/>
          </w:tcPr>
          <w:p w14:paraId="2E1B28B1" w14:textId="77777777" w:rsidR="009C68C5" w:rsidRPr="00371E0E" w:rsidRDefault="009C68C5" w:rsidP="00371E0E">
            <w:pPr>
              <w:jc w:val="left"/>
              <w:rPr>
                <w:color w:val="000000"/>
                <w:sz w:val="18"/>
                <w:szCs w:val="18"/>
              </w:rPr>
            </w:pPr>
            <w:r w:rsidRPr="00371E0E">
              <w:rPr>
                <w:color w:val="000000"/>
                <w:sz w:val="18"/>
                <w:szCs w:val="18"/>
              </w:rPr>
              <w:t>PayPal Support</w:t>
            </w:r>
          </w:p>
        </w:tc>
        <w:tc>
          <w:tcPr>
            <w:tcW w:w="6096" w:type="dxa"/>
            <w:tcBorders>
              <w:top w:val="single" w:sz="4" w:space="0" w:color="auto"/>
              <w:left w:val="single" w:sz="4" w:space="0" w:color="auto"/>
              <w:bottom w:val="single" w:sz="4" w:space="0" w:color="auto"/>
              <w:right w:val="double" w:sz="4" w:space="0" w:color="auto"/>
            </w:tcBorders>
            <w:shd w:val="clear" w:color="auto" w:fill="auto"/>
          </w:tcPr>
          <w:p w14:paraId="2E1B28B2" w14:textId="77777777" w:rsidR="009C68C5" w:rsidRPr="008D133C" w:rsidRDefault="009C68C5" w:rsidP="00371E0E">
            <w:pPr>
              <w:jc w:val="left"/>
              <w:rPr>
                <w:color w:val="000000"/>
                <w:sz w:val="18"/>
                <w:szCs w:val="18"/>
              </w:rPr>
            </w:pPr>
            <w:r w:rsidRPr="008D133C">
              <w:rPr>
                <w:color w:val="000000"/>
                <w:sz w:val="18"/>
                <w:szCs w:val="18"/>
              </w:rPr>
              <w:t xml:space="preserve">see section 6.2 </w:t>
            </w:r>
            <w:hyperlink w:anchor="_PayPal_Support" w:history="1">
              <w:r w:rsidRPr="008D133C">
                <w:rPr>
                  <w:rStyle w:val="Hyperlink"/>
                  <w:sz w:val="18"/>
                  <w:szCs w:val="18"/>
                </w:rPr>
                <w:t>PayPal Support</w:t>
              </w:r>
            </w:hyperlink>
          </w:p>
        </w:tc>
      </w:tr>
      <w:tr w:rsidR="009C68C5" w14:paraId="2E1B28B9" w14:textId="77777777" w:rsidTr="00491438">
        <w:tc>
          <w:tcPr>
            <w:tcW w:w="1559" w:type="dxa"/>
            <w:tcBorders>
              <w:top w:val="single" w:sz="4" w:space="0" w:color="auto"/>
              <w:left w:val="double" w:sz="4" w:space="0" w:color="auto"/>
              <w:bottom w:val="double" w:sz="4" w:space="0" w:color="auto"/>
            </w:tcBorders>
            <w:shd w:val="clear" w:color="auto" w:fill="auto"/>
          </w:tcPr>
          <w:p w14:paraId="2E1B28B4" w14:textId="77777777" w:rsidR="009C68C5" w:rsidRPr="00371E0E" w:rsidRDefault="009C68C5" w:rsidP="00371E0E">
            <w:pPr>
              <w:jc w:val="left"/>
              <w:rPr>
                <w:color w:val="000000"/>
                <w:sz w:val="18"/>
                <w:szCs w:val="18"/>
              </w:rPr>
            </w:pPr>
            <w:r w:rsidRPr="00371E0E">
              <w:rPr>
                <w:color w:val="000000"/>
                <w:sz w:val="18"/>
                <w:szCs w:val="18"/>
              </w:rPr>
              <w:t>Prism</w:t>
            </w:r>
          </w:p>
        </w:tc>
        <w:tc>
          <w:tcPr>
            <w:tcW w:w="1781" w:type="dxa"/>
            <w:tcBorders>
              <w:top w:val="single" w:sz="4" w:space="0" w:color="auto"/>
              <w:bottom w:val="double" w:sz="4" w:space="0" w:color="auto"/>
            </w:tcBorders>
            <w:shd w:val="clear" w:color="auto" w:fill="auto"/>
          </w:tcPr>
          <w:p w14:paraId="2E1B28B5" w14:textId="77777777" w:rsidR="009C68C5" w:rsidRPr="00371E0E" w:rsidRDefault="009C68C5" w:rsidP="00371E0E">
            <w:pPr>
              <w:jc w:val="left"/>
              <w:rPr>
                <w:color w:val="000000"/>
                <w:sz w:val="18"/>
                <w:szCs w:val="18"/>
              </w:rPr>
            </w:pPr>
            <w:r w:rsidRPr="00371E0E">
              <w:rPr>
                <w:color w:val="000000"/>
                <w:sz w:val="18"/>
                <w:szCs w:val="18"/>
              </w:rPr>
              <w:t>CGI MAS Prism</w:t>
            </w:r>
          </w:p>
        </w:tc>
        <w:tc>
          <w:tcPr>
            <w:tcW w:w="6096" w:type="dxa"/>
            <w:tcBorders>
              <w:top w:val="single" w:sz="4" w:space="0" w:color="auto"/>
              <w:bottom w:val="double" w:sz="4" w:space="0" w:color="auto"/>
              <w:right w:val="double" w:sz="4" w:space="0" w:color="auto"/>
            </w:tcBorders>
            <w:shd w:val="clear" w:color="auto" w:fill="auto"/>
          </w:tcPr>
          <w:p w14:paraId="2E1B28B6" w14:textId="77777777" w:rsidR="009C68C5" w:rsidRPr="008D133C" w:rsidDel="009C68C5" w:rsidRDefault="009C68C5" w:rsidP="00371E0E">
            <w:pPr>
              <w:jc w:val="left"/>
              <w:rPr>
                <w:del w:id="1951" w:author="Giacomini-Varvarigos, Maria" w:date="2013-02-07T13:54:00Z"/>
                <w:color w:val="000000"/>
                <w:sz w:val="18"/>
                <w:szCs w:val="18"/>
              </w:rPr>
            </w:pPr>
            <w:ins w:id="1952" w:author="Giacomini-Varvarigos, Maria" w:date="2013-02-07T13:54:00Z">
              <w:r w:rsidRPr="008D133C">
                <w:rPr>
                  <w:sz w:val="18"/>
                  <w:szCs w:val="18"/>
                </w:rPr>
                <w:t>CGI Support to BC/BM/BDI/BTV -&gt; Application Management Tier 2 -&gt; BTV FIELD OPS BLNG</w:t>
              </w:r>
            </w:ins>
            <w:del w:id="1953" w:author="Giacomini-Varvarigos, Maria" w:date="2013-02-07T13:54:00Z">
              <w:r w:rsidRPr="008D133C" w:rsidDel="009C68C5">
                <w:rPr>
                  <w:color w:val="000000"/>
                  <w:sz w:val="18"/>
                  <w:szCs w:val="18"/>
                </w:rPr>
                <w:delText>HEAT ticket to</w:delText>
              </w:r>
            </w:del>
          </w:p>
          <w:p w14:paraId="2E1B28B7" w14:textId="77777777" w:rsidR="009C68C5" w:rsidRPr="008D133C" w:rsidDel="009C68C5" w:rsidRDefault="009C68C5" w:rsidP="00371E0E">
            <w:pPr>
              <w:jc w:val="left"/>
              <w:rPr>
                <w:del w:id="1954" w:author="Giacomini-Varvarigos, Maria" w:date="2013-02-07T13:54:00Z"/>
                <w:color w:val="000000"/>
                <w:sz w:val="18"/>
                <w:szCs w:val="18"/>
              </w:rPr>
            </w:pPr>
            <w:del w:id="1955" w:author="Giacomini-Varvarigos, Maria" w:date="2013-02-07T13:54:00Z">
              <w:r w:rsidRPr="008D133C" w:rsidDel="009C68C5">
                <w:rPr>
                  <w:color w:val="000000"/>
                  <w:sz w:val="18"/>
                  <w:szCs w:val="18"/>
                  <w:u w:val="single"/>
                </w:rPr>
                <w:delText>Group:</w:delText>
              </w:r>
              <w:r w:rsidRPr="008D133C" w:rsidDel="009C68C5">
                <w:rPr>
                  <w:color w:val="000000"/>
                  <w:sz w:val="18"/>
                  <w:szCs w:val="18"/>
                </w:rPr>
                <w:delText xml:space="preserve"> E-Business BEV</w:delText>
              </w:r>
            </w:del>
          </w:p>
          <w:p w14:paraId="2E1B28B8" w14:textId="77777777" w:rsidR="009C68C5" w:rsidRPr="008D133C" w:rsidRDefault="009C68C5" w:rsidP="00371E0E">
            <w:pPr>
              <w:jc w:val="left"/>
              <w:rPr>
                <w:color w:val="000000"/>
                <w:sz w:val="18"/>
                <w:szCs w:val="18"/>
              </w:rPr>
            </w:pPr>
            <w:del w:id="1956" w:author="Giacomini-Varvarigos, Maria" w:date="2013-02-07T13:54:00Z">
              <w:r w:rsidRPr="008D133C" w:rsidDel="009C68C5">
                <w:rPr>
                  <w:color w:val="000000"/>
                  <w:sz w:val="18"/>
                  <w:szCs w:val="18"/>
                  <w:u w:val="single"/>
                </w:rPr>
                <w:delText>Technician:</w:delText>
              </w:r>
              <w:r w:rsidRPr="008D133C" w:rsidDel="009C68C5">
                <w:rPr>
                  <w:color w:val="000000"/>
                  <w:sz w:val="18"/>
                  <w:szCs w:val="18"/>
                </w:rPr>
                <w:delText xml:space="preserve"> A.E-BUSINESS BEV</w:delText>
              </w:r>
            </w:del>
          </w:p>
        </w:tc>
      </w:tr>
    </w:tbl>
    <w:p w14:paraId="2E1B28BA" w14:textId="77777777" w:rsidR="007F63C8" w:rsidRPr="00630B7C" w:rsidRDefault="00013419" w:rsidP="00630B7C">
      <w:r>
        <w:t xml:space="preserve">See section 6.2 </w:t>
      </w:r>
      <w:hyperlink w:anchor="_Support_Groups" w:history="1">
        <w:r w:rsidRPr="00013419">
          <w:rPr>
            <w:rStyle w:val="Hyperlink"/>
          </w:rPr>
          <w:t>Support Groups</w:t>
        </w:r>
      </w:hyperlink>
      <w:r>
        <w:t xml:space="preserve"> for further details on the support teams.</w:t>
      </w:r>
    </w:p>
    <w:p w14:paraId="2E1B28BB" w14:textId="77777777" w:rsidR="00630B7C" w:rsidRPr="004B7097" w:rsidRDefault="00630B7C" w:rsidP="004B7097"/>
    <w:p w14:paraId="2E1B28BC" w14:textId="77777777" w:rsidR="000B44BE" w:rsidRDefault="000B44BE">
      <w:pPr>
        <w:pStyle w:val="Heading2"/>
      </w:pPr>
      <w:bookmarkStart w:id="1957" w:name="_Toc352915517"/>
      <w:r>
        <w:t>Problem Escalation</w:t>
      </w:r>
      <w:bookmarkEnd w:id="1957"/>
    </w:p>
    <w:p w14:paraId="2E1B28BD" w14:textId="77777777" w:rsidR="000B44BE" w:rsidRDefault="000B44BE">
      <w:pPr>
        <w:rPr>
          <w:b/>
        </w:rPr>
      </w:pPr>
      <w:r>
        <w:t xml:space="preserve">Critical problems are escalated for immediate attention and resolution. The escalation must be performed to ensure that the proper resources have been assigned to resolve the problem in a timely manner. The guidelines are based on the </w:t>
      </w:r>
      <w:del w:id="1958" w:author="Giacomini-Varvarigos, Maria" w:date="2013-02-07T11:14:00Z">
        <w:r w:rsidDel="00F92E4A">
          <w:delText xml:space="preserve">severity </w:delText>
        </w:r>
      </w:del>
      <w:ins w:id="1959" w:author="Giacomini-Varvarigos, Maria" w:date="2013-02-07T11:14:00Z">
        <w:r w:rsidR="00F92E4A">
          <w:t xml:space="preserve">criticality </w:t>
        </w:r>
      </w:ins>
      <w:r>
        <w:t xml:space="preserve">level of the problem. If the resolution target is exceeded for a given </w:t>
      </w:r>
      <w:del w:id="1960" w:author="Giacomini-Varvarigos, Maria" w:date="2013-02-07T11:14:00Z">
        <w:r w:rsidDel="00F92E4A">
          <w:delText xml:space="preserve">severity </w:delText>
        </w:r>
      </w:del>
      <w:ins w:id="1961" w:author="Giacomini-Varvarigos, Maria" w:date="2013-02-07T11:14:00Z">
        <w:r w:rsidR="00F92E4A">
          <w:t xml:space="preserve">criticality </w:t>
        </w:r>
      </w:ins>
      <w:r>
        <w:t>level, then it is raised to the next level.</w:t>
      </w:r>
    </w:p>
    <w:p w14:paraId="2E1B28BE" w14:textId="77777777" w:rsidR="000B44BE" w:rsidRDefault="000B44BE">
      <w:r>
        <w:t>For escalation contacts and time frames, refer to the</w:t>
      </w:r>
      <w:r w:rsidR="00154ACC">
        <w:t xml:space="preserve"> Service Level Agreement (SLA)</w:t>
      </w:r>
      <w:r>
        <w:t>.</w:t>
      </w:r>
    </w:p>
    <w:p w14:paraId="2E1B28BF" w14:textId="77777777" w:rsidR="007F63C8" w:rsidRDefault="007F63C8">
      <w:r>
        <w:t>Note that escalations will occur only during application support hours.</w:t>
      </w:r>
    </w:p>
    <w:p w14:paraId="2E1B28C0" w14:textId="77777777" w:rsidR="000B44BE" w:rsidRDefault="000B44BE">
      <w:pPr>
        <w:pStyle w:val="Heading1"/>
        <w:numPr>
          <w:ilvl w:val="0"/>
          <w:numId w:val="1"/>
        </w:numPr>
      </w:pPr>
      <w:bookmarkStart w:id="1962" w:name="_Toc490618797"/>
      <w:bookmarkStart w:id="1963" w:name="_Toc352915518"/>
      <w:r>
        <w:lastRenderedPageBreak/>
        <w:t>Monitoring/Support Tools</w:t>
      </w:r>
      <w:bookmarkEnd w:id="1962"/>
      <w:bookmarkEnd w:id="1963"/>
    </w:p>
    <w:p w14:paraId="2E1B28C1" w14:textId="77777777" w:rsidR="0080583A" w:rsidRPr="00B612CF" w:rsidRDefault="0080583A" w:rsidP="0080583A">
      <w:pPr>
        <w:rPr>
          <w:ins w:id="1964" w:author="Giacomini-Varvarigos, Maria" w:date="2013-01-11T11:51:00Z"/>
        </w:rPr>
      </w:pPr>
      <w:ins w:id="1965" w:author="Giacomini-Varvarigos, Maria" w:date="2013-01-11T11:51:00Z">
        <w:r w:rsidRPr="00B612CF">
          <w:t>The following tools are used to support this application:</w:t>
        </w:r>
      </w:ins>
    </w:p>
    <w:p w14:paraId="2E1B28C2" w14:textId="77777777" w:rsidR="0080583A" w:rsidRPr="00B612CF" w:rsidRDefault="0080583A" w:rsidP="0080583A">
      <w:pPr>
        <w:rPr>
          <w:ins w:id="1966" w:author="Giacomini-Varvarigos, Maria" w:date="2013-01-11T11:51:00Z"/>
        </w:rPr>
      </w:pPr>
    </w:p>
    <w:p w14:paraId="2E1B28C3" w14:textId="77777777" w:rsidR="0080583A" w:rsidRPr="00B612CF" w:rsidRDefault="0080583A" w:rsidP="0080583A">
      <w:pPr>
        <w:rPr>
          <w:ins w:id="1967" w:author="Giacomini-Varvarigos, Maria" w:date="2013-01-11T11:51:00Z"/>
          <w:u w:val="single"/>
        </w:rPr>
      </w:pPr>
      <w:ins w:id="1968" w:author="Giacomini-Varvarigos, Maria" w:date="2013-01-11T11:51:00Z">
        <w:r w:rsidRPr="00B612CF">
          <w:rPr>
            <w:u w:val="single"/>
          </w:rPr>
          <w:t>General</w:t>
        </w:r>
      </w:ins>
    </w:p>
    <w:p w14:paraId="2E1B28C4" w14:textId="77777777" w:rsidR="0080583A" w:rsidRPr="00B612CF" w:rsidRDefault="0080583A" w:rsidP="0080583A">
      <w:pPr>
        <w:numPr>
          <w:ilvl w:val="0"/>
          <w:numId w:val="50"/>
        </w:numPr>
        <w:jc w:val="left"/>
        <w:rPr>
          <w:ins w:id="1969" w:author="Giacomini-Varvarigos, Maria" w:date="2013-01-11T11:51:00Z"/>
        </w:rPr>
      </w:pPr>
      <w:ins w:id="1970" w:author="Giacomini-Varvarigos, Maria" w:date="2013-01-11T11:51:00Z">
        <w:r>
          <w:rPr>
            <w:b/>
            <w:bCs/>
          </w:rPr>
          <w:t>ITSM</w:t>
        </w:r>
        <w:r w:rsidRPr="00B612CF">
          <w:rPr>
            <w:b/>
            <w:bCs/>
          </w:rPr>
          <w:t xml:space="preserve"> </w:t>
        </w:r>
        <w:r w:rsidRPr="00B612CF">
          <w:t>is used by all CGI support teams to record and track incidents.</w:t>
        </w:r>
      </w:ins>
    </w:p>
    <w:p w14:paraId="2E1B28C5" w14:textId="77777777" w:rsidR="0080583A" w:rsidRPr="00B612CF" w:rsidRDefault="0080583A" w:rsidP="0080583A">
      <w:pPr>
        <w:rPr>
          <w:ins w:id="1971" w:author="Giacomini-Varvarigos, Maria" w:date="2013-01-11T11:51:00Z"/>
        </w:rPr>
      </w:pPr>
      <w:ins w:id="1972" w:author="Giacomini-Varvarigos, Maria" w:date="2013-01-11T11:51:00Z">
        <w:r w:rsidRPr="00B612CF">
          <w:t>Please note that when a</w:t>
        </w:r>
        <w:r>
          <w:t>n ITSM</w:t>
        </w:r>
        <w:r w:rsidRPr="00B612CF">
          <w:t xml:space="preserve"> </w:t>
        </w:r>
        <w:r>
          <w:t>CI is used to open a ticket</w:t>
        </w:r>
        <w:r w:rsidRPr="00B612CF">
          <w:t>, a copy of the </w:t>
        </w:r>
      </w:ins>
      <w:ins w:id="1973" w:author="Giacomini-Varvarigos, Maria" w:date="2013-02-07T11:13:00Z">
        <w:r w:rsidR="00F92E4A">
          <w:t>ticket</w:t>
        </w:r>
      </w:ins>
      <w:ins w:id="1974" w:author="Giacomini-Varvarigos, Maria" w:date="2013-01-11T11:51:00Z">
        <w:r w:rsidRPr="00B612CF">
          <w:t xml:space="preserve"> is sent to the Bell OTSS team for information purposes only. For more details about this process and the Bell OTSS, please refer to the </w:t>
        </w:r>
        <w:r w:rsidRPr="00B612CF">
          <w:rPr>
            <w:u w:val="single"/>
          </w:rPr>
          <w:t>OTSS – ITSM Production Guide</w:t>
        </w:r>
        <w:r w:rsidRPr="00B612CF">
          <w:t xml:space="preserve"> (contact </w:t>
        </w:r>
        <w:r w:rsidR="003553C1" w:rsidRPr="00B612CF">
          <w:fldChar w:fldCharType="begin"/>
        </w:r>
        <w:r w:rsidRPr="00B612CF">
          <w:instrText xml:space="preserve"> HYPERLINK "mailto:oi.itm@cgi.com" \o "mailto:oi.itm@cgi.com" </w:instrText>
        </w:r>
        <w:r w:rsidR="003553C1" w:rsidRPr="00B612CF">
          <w:fldChar w:fldCharType="separate"/>
        </w:r>
        <w:r w:rsidRPr="00B612CF">
          <w:rPr>
            <w:rStyle w:val="Hyperlink"/>
          </w:rPr>
          <w:t>oi.itm@cgi.com</w:t>
        </w:r>
        <w:r w:rsidR="003553C1" w:rsidRPr="00B612CF">
          <w:fldChar w:fldCharType="end"/>
        </w:r>
        <w:r w:rsidRPr="00B612CF">
          <w:t xml:space="preserve"> for the document).</w:t>
        </w:r>
      </w:ins>
    </w:p>
    <w:p w14:paraId="2E1B28C6" w14:textId="77777777" w:rsidR="00154ACC" w:rsidDel="0080583A" w:rsidRDefault="00154ACC" w:rsidP="00154ACC">
      <w:pPr>
        <w:rPr>
          <w:del w:id="1975" w:author="Giacomini-Varvarigos, Maria" w:date="2013-01-11T11:51:00Z"/>
          <w:b/>
        </w:rPr>
      </w:pPr>
      <w:del w:id="1976" w:author="Giacomini-Varvarigos, Maria" w:date="2013-01-11T11:51:00Z">
        <w:r w:rsidRPr="00056250" w:rsidDel="0080583A">
          <w:rPr>
            <w:b/>
          </w:rPr>
          <w:delText xml:space="preserve">Remedy </w:delText>
        </w:r>
        <w:r w:rsidDel="0080583A">
          <w:rPr>
            <w:b/>
          </w:rPr>
          <w:delText xml:space="preserve">HD4 </w:delText>
        </w:r>
        <w:r w:rsidDel="0080583A">
          <w:delText>is used by the CGI support teams to record and track reported incidents.</w:delText>
        </w:r>
        <w:r w:rsidRPr="00E85F15" w:rsidDel="0080583A">
          <w:delText xml:space="preserve"> </w:delText>
        </w:r>
        <w:r w:rsidDel="0080583A">
          <w:delText xml:space="preserve"> The Remedy product for </w:delText>
        </w:r>
        <w:r w:rsidR="00206399" w:rsidDel="0080583A">
          <w:delText>DTS-</w:delText>
        </w:r>
        <w:r w:rsidR="00955E22" w:rsidDel="0080583A">
          <w:delText>PVS</w:delText>
        </w:r>
        <w:r w:rsidDel="0080583A">
          <w:delText xml:space="preserve"> is </w:delText>
        </w:r>
        <w:r w:rsidR="00206399" w:rsidRPr="00206399" w:rsidDel="0080583A">
          <w:rPr>
            <w:b/>
          </w:rPr>
          <w:delText>DTS-</w:delText>
        </w:r>
        <w:r w:rsidR="00955E22" w:rsidRPr="00206399" w:rsidDel="0080583A">
          <w:rPr>
            <w:b/>
          </w:rPr>
          <w:delText>P</w:delText>
        </w:r>
        <w:r w:rsidR="00955E22" w:rsidRPr="00955E22" w:rsidDel="0080583A">
          <w:rPr>
            <w:b/>
          </w:rPr>
          <w:delText>VS</w:delText>
        </w:r>
        <w:r w:rsidRPr="00955E22" w:rsidDel="0080583A">
          <w:rPr>
            <w:b/>
          </w:rPr>
          <w:delText>.</w:delText>
        </w:r>
      </w:del>
    </w:p>
    <w:p w14:paraId="2E1B28C7" w14:textId="77777777" w:rsidR="00E54F34" w:rsidRDefault="00E54F34" w:rsidP="00154ACC"/>
    <w:p w14:paraId="2E1B28C8" w14:textId="77777777" w:rsidR="00154ACC" w:rsidDel="0080583A" w:rsidRDefault="00154ACC" w:rsidP="00154ACC">
      <w:pPr>
        <w:rPr>
          <w:del w:id="1977" w:author="Giacomini-Varvarigos, Maria" w:date="2013-01-11T11:51:00Z"/>
        </w:rPr>
      </w:pPr>
      <w:del w:id="1978" w:author="Giacomini-Varvarigos, Maria" w:date="2013-01-11T11:51:00Z">
        <w:r w:rsidRPr="00154ACC" w:rsidDel="0080583A">
          <w:rPr>
            <w:b/>
          </w:rPr>
          <w:delText xml:space="preserve">OTSS Remedy Flag: </w:delText>
        </w:r>
        <w:r w:rsidDel="0080583A">
          <w:delText>When a </w:delText>
        </w:r>
        <w:r w:rsidR="00206399" w:rsidDel="0080583A">
          <w:delText>DTS-</w:delText>
        </w:r>
        <w:r w:rsidR="00CE2C42" w:rsidDel="0080583A">
          <w:delText xml:space="preserve">PVS </w:delText>
        </w:r>
        <w:r w:rsidDel="0080583A">
          <w:delText xml:space="preserve">Remedy ticket is created or modified, a copy of the ticket is sent to the Bell OTSS team for information purposes only. For more details about this process and the Bell OTSS, please refer to the </w:delText>
        </w:r>
        <w:r w:rsidDel="0080583A">
          <w:rPr>
            <w:u w:val="single"/>
          </w:rPr>
          <w:delText>OTSS – ITSM Production Guide</w:delText>
        </w:r>
        <w:r w:rsidDel="0080583A">
          <w:delText xml:space="preserve"> (contact </w:delText>
        </w:r>
        <w:r w:rsidR="003553C1" w:rsidDel="0080583A">
          <w:fldChar w:fldCharType="begin"/>
        </w:r>
        <w:r w:rsidR="000C1158" w:rsidDel="0080583A">
          <w:delInstrText>HYPERLINK "mailto:oi.itm@cgi.com" \o "mailto:oi.itm@cgi.com"</w:delInstrText>
        </w:r>
        <w:r w:rsidR="003553C1" w:rsidDel="0080583A">
          <w:fldChar w:fldCharType="separate"/>
        </w:r>
        <w:r w:rsidDel="0080583A">
          <w:rPr>
            <w:rStyle w:val="Hyperlink"/>
          </w:rPr>
          <w:delText>oi.itm@cgi.com</w:delText>
        </w:r>
        <w:r w:rsidR="003553C1" w:rsidDel="0080583A">
          <w:fldChar w:fldCharType="end"/>
        </w:r>
        <w:r w:rsidDel="0080583A">
          <w:delText xml:space="preserve"> for the document).</w:delText>
        </w:r>
      </w:del>
    </w:p>
    <w:p w14:paraId="2E1B28C9" w14:textId="77777777" w:rsidR="006F2140" w:rsidRDefault="006F2140" w:rsidP="00154ACC"/>
    <w:p w14:paraId="2E1B28CA" w14:textId="77777777" w:rsidR="00E54F34" w:rsidRDefault="00E54F34" w:rsidP="00E54F34">
      <w:pPr>
        <w:jc w:val="left"/>
        <w:rPr>
          <w:b/>
        </w:rPr>
      </w:pPr>
      <w:r>
        <w:rPr>
          <w:b/>
        </w:rPr>
        <w:t xml:space="preserve">Compuware </w:t>
      </w:r>
      <w:proofErr w:type="spellStart"/>
      <w:r>
        <w:rPr>
          <w:b/>
        </w:rPr>
        <w:t>ServerVantage</w:t>
      </w:r>
      <w:proofErr w:type="spellEnd"/>
      <w:r>
        <w:rPr>
          <w:b/>
        </w:rPr>
        <w:t xml:space="preserve">: </w:t>
      </w:r>
      <w:r>
        <w:t xml:space="preserve">Monitors applications, servers and databases and identifying problems before they impact critical business processes. </w:t>
      </w:r>
      <w:proofErr w:type="spellStart"/>
      <w:r>
        <w:t>ServerVantage</w:t>
      </w:r>
      <w:proofErr w:type="spellEnd"/>
      <w:r>
        <w:t xml:space="preserve"> corrects problems without operator intervention.</w:t>
      </w:r>
    </w:p>
    <w:p w14:paraId="2E1B28CB" w14:textId="77777777" w:rsidR="00154ACC" w:rsidRPr="00154ACC" w:rsidRDefault="00154ACC" w:rsidP="00154ACC"/>
    <w:p w14:paraId="2E1B28CC" w14:textId="77777777" w:rsidR="000B44BE" w:rsidRDefault="000B44BE">
      <w:pPr>
        <w:numPr>
          <w:ilvl w:val="12"/>
          <w:numId w:val="0"/>
        </w:numPr>
      </w:pPr>
    </w:p>
    <w:p w14:paraId="2E1B28CD" w14:textId="77777777" w:rsidR="000B44BE" w:rsidRDefault="000B44BE">
      <w:pPr>
        <w:pStyle w:val="TemplateInstructions"/>
      </w:pPr>
    </w:p>
    <w:p w14:paraId="2E1B28CE" w14:textId="77777777" w:rsidR="000B44BE" w:rsidRPr="00A536DA" w:rsidRDefault="000B44BE">
      <w:pPr>
        <w:pStyle w:val="Heading1"/>
      </w:pPr>
      <w:bookmarkStart w:id="1979" w:name="_Toc490618798"/>
      <w:bookmarkStart w:id="1980" w:name="_Toc352915519"/>
      <w:r w:rsidRPr="00A536DA">
        <w:lastRenderedPageBreak/>
        <w:t>Change Management</w:t>
      </w:r>
      <w:bookmarkEnd w:id="1979"/>
      <w:bookmarkEnd w:id="1980"/>
    </w:p>
    <w:p w14:paraId="2E1B28CF" w14:textId="77777777" w:rsidR="000B44BE" w:rsidRPr="008A1511" w:rsidRDefault="00376429">
      <w:pPr>
        <w:pStyle w:val="TemplateInstructions"/>
        <w:rPr>
          <w:i w:val="0"/>
          <w:color w:val="auto"/>
        </w:rPr>
      </w:pPr>
      <w:r w:rsidRPr="008A1511">
        <w:rPr>
          <w:i w:val="0"/>
          <w:color w:val="auto"/>
        </w:rPr>
        <w:t>Refer to the DTS-RTS production</w:t>
      </w:r>
      <w:r w:rsidR="00320B2B" w:rsidRPr="008A1511">
        <w:rPr>
          <w:i w:val="0"/>
          <w:color w:val="auto"/>
        </w:rPr>
        <w:t xml:space="preserve"> guide,</w:t>
      </w:r>
      <w:r w:rsidRPr="008A1511">
        <w:rPr>
          <w:i w:val="0"/>
          <w:color w:val="auto"/>
        </w:rPr>
        <w:t xml:space="preserve"> section 9 Change Management</w:t>
      </w:r>
      <w:r w:rsidR="008A1511">
        <w:rPr>
          <w:i w:val="0"/>
          <w:color w:val="auto"/>
        </w:rPr>
        <w:t>.</w:t>
      </w:r>
    </w:p>
    <w:p w14:paraId="2E1B28D0" w14:textId="77777777" w:rsidR="006E1A55" w:rsidRDefault="006E1A55" w:rsidP="006E1A55">
      <w:pPr>
        <w:pStyle w:val="Heading1NoNumber"/>
        <w:numPr>
          <w:ilvl w:val="0"/>
          <w:numId w:val="0"/>
        </w:numPr>
      </w:pPr>
      <w:bookmarkStart w:id="1981" w:name="_Toc283727498"/>
      <w:bookmarkStart w:id="1982" w:name="_Toc283798966"/>
      <w:bookmarkStart w:id="1983" w:name="_Toc280024780"/>
      <w:bookmarkStart w:id="1984" w:name="_Toc280304433"/>
      <w:bookmarkStart w:id="1985" w:name="_Toc280391079"/>
      <w:bookmarkStart w:id="1986" w:name="_Toc283727503"/>
      <w:bookmarkStart w:id="1987" w:name="_Toc283798971"/>
      <w:bookmarkStart w:id="1988" w:name="_Toc280024781"/>
      <w:bookmarkStart w:id="1989" w:name="_Toc280304434"/>
      <w:bookmarkStart w:id="1990" w:name="_Toc280391080"/>
      <w:bookmarkStart w:id="1991" w:name="_Toc283727504"/>
      <w:bookmarkStart w:id="1992" w:name="_Toc283798972"/>
      <w:bookmarkStart w:id="1993" w:name="_Toc352915520"/>
      <w:bookmarkEnd w:id="1981"/>
      <w:bookmarkEnd w:id="1982"/>
      <w:bookmarkEnd w:id="1983"/>
      <w:bookmarkEnd w:id="1984"/>
      <w:bookmarkEnd w:id="1985"/>
      <w:bookmarkEnd w:id="1986"/>
      <w:bookmarkEnd w:id="1987"/>
      <w:bookmarkEnd w:id="1988"/>
      <w:bookmarkEnd w:id="1989"/>
      <w:bookmarkEnd w:id="1990"/>
      <w:bookmarkEnd w:id="1991"/>
      <w:bookmarkEnd w:id="1992"/>
      <w:r>
        <w:lastRenderedPageBreak/>
        <w:t xml:space="preserve">Appendix </w:t>
      </w:r>
      <w:r w:rsidR="00AA0BB6">
        <w:t>A</w:t>
      </w:r>
      <w:r>
        <w:t xml:space="preserve"> </w:t>
      </w:r>
      <w:r w:rsidR="00AA0BB6">
        <w:t>–</w:t>
      </w:r>
      <w:r>
        <w:t xml:space="preserve"> </w:t>
      </w:r>
      <w:r w:rsidR="00AA0BB6">
        <w:t>Payment Service Primary Operations</w:t>
      </w:r>
      <w:bookmarkEnd w:id="1993"/>
    </w:p>
    <w:p w14:paraId="2E1B28D1" w14:textId="77777777" w:rsidR="00AA0BB6" w:rsidRPr="00AA0BB6" w:rsidRDefault="00AA0BB6" w:rsidP="00AA0BB6">
      <w:pPr>
        <w:pStyle w:val="Heading2"/>
        <w:numPr>
          <w:ilvl w:val="0"/>
          <w:numId w:val="0"/>
        </w:numPr>
        <w:rPr>
          <w:lang w:val="en-CA"/>
        </w:rPr>
      </w:pPr>
      <w:bookmarkStart w:id="1994" w:name="_Toc352915521"/>
      <w:r w:rsidRPr="00AA0BB6">
        <w:rPr>
          <w:lang w:val="en-CA"/>
        </w:rPr>
        <w:t>A.1 Payment Validation</w:t>
      </w:r>
      <w:bookmarkEnd w:id="1994"/>
    </w:p>
    <w:p w14:paraId="2E1B28D2" w14:textId="77777777" w:rsidR="0096586E" w:rsidRPr="0096586E" w:rsidRDefault="0096586E" w:rsidP="0096586E">
      <w:pPr>
        <w:spacing w:after="30" w:line="360" w:lineRule="auto"/>
        <w:rPr>
          <w:szCs w:val="18"/>
        </w:rPr>
      </w:pPr>
      <w:r w:rsidRPr="0096586E">
        <w:rPr>
          <w:szCs w:val="18"/>
        </w:rPr>
        <w:t xml:space="preserve">The </w:t>
      </w:r>
      <w:r w:rsidR="00B226FA">
        <w:rPr>
          <w:szCs w:val="18"/>
        </w:rPr>
        <w:t>DTS-</w:t>
      </w:r>
      <w:r>
        <w:rPr>
          <w:szCs w:val="18"/>
        </w:rPr>
        <w:t>PVS</w:t>
      </w:r>
      <w:r w:rsidRPr="0096586E">
        <w:rPr>
          <w:szCs w:val="18"/>
        </w:rPr>
        <w:t xml:space="preserve"> Payment Validation Operation is used to validate the payment method information provided by a customer against their existing banking or credit card information on record. There are two payment methods supported as inputs to this operation:</w:t>
      </w:r>
    </w:p>
    <w:p w14:paraId="2E1B28D3" w14:textId="77777777" w:rsidR="0096586E" w:rsidRPr="0096586E" w:rsidRDefault="0096586E" w:rsidP="00EF006F">
      <w:pPr>
        <w:numPr>
          <w:ilvl w:val="0"/>
          <w:numId w:val="47"/>
        </w:numPr>
        <w:spacing w:after="30" w:line="360" w:lineRule="auto"/>
        <w:jc w:val="left"/>
        <w:rPr>
          <w:szCs w:val="18"/>
        </w:rPr>
      </w:pPr>
      <w:r w:rsidRPr="0096586E">
        <w:rPr>
          <w:szCs w:val="18"/>
        </w:rPr>
        <w:t>Credit Card Information</w:t>
      </w:r>
    </w:p>
    <w:p w14:paraId="2E1B28D4" w14:textId="77777777" w:rsidR="0096586E" w:rsidRPr="0096586E" w:rsidRDefault="0096586E" w:rsidP="00EF006F">
      <w:pPr>
        <w:numPr>
          <w:ilvl w:val="0"/>
          <w:numId w:val="47"/>
        </w:numPr>
        <w:spacing w:after="30" w:line="360" w:lineRule="auto"/>
        <w:jc w:val="left"/>
        <w:rPr>
          <w:szCs w:val="18"/>
        </w:rPr>
      </w:pPr>
      <w:r w:rsidRPr="0096586E">
        <w:rPr>
          <w:szCs w:val="18"/>
        </w:rPr>
        <w:t>Banking Information</w:t>
      </w:r>
    </w:p>
    <w:p w14:paraId="2E1B28D5" w14:textId="77777777" w:rsidR="0096586E" w:rsidRPr="0096586E" w:rsidRDefault="0096586E" w:rsidP="0096586E">
      <w:pPr>
        <w:pStyle w:val="Body"/>
        <w:rPr>
          <w:rFonts w:ascii="Times New Roman" w:hAnsi="Times New Roman"/>
        </w:rPr>
      </w:pPr>
      <w:r w:rsidRPr="0096586E">
        <w:rPr>
          <w:rFonts w:ascii="Times New Roman" w:hAnsi="Times New Roman"/>
        </w:rPr>
        <w:t>The payment method information can be optionally supplemented by an address. If an address is provided for a credit card payment method, the Payment Validation operation will verify if the address information provided by the customer matches address information on file in the customer's credit bureau.</w:t>
      </w:r>
    </w:p>
    <w:p w14:paraId="2E1B28D6" w14:textId="77777777" w:rsidR="0096586E" w:rsidRPr="0096586E" w:rsidRDefault="0096586E" w:rsidP="0096586E">
      <w:pPr>
        <w:pStyle w:val="Body"/>
        <w:rPr>
          <w:rFonts w:ascii="Times New Roman" w:hAnsi="Times New Roman"/>
        </w:rPr>
      </w:pPr>
      <w:r w:rsidRPr="0096586E">
        <w:rPr>
          <w:rFonts w:ascii="Times New Roman" w:hAnsi="Times New Roman"/>
          <w:szCs w:val="18"/>
        </w:rPr>
        <w:t>Upon receiving a service request for the operation, the service will</w:t>
      </w:r>
      <w:r w:rsidRPr="0096586E">
        <w:rPr>
          <w:rFonts w:ascii="Times New Roman" w:hAnsi="Times New Roman"/>
        </w:rPr>
        <w:t xml:space="preserve"> ensure that all requisite information has been received for each payment method identified in the request. For example, if banking information has been identified as payment method, the service will verify that all the required data elements associated with banking information, as necessary for processing the operation, have been included in the request. The service will validate the format of this information and will employ auxiliary systems to assist in validating the values.</w:t>
      </w:r>
    </w:p>
    <w:p w14:paraId="2E1B28D7" w14:textId="77777777" w:rsidR="0096586E" w:rsidRPr="0096586E" w:rsidRDefault="0096586E" w:rsidP="0096586E">
      <w:pPr>
        <w:pStyle w:val="Body"/>
        <w:rPr>
          <w:rFonts w:ascii="Times New Roman" w:hAnsi="Times New Roman"/>
        </w:rPr>
      </w:pPr>
      <w:r w:rsidRPr="0096586E">
        <w:rPr>
          <w:rFonts w:ascii="Times New Roman" w:hAnsi="Times New Roman"/>
        </w:rPr>
        <w:t xml:space="preserve">For credit card payment methods, the service will expect to receive a tokenized value (i.e. a "token"), representing the customer's credit card primary account number (PAN), as part of the credit card information. The </w:t>
      </w:r>
      <w:r w:rsidR="00B226FA">
        <w:rPr>
          <w:rFonts w:ascii="Times New Roman" w:hAnsi="Times New Roman"/>
        </w:rPr>
        <w:t>DTS-</w:t>
      </w:r>
      <w:r>
        <w:rPr>
          <w:rFonts w:ascii="Times New Roman" w:hAnsi="Times New Roman"/>
        </w:rPr>
        <w:t>PVS</w:t>
      </w:r>
      <w:r w:rsidRPr="0096586E">
        <w:rPr>
          <w:rFonts w:ascii="Times New Roman" w:hAnsi="Times New Roman"/>
        </w:rPr>
        <w:t xml:space="preserve"> service will integrate with the DTS</w:t>
      </w:r>
      <w:r w:rsidR="00B226FA">
        <w:rPr>
          <w:rFonts w:ascii="Times New Roman" w:hAnsi="Times New Roman"/>
        </w:rPr>
        <w:t>-RTS</w:t>
      </w:r>
      <w:r w:rsidRPr="0096586E">
        <w:rPr>
          <w:rFonts w:ascii="Times New Roman" w:hAnsi="Times New Roman"/>
        </w:rPr>
        <w:t xml:space="preserve"> service to de-tokenize the token into the actual credit card PAN, in order to pass the credit card PAN to external third parties as required for payment validation activities. Specifically, </w:t>
      </w:r>
      <w:r w:rsidR="00B226FA">
        <w:rPr>
          <w:rFonts w:ascii="Times New Roman" w:hAnsi="Times New Roman"/>
        </w:rPr>
        <w:t>DTS-</w:t>
      </w:r>
      <w:r>
        <w:rPr>
          <w:rFonts w:ascii="Times New Roman" w:hAnsi="Times New Roman"/>
        </w:rPr>
        <w:t>PVS</w:t>
      </w:r>
      <w:r w:rsidRPr="0096586E">
        <w:rPr>
          <w:rFonts w:ascii="Times New Roman" w:hAnsi="Times New Roman"/>
        </w:rPr>
        <w:t xml:space="preserve"> will integrate with Equifax to validate the credit card customer's address (if provided) with the address on-file at the credit bureau. </w:t>
      </w:r>
      <w:r w:rsidR="00B226FA">
        <w:rPr>
          <w:rFonts w:ascii="Times New Roman" w:hAnsi="Times New Roman"/>
        </w:rPr>
        <w:t>DTS-</w:t>
      </w:r>
      <w:r>
        <w:rPr>
          <w:rFonts w:ascii="Times New Roman" w:hAnsi="Times New Roman"/>
        </w:rPr>
        <w:t>PVS</w:t>
      </w:r>
      <w:r w:rsidRPr="0096586E">
        <w:rPr>
          <w:rFonts w:ascii="Times New Roman" w:hAnsi="Times New Roman"/>
        </w:rPr>
        <w:t xml:space="preserve"> will then attempt to authorize the amount provided on the service request (or a default amount, if none is provided) via integration with the PayPal payment gateway.</w:t>
      </w:r>
    </w:p>
    <w:p w14:paraId="2E1B28D8" w14:textId="77777777" w:rsidR="0096586E" w:rsidRPr="009F25DA" w:rsidRDefault="0096586E" w:rsidP="0096586E">
      <w:pPr>
        <w:pStyle w:val="Body"/>
        <w:rPr>
          <w:rFonts w:ascii="Times New Roman" w:hAnsi="Times New Roman"/>
        </w:rPr>
      </w:pPr>
      <w:r w:rsidRPr="009F25DA">
        <w:rPr>
          <w:rFonts w:ascii="Times New Roman" w:hAnsi="Times New Roman"/>
        </w:rPr>
        <w:t>For banking information payment methods, the service will validate the supplied information on the service request for pre-authorized debit payments via integration with PRISM.</w:t>
      </w:r>
    </w:p>
    <w:p w14:paraId="2E1B28D9" w14:textId="77777777" w:rsidR="0096586E" w:rsidRPr="009F25DA" w:rsidRDefault="0096586E" w:rsidP="00AA0BB6">
      <w:pPr>
        <w:pStyle w:val="Body"/>
        <w:rPr>
          <w:rFonts w:ascii="Times New Roman" w:hAnsi="Times New Roman"/>
        </w:rPr>
      </w:pPr>
    </w:p>
    <w:p w14:paraId="2E1B28DA" w14:textId="77777777" w:rsidR="009F25DA" w:rsidRPr="009F25DA" w:rsidRDefault="009F25DA" w:rsidP="00AA0BB6">
      <w:pPr>
        <w:pStyle w:val="Body"/>
        <w:rPr>
          <w:rFonts w:ascii="Times New Roman" w:hAnsi="Times New Roman"/>
          <w:i/>
          <w:iCs/>
        </w:rPr>
      </w:pPr>
      <w:r w:rsidRPr="009F25DA">
        <w:rPr>
          <w:rFonts w:ascii="Times New Roman" w:hAnsi="Times New Roman"/>
          <w:b/>
          <w:bCs/>
          <w:i/>
          <w:iCs/>
        </w:rPr>
        <w:t>Source:</w:t>
      </w:r>
      <w:r w:rsidRPr="009F25DA">
        <w:rPr>
          <w:rFonts w:ascii="Times New Roman" w:hAnsi="Times New Roman"/>
          <w:i/>
          <w:iCs/>
        </w:rPr>
        <w:t xml:space="preserve"> DTS-PS – Payment Validation Operation v0.5.doc</w:t>
      </w:r>
    </w:p>
    <w:p w14:paraId="2E1B28DB" w14:textId="77777777" w:rsidR="009F25DA" w:rsidRPr="009F25DA" w:rsidRDefault="009F25DA" w:rsidP="00AA0BB6">
      <w:pPr>
        <w:pStyle w:val="Body"/>
        <w:rPr>
          <w:rFonts w:ascii="Times New Roman" w:hAnsi="Times New Roman"/>
        </w:rPr>
      </w:pPr>
    </w:p>
    <w:p w14:paraId="2E1B28DC" w14:textId="77777777" w:rsidR="00AA0BB6" w:rsidRPr="00AA0BB6" w:rsidRDefault="00AA0BB6" w:rsidP="00AA0BB6">
      <w:pPr>
        <w:pStyle w:val="Heading2"/>
        <w:numPr>
          <w:ilvl w:val="0"/>
          <w:numId w:val="0"/>
        </w:numPr>
        <w:rPr>
          <w:lang w:val="en-CA"/>
        </w:rPr>
      </w:pPr>
      <w:bookmarkStart w:id="1995" w:name="_Toc352915522"/>
      <w:r w:rsidRPr="00AA0BB6">
        <w:rPr>
          <w:lang w:val="en-CA"/>
        </w:rPr>
        <w:t>A.2 Credit Card Charge and Refund</w:t>
      </w:r>
      <w:bookmarkEnd w:id="1995"/>
    </w:p>
    <w:p w14:paraId="2E1B28DD" w14:textId="77777777" w:rsidR="0096586E" w:rsidRPr="0096586E" w:rsidRDefault="0096586E" w:rsidP="0096586E">
      <w:pPr>
        <w:spacing w:after="30" w:line="360" w:lineRule="auto"/>
      </w:pPr>
      <w:r w:rsidRPr="0096586E">
        <w:t xml:space="preserve">The </w:t>
      </w:r>
      <w:r w:rsidR="00B226FA">
        <w:t>DTS-</w:t>
      </w:r>
      <w:r>
        <w:t>PVS</w:t>
      </w:r>
      <w:r w:rsidRPr="0096586E">
        <w:t xml:space="preserve"> Credit Card Charge and Refund Operation is used to process two specific credit card transactions via the PayPal payment gateway:</w:t>
      </w:r>
    </w:p>
    <w:p w14:paraId="2E1B28DE" w14:textId="77777777" w:rsidR="0096586E" w:rsidRPr="0096586E" w:rsidRDefault="0096586E" w:rsidP="00EF006F">
      <w:pPr>
        <w:pStyle w:val="TableText"/>
        <w:widowControl/>
        <w:numPr>
          <w:ilvl w:val="0"/>
          <w:numId w:val="46"/>
        </w:numPr>
        <w:autoSpaceDN w:val="0"/>
        <w:spacing w:before="0" w:after="0" w:line="360" w:lineRule="auto"/>
        <w:rPr>
          <w:rFonts w:ascii="Times New Roman" w:hAnsi="Times New Roman"/>
          <w:b/>
          <w:color w:val="000000"/>
          <w:sz w:val="20"/>
        </w:rPr>
      </w:pPr>
      <w:r w:rsidRPr="0096586E">
        <w:rPr>
          <w:rFonts w:ascii="Times New Roman" w:hAnsi="Times New Roman"/>
          <w:b/>
          <w:color w:val="000000"/>
          <w:sz w:val="20"/>
        </w:rPr>
        <w:t>Credit Card Charge (aka "Sale")</w:t>
      </w:r>
    </w:p>
    <w:p w14:paraId="2E1B28DF" w14:textId="77777777" w:rsidR="0096586E" w:rsidRPr="0096586E" w:rsidRDefault="0096586E" w:rsidP="0096586E">
      <w:pPr>
        <w:pStyle w:val="TableText"/>
        <w:widowControl/>
        <w:autoSpaceDN w:val="0"/>
        <w:spacing w:before="0" w:after="0" w:line="360" w:lineRule="auto"/>
        <w:ind w:left="1080"/>
        <w:rPr>
          <w:rFonts w:ascii="Times New Roman" w:hAnsi="Times New Roman"/>
          <w:b/>
          <w:color w:val="000000"/>
          <w:sz w:val="20"/>
        </w:rPr>
      </w:pPr>
      <w:r w:rsidRPr="0096586E">
        <w:rPr>
          <w:rFonts w:ascii="Times New Roman" w:hAnsi="Times New Roman"/>
          <w:sz w:val="20"/>
        </w:rPr>
        <w:t>This transaction is used to charge a specified amount against an account, marking the transaction for immediate funds transfer during the next settlement period.</w:t>
      </w:r>
    </w:p>
    <w:p w14:paraId="2E1B28E0" w14:textId="77777777" w:rsidR="0096586E" w:rsidRPr="0096586E" w:rsidRDefault="0096586E" w:rsidP="00EF006F">
      <w:pPr>
        <w:pStyle w:val="TableText"/>
        <w:widowControl/>
        <w:numPr>
          <w:ilvl w:val="0"/>
          <w:numId w:val="46"/>
        </w:numPr>
        <w:autoSpaceDN w:val="0"/>
        <w:spacing w:before="0" w:after="0" w:line="360" w:lineRule="auto"/>
        <w:rPr>
          <w:rFonts w:ascii="Times New Roman" w:hAnsi="Times New Roman"/>
          <w:b/>
          <w:color w:val="000000"/>
          <w:sz w:val="20"/>
        </w:rPr>
      </w:pPr>
      <w:r w:rsidRPr="0096586E">
        <w:rPr>
          <w:rFonts w:ascii="Times New Roman" w:hAnsi="Times New Roman"/>
          <w:b/>
          <w:color w:val="000000"/>
          <w:sz w:val="20"/>
        </w:rPr>
        <w:t>Credit Card Refund (aka "Credit")</w:t>
      </w:r>
    </w:p>
    <w:p w14:paraId="2E1B28E1" w14:textId="77777777" w:rsidR="0096586E" w:rsidRPr="0096586E" w:rsidRDefault="0096586E" w:rsidP="0096586E">
      <w:pPr>
        <w:pStyle w:val="TableText"/>
        <w:widowControl/>
        <w:autoSpaceDN w:val="0"/>
        <w:spacing w:before="0" w:after="0" w:line="360" w:lineRule="auto"/>
        <w:ind w:left="1080"/>
        <w:rPr>
          <w:rFonts w:ascii="Times New Roman" w:hAnsi="Times New Roman"/>
          <w:b/>
          <w:color w:val="000000"/>
          <w:sz w:val="20"/>
        </w:rPr>
      </w:pPr>
      <w:r w:rsidRPr="0096586E">
        <w:rPr>
          <w:rFonts w:ascii="Times New Roman" w:hAnsi="Times New Roman"/>
          <w:sz w:val="20"/>
        </w:rPr>
        <w:t>This transaction is used to refund a specified amount to a cardholder account.</w:t>
      </w:r>
    </w:p>
    <w:p w14:paraId="2E1B28E2" w14:textId="77777777" w:rsidR="0096586E" w:rsidRPr="0096586E" w:rsidRDefault="0096586E" w:rsidP="0096586E">
      <w:pPr>
        <w:spacing w:after="30" w:line="360" w:lineRule="auto"/>
      </w:pPr>
      <w:r w:rsidRPr="0096586E">
        <w:lastRenderedPageBreak/>
        <w:t>The only payment method supported by this operation is credit card, and credit card information is assumed to have been validated prior to invoking the operation.</w:t>
      </w:r>
    </w:p>
    <w:p w14:paraId="2E1B28E3" w14:textId="77777777" w:rsidR="0096586E" w:rsidRPr="0096586E" w:rsidRDefault="0096586E" w:rsidP="0096586E">
      <w:pPr>
        <w:spacing w:after="30" w:line="360" w:lineRule="auto"/>
      </w:pPr>
      <w:r w:rsidRPr="0096586E">
        <w:t xml:space="preserve">The transaction type (i.e. sale or credit), credit card information and the associated charge/refund amount are expected to be provided for the service operation by the Service Consumer. Additionally, the service operation will accept an optional transaction ID as an input to correlate the charge/refund transaction to a previous PayPal authorization/charge transaction, respectively. </w:t>
      </w:r>
    </w:p>
    <w:p w14:paraId="2E1B28E4" w14:textId="77777777" w:rsidR="0096586E" w:rsidRPr="0096586E" w:rsidRDefault="0096586E" w:rsidP="0096586E">
      <w:pPr>
        <w:pStyle w:val="Body"/>
        <w:rPr>
          <w:rFonts w:ascii="Times New Roman" w:hAnsi="Times New Roman"/>
        </w:rPr>
      </w:pPr>
      <w:r w:rsidRPr="0096586E">
        <w:rPr>
          <w:rFonts w:ascii="Times New Roman" w:hAnsi="Times New Roman"/>
        </w:rPr>
        <w:t>Upon receiving a service request for the operation, the service will ensure that all requisite information has been received for each payment method identified in the request. For example, the service will verify that all the required data elements associated with credit card information, as necessary for processing the operation, have been included in the request. The service will validate the format of this information and will employ auxiliary systems to assist in validating the values.</w:t>
      </w:r>
    </w:p>
    <w:p w14:paraId="2E1B28E5" w14:textId="77777777" w:rsidR="0096586E" w:rsidRPr="0096586E" w:rsidRDefault="0096586E" w:rsidP="0096586E">
      <w:pPr>
        <w:pStyle w:val="Body"/>
        <w:rPr>
          <w:rFonts w:ascii="Times New Roman" w:hAnsi="Times New Roman"/>
        </w:rPr>
      </w:pPr>
      <w:r w:rsidRPr="0096586E">
        <w:rPr>
          <w:rFonts w:ascii="Times New Roman" w:hAnsi="Times New Roman"/>
        </w:rPr>
        <w:t xml:space="preserve">For all credit card payment methods, the service will expect to receive a tokenized value (i.e. a "token"), representing the customer's credit card primary account number (PAN), as part of the credit card information. The </w:t>
      </w:r>
      <w:r w:rsidR="00B226FA">
        <w:rPr>
          <w:rFonts w:ascii="Times New Roman" w:hAnsi="Times New Roman"/>
        </w:rPr>
        <w:t>DTS-</w:t>
      </w:r>
      <w:r>
        <w:rPr>
          <w:rFonts w:ascii="Times New Roman" w:hAnsi="Times New Roman"/>
        </w:rPr>
        <w:t>PVS</w:t>
      </w:r>
      <w:r w:rsidRPr="0096586E">
        <w:rPr>
          <w:rFonts w:ascii="Times New Roman" w:hAnsi="Times New Roman"/>
        </w:rPr>
        <w:t xml:space="preserve"> service will integrate with the DTS service to de-tokenize the token into the actual credit card PAN, in order to pass the credit card PAN to external third parties as required for charge or refund processing. Specifically, </w:t>
      </w:r>
      <w:r w:rsidR="00B226FA">
        <w:rPr>
          <w:rFonts w:ascii="Times New Roman" w:hAnsi="Times New Roman"/>
        </w:rPr>
        <w:t>DTS-</w:t>
      </w:r>
      <w:r>
        <w:rPr>
          <w:rFonts w:ascii="Times New Roman" w:hAnsi="Times New Roman"/>
        </w:rPr>
        <w:t>PVS</w:t>
      </w:r>
      <w:r w:rsidRPr="0096586E">
        <w:rPr>
          <w:rFonts w:ascii="Times New Roman" w:hAnsi="Times New Roman"/>
        </w:rPr>
        <w:t xml:space="preserve"> will integrate with the PayPal payment gateway to attempt to process the charge or refund transaction, using the specified amount, against the credit card information provided.</w:t>
      </w:r>
    </w:p>
    <w:p w14:paraId="2E1B28E6" w14:textId="77777777" w:rsidR="0096586E" w:rsidRPr="0096586E" w:rsidRDefault="0096586E" w:rsidP="00AA0BB6">
      <w:pPr>
        <w:rPr>
          <w:lang w:val="en-CA"/>
        </w:rPr>
      </w:pPr>
    </w:p>
    <w:p w14:paraId="2E1B28E7" w14:textId="77777777" w:rsidR="006E1A55" w:rsidRPr="0052654B" w:rsidRDefault="009F25DA">
      <w:pPr>
        <w:pStyle w:val="TemplateInstructions"/>
        <w:rPr>
          <w:color w:val="auto"/>
        </w:rPr>
      </w:pPr>
      <w:r w:rsidRPr="0052654B">
        <w:rPr>
          <w:b/>
          <w:bCs/>
          <w:iCs/>
          <w:color w:val="auto"/>
        </w:rPr>
        <w:t>Source:</w:t>
      </w:r>
      <w:r w:rsidRPr="0052654B">
        <w:rPr>
          <w:iCs/>
          <w:color w:val="auto"/>
        </w:rPr>
        <w:t xml:space="preserve"> DTS-PS – Credit Card Charge and Refund Operation v0.5.doc</w:t>
      </w:r>
    </w:p>
    <w:p w14:paraId="2E1B28E8" w14:textId="77777777" w:rsidR="000B44BE" w:rsidRDefault="000B44BE">
      <w:pPr>
        <w:pStyle w:val="Heading1NoNumber"/>
        <w:numPr>
          <w:ilvl w:val="0"/>
          <w:numId w:val="0"/>
        </w:numPr>
      </w:pPr>
      <w:bookmarkStart w:id="1996" w:name="_Toc352915523"/>
      <w:r>
        <w:lastRenderedPageBreak/>
        <w:t xml:space="preserve">Appendix </w:t>
      </w:r>
      <w:r w:rsidR="006E1A55">
        <w:t>B</w:t>
      </w:r>
      <w:r w:rsidR="0019204D">
        <w:t xml:space="preserve"> </w:t>
      </w:r>
      <w:r>
        <w:t>- System Messages</w:t>
      </w:r>
      <w:bookmarkEnd w:id="1996"/>
    </w:p>
    <w:p w14:paraId="2E1B28E9" w14:textId="77777777" w:rsidR="004A1C0F" w:rsidRPr="006E1A55" w:rsidRDefault="006E1A55" w:rsidP="00CF3B09">
      <w:pPr>
        <w:pStyle w:val="Heading2"/>
        <w:numPr>
          <w:ilvl w:val="0"/>
          <w:numId w:val="0"/>
        </w:numPr>
        <w:rPr>
          <w:lang w:val="fr-CA"/>
        </w:rPr>
      </w:pPr>
      <w:bookmarkStart w:id="1997" w:name="_Toc68420213"/>
      <w:bookmarkStart w:id="1998" w:name="_Toc74376907"/>
      <w:bookmarkStart w:id="1999" w:name="_Toc296162371"/>
      <w:bookmarkStart w:id="2000" w:name="_Toc352915524"/>
      <w:r w:rsidRPr="006E1A55">
        <w:rPr>
          <w:lang w:val="fr-CA"/>
        </w:rPr>
        <w:t>B</w:t>
      </w:r>
      <w:r w:rsidR="00CF3B09" w:rsidRPr="006E1A55">
        <w:rPr>
          <w:lang w:val="fr-CA"/>
        </w:rPr>
        <w:t xml:space="preserve">.1 </w:t>
      </w:r>
      <w:bookmarkEnd w:id="1997"/>
      <w:bookmarkEnd w:id="1998"/>
      <w:r w:rsidR="00B226FA">
        <w:rPr>
          <w:lang w:val="fr-CA"/>
        </w:rPr>
        <w:t>DTS-</w:t>
      </w:r>
      <w:r w:rsidR="00CF3B09" w:rsidRPr="006E1A55">
        <w:rPr>
          <w:lang w:val="fr-CA"/>
        </w:rPr>
        <w:t xml:space="preserve">PVS </w:t>
      </w:r>
      <w:proofErr w:type="spellStart"/>
      <w:r w:rsidR="00CF3B09" w:rsidRPr="006E1A55">
        <w:rPr>
          <w:lang w:val="fr-CA"/>
        </w:rPr>
        <w:t>Error</w:t>
      </w:r>
      <w:proofErr w:type="spellEnd"/>
      <w:r w:rsidR="00CF3B09" w:rsidRPr="006E1A55">
        <w:rPr>
          <w:lang w:val="fr-CA"/>
        </w:rPr>
        <w:t xml:space="preserve"> Codes</w:t>
      </w:r>
      <w:bookmarkEnd w:id="1999"/>
      <w:bookmarkEnd w:id="2000"/>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3690"/>
        <w:gridCol w:w="4320"/>
      </w:tblGrid>
      <w:tr w:rsidR="0019204D" w:rsidRPr="002F20F1" w14:paraId="2E1B28ED" w14:textId="77777777" w:rsidTr="002F20F1">
        <w:trPr>
          <w:trHeight w:val="314"/>
          <w:tblHeader/>
          <w:jc w:val="center"/>
        </w:trPr>
        <w:tc>
          <w:tcPr>
            <w:tcW w:w="1458" w:type="dxa"/>
            <w:tcBorders>
              <w:top w:val="double" w:sz="4" w:space="0" w:color="auto"/>
              <w:left w:val="double" w:sz="4" w:space="0" w:color="auto"/>
            </w:tcBorders>
            <w:shd w:val="clear" w:color="auto" w:fill="E6E6E6"/>
            <w:vAlign w:val="center"/>
          </w:tcPr>
          <w:p w14:paraId="2E1B28EA" w14:textId="77777777" w:rsidR="0019204D" w:rsidRPr="002F20F1" w:rsidRDefault="0019204D" w:rsidP="001437A5">
            <w:pPr>
              <w:rPr>
                <w:rFonts w:ascii="Arial" w:hAnsi="Arial" w:cs="Arial"/>
                <w:b/>
                <w:bCs/>
                <w:sz w:val="16"/>
                <w:szCs w:val="16"/>
              </w:rPr>
            </w:pPr>
            <w:r w:rsidRPr="002F20F1">
              <w:rPr>
                <w:rFonts w:ascii="Arial" w:hAnsi="Arial" w:cs="Arial"/>
                <w:b/>
                <w:bCs/>
                <w:sz w:val="16"/>
                <w:szCs w:val="16"/>
              </w:rPr>
              <w:t>Message Code</w:t>
            </w:r>
          </w:p>
        </w:tc>
        <w:tc>
          <w:tcPr>
            <w:tcW w:w="3690" w:type="dxa"/>
            <w:tcBorders>
              <w:top w:val="double" w:sz="4" w:space="0" w:color="auto"/>
            </w:tcBorders>
            <w:shd w:val="clear" w:color="auto" w:fill="E6E6E6"/>
            <w:vAlign w:val="center"/>
          </w:tcPr>
          <w:p w14:paraId="2E1B28EB" w14:textId="77777777" w:rsidR="0019204D" w:rsidRPr="002F20F1" w:rsidRDefault="0019204D" w:rsidP="002F20F1">
            <w:pPr>
              <w:spacing w:line="360" w:lineRule="auto"/>
              <w:rPr>
                <w:rFonts w:ascii="Arial" w:hAnsi="Arial" w:cs="Arial"/>
                <w:b/>
                <w:bCs/>
                <w:sz w:val="16"/>
                <w:szCs w:val="16"/>
              </w:rPr>
            </w:pPr>
            <w:r w:rsidRPr="002F20F1">
              <w:rPr>
                <w:rFonts w:ascii="Arial" w:hAnsi="Arial" w:cs="Arial"/>
                <w:b/>
                <w:bCs/>
                <w:sz w:val="16"/>
                <w:szCs w:val="16"/>
              </w:rPr>
              <w:t>Description</w:t>
            </w:r>
          </w:p>
        </w:tc>
        <w:tc>
          <w:tcPr>
            <w:tcW w:w="4320" w:type="dxa"/>
            <w:tcBorders>
              <w:top w:val="double" w:sz="4" w:space="0" w:color="auto"/>
              <w:right w:val="double" w:sz="4" w:space="0" w:color="auto"/>
            </w:tcBorders>
            <w:shd w:val="clear" w:color="auto" w:fill="E6E6E6"/>
            <w:vAlign w:val="center"/>
          </w:tcPr>
          <w:p w14:paraId="2E1B28EC" w14:textId="77777777" w:rsidR="0019204D" w:rsidRPr="002F20F1" w:rsidRDefault="0019204D" w:rsidP="002F20F1">
            <w:pPr>
              <w:spacing w:line="360" w:lineRule="auto"/>
              <w:rPr>
                <w:rFonts w:ascii="Arial" w:hAnsi="Arial" w:cs="Arial"/>
                <w:b/>
                <w:bCs/>
                <w:sz w:val="16"/>
                <w:szCs w:val="16"/>
              </w:rPr>
            </w:pPr>
            <w:r w:rsidRPr="002F20F1">
              <w:rPr>
                <w:rFonts w:ascii="Arial" w:hAnsi="Arial" w:cs="Arial"/>
                <w:b/>
                <w:bCs/>
                <w:sz w:val="16"/>
                <w:szCs w:val="16"/>
              </w:rPr>
              <w:t>Trigger</w:t>
            </w:r>
          </w:p>
        </w:tc>
      </w:tr>
      <w:tr w:rsidR="0019204D" w:rsidRPr="002F20F1" w14:paraId="2E1B28F1" w14:textId="77777777" w:rsidTr="002F20F1">
        <w:trPr>
          <w:jc w:val="center"/>
        </w:trPr>
        <w:tc>
          <w:tcPr>
            <w:tcW w:w="1458" w:type="dxa"/>
            <w:tcBorders>
              <w:left w:val="double" w:sz="4" w:space="0" w:color="auto"/>
            </w:tcBorders>
            <w:shd w:val="clear" w:color="auto" w:fill="auto"/>
          </w:tcPr>
          <w:p w14:paraId="2E1B28E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OMSE0001</w:t>
            </w:r>
          </w:p>
        </w:tc>
        <w:tc>
          <w:tcPr>
            <w:tcW w:w="3690" w:type="dxa"/>
            <w:shd w:val="clear" w:color="auto" w:fill="auto"/>
          </w:tcPr>
          <w:p w14:paraId="2E1B28EF"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&lt;field name&gt; is a mandatory field</w:t>
            </w:r>
          </w:p>
        </w:tc>
        <w:tc>
          <w:tcPr>
            <w:tcW w:w="4320" w:type="dxa"/>
            <w:tcBorders>
              <w:right w:val="double" w:sz="4" w:space="0" w:color="auto"/>
            </w:tcBorders>
            <w:shd w:val="clear" w:color="auto" w:fill="auto"/>
          </w:tcPr>
          <w:p w14:paraId="2E1B28F0"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A field designated as mandatory has not been provided.</w:t>
            </w:r>
          </w:p>
        </w:tc>
      </w:tr>
      <w:tr w:rsidR="0019204D" w:rsidRPr="002F20F1" w14:paraId="2E1B28F5" w14:textId="77777777" w:rsidTr="002F20F1">
        <w:trPr>
          <w:jc w:val="center"/>
        </w:trPr>
        <w:tc>
          <w:tcPr>
            <w:tcW w:w="1458" w:type="dxa"/>
            <w:tcBorders>
              <w:left w:val="double" w:sz="4" w:space="0" w:color="auto"/>
            </w:tcBorders>
            <w:shd w:val="clear" w:color="auto" w:fill="auto"/>
          </w:tcPr>
          <w:p w14:paraId="2E1B28F2"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OMSE0002</w:t>
            </w:r>
          </w:p>
        </w:tc>
        <w:tc>
          <w:tcPr>
            <w:tcW w:w="3690" w:type="dxa"/>
            <w:shd w:val="clear" w:color="auto" w:fill="auto"/>
          </w:tcPr>
          <w:p w14:paraId="2E1B28F3"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&lt;field name&gt; must be numeric</w:t>
            </w:r>
          </w:p>
        </w:tc>
        <w:tc>
          <w:tcPr>
            <w:tcW w:w="4320" w:type="dxa"/>
            <w:tcBorders>
              <w:right w:val="double" w:sz="4" w:space="0" w:color="auto"/>
            </w:tcBorders>
            <w:shd w:val="clear" w:color="auto" w:fill="auto"/>
          </w:tcPr>
          <w:p w14:paraId="2E1B28F4"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Field designated as numeric contains non-numeric characters.</w:t>
            </w:r>
          </w:p>
        </w:tc>
      </w:tr>
      <w:tr w:rsidR="0019204D" w:rsidRPr="002F20F1" w14:paraId="2E1B28F9" w14:textId="77777777" w:rsidTr="002F20F1">
        <w:trPr>
          <w:jc w:val="center"/>
        </w:trPr>
        <w:tc>
          <w:tcPr>
            <w:tcW w:w="1458" w:type="dxa"/>
            <w:tcBorders>
              <w:left w:val="double" w:sz="4" w:space="0" w:color="auto"/>
            </w:tcBorders>
            <w:shd w:val="clear" w:color="auto" w:fill="auto"/>
          </w:tcPr>
          <w:p w14:paraId="2E1B28F6"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OMSE0003</w:t>
            </w:r>
          </w:p>
        </w:tc>
        <w:tc>
          <w:tcPr>
            <w:tcW w:w="3690" w:type="dxa"/>
            <w:shd w:val="clear" w:color="auto" w:fill="auto"/>
          </w:tcPr>
          <w:p w14:paraId="2E1B28F7"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Invalid Postal Code format. Canadian Postal Code must be X9X9X9</w:t>
            </w:r>
          </w:p>
        </w:tc>
        <w:tc>
          <w:tcPr>
            <w:tcW w:w="4320" w:type="dxa"/>
            <w:tcBorders>
              <w:right w:val="double" w:sz="4" w:space="0" w:color="auto"/>
            </w:tcBorders>
            <w:shd w:val="clear" w:color="auto" w:fill="auto"/>
          </w:tcPr>
          <w:p w14:paraId="2E1B28F8"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Postal code field contains data in a format other than A9A9A9.</w:t>
            </w:r>
          </w:p>
        </w:tc>
      </w:tr>
      <w:tr w:rsidR="0019204D" w:rsidRPr="002F20F1" w14:paraId="2E1B28FD" w14:textId="77777777" w:rsidTr="002F20F1">
        <w:trPr>
          <w:jc w:val="center"/>
        </w:trPr>
        <w:tc>
          <w:tcPr>
            <w:tcW w:w="1458" w:type="dxa"/>
            <w:tcBorders>
              <w:left w:val="double" w:sz="4" w:space="0" w:color="auto"/>
            </w:tcBorders>
            <w:shd w:val="clear" w:color="auto" w:fill="auto"/>
          </w:tcPr>
          <w:p w14:paraId="2E1B28FA"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OMSE0004</w:t>
            </w:r>
          </w:p>
        </w:tc>
        <w:tc>
          <w:tcPr>
            <w:tcW w:w="3690" w:type="dxa"/>
            <w:shd w:val="clear" w:color="auto" w:fill="auto"/>
          </w:tcPr>
          <w:p w14:paraId="2E1B28FB"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{PARM} cannot be less than {PARM} characters</w:t>
            </w:r>
          </w:p>
        </w:tc>
        <w:tc>
          <w:tcPr>
            <w:tcW w:w="4320" w:type="dxa"/>
            <w:tcBorders>
              <w:right w:val="double" w:sz="4" w:space="0" w:color="auto"/>
            </w:tcBorders>
            <w:shd w:val="clear" w:color="auto" w:fill="auto"/>
          </w:tcPr>
          <w:p w14:paraId="2E1B28FC"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Minimum field length has not been completed.</w:t>
            </w:r>
          </w:p>
        </w:tc>
      </w:tr>
      <w:tr w:rsidR="0019204D" w:rsidRPr="002F20F1" w14:paraId="2E1B2901" w14:textId="77777777" w:rsidTr="002F20F1">
        <w:trPr>
          <w:jc w:val="center"/>
        </w:trPr>
        <w:tc>
          <w:tcPr>
            <w:tcW w:w="1458" w:type="dxa"/>
            <w:tcBorders>
              <w:left w:val="double" w:sz="4" w:space="0" w:color="auto"/>
            </w:tcBorders>
            <w:shd w:val="clear" w:color="auto" w:fill="auto"/>
          </w:tcPr>
          <w:p w14:paraId="2E1B28F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OMSE0005</w:t>
            </w:r>
          </w:p>
        </w:tc>
        <w:tc>
          <w:tcPr>
            <w:tcW w:w="3690" w:type="dxa"/>
            <w:shd w:val="clear" w:color="auto" w:fill="auto"/>
          </w:tcPr>
          <w:p w14:paraId="2E1B28FF"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Invalid Request.</w:t>
            </w:r>
          </w:p>
        </w:tc>
        <w:tc>
          <w:tcPr>
            <w:tcW w:w="4320" w:type="dxa"/>
            <w:tcBorders>
              <w:right w:val="double" w:sz="4" w:space="0" w:color="auto"/>
            </w:tcBorders>
            <w:shd w:val="clear" w:color="auto" w:fill="auto"/>
          </w:tcPr>
          <w:p w14:paraId="2E1B2900"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If System determines that the request violates the interface specifications defined.  For each element in the request that does not conform to the expected value in any other way, System adds the OMSE0005 message (along with the name of the element) to a list of messages associated with the entire transaction</w:t>
            </w:r>
          </w:p>
        </w:tc>
      </w:tr>
      <w:tr w:rsidR="0019204D" w:rsidRPr="002F20F1" w14:paraId="2E1B2905" w14:textId="77777777" w:rsidTr="002F20F1">
        <w:trPr>
          <w:jc w:val="center"/>
        </w:trPr>
        <w:tc>
          <w:tcPr>
            <w:tcW w:w="1458" w:type="dxa"/>
            <w:tcBorders>
              <w:left w:val="double" w:sz="4" w:space="0" w:color="auto"/>
            </w:tcBorders>
            <w:shd w:val="clear" w:color="auto" w:fill="auto"/>
          </w:tcPr>
          <w:p w14:paraId="2E1B2902"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OMSE0006</w:t>
            </w:r>
          </w:p>
        </w:tc>
        <w:tc>
          <w:tcPr>
            <w:tcW w:w="3690" w:type="dxa"/>
            <w:shd w:val="clear" w:color="auto" w:fill="auto"/>
          </w:tcPr>
          <w:p w14:paraId="2E1B2903"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{PARM} cannot be greater than {PARM} characters.</w:t>
            </w:r>
          </w:p>
        </w:tc>
        <w:tc>
          <w:tcPr>
            <w:tcW w:w="4320" w:type="dxa"/>
            <w:tcBorders>
              <w:right w:val="double" w:sz="4" w:space="0" w:color="auto"/>
            </w:tcBorders>
            <w:shd w:val="clear" w:color="auto" w:fill="auto"/>
          </w:tcPr>
          <w:p w14:paraId="2E1B2904"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Maximum Field length has been exceeded.</w:t>
            </w:r>
          </w:p>
        </w:tc>
      </w:tr>
      <w:tr w:rsidR="0019204D" w:rsidRPr="002F20F1" w14:paraId="2E1B2909" w14:textId="77777777" w:rsidTr="002F20F1">
        <w:trPr>
          <w:jc w:val="center"/>
        </w:trPr>
        <w:tc>
          <w:tcPr>
            <w:tcW w:w="1458" w:type="dxa"/>
            <w:tcBorders>
              <w:left w:val="double" w:sz="4" w:space="0" w:color="auto"/>
            </w:tcBorders>
            <w:shd w:val="clear" w:color="auto" w:fill="auto"/>
          </w:tcPr>
          <w:p w14:paraId="2E1B2906"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OMSE0007</w:t>
            </w:r>
          </w:p>
        </w:tc>
        <w:tc>
          <w:tcPr>
            <w:tcW w:w="3690" w:type="dxa"/>
            <w:shd w:val="clear" w:color="auto" w:fill="auto"/>
          </w:tcPr>
          <w:p w14:paraId="2E1B2907"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&lt;field name&gt; contains invalid value</w:t>
            </w:r>
          </w:p>
        </w:tc>
        <w:tc>
          <w:tcPr>
            <w:tcW w:w="4320" w:type="dxa"/>
            <w:tcBorders>
              <w:right w:val="double" w:sz="4" w:space="0" w:color="auto"/>
            </w:tcBorders>
            <w:shd w:val="clear" w:color="auto" w:fill="auto"/>
          </w:tcPr>
          <w:p w14:paraId="2E1B2908" w14:textId="77777777" w:rsidR="0019204D" w:rsidRPr="002F20F1" w:rsidRDefault="0019204D" w:rsidP="002F20F1">
            <w:pPr>
              <w:pStyle w:val="TableHeading"/>
              <w:spacing w:line="360" w:lineRule="auto"/>
              <w:rPr>
                <w:rFonts w:cs="Arial"/>
                <w:b w:val="0"/>
                <w:bCs/>
                <w:szCs w:val="16"/>
                <w:lang w:val="en-CA"/>
              </w:rPr>
            </w:pPr>
            <w:r w:rsidRPr="002F20F1">
              <w:rPr>
                <w:rFonts w:cs="Arial"/>
                <w:b w:val="0"/>
                <w:bCs/>
                <w:szCs w:val="16"/>
                <w:lang w:val="en-CA"/>
              </w:rPr>
              <w:t>Field contains data not in the enumerated list of expected values.</w:t>
            </w:r>
          </w:p>
        </w:tc>
      </w:tr>
      <w:tr w:rsidR="0019204D" w:rsidRPr="002F20F1" w14:paraId="2E1B290D" w14:textId="77777777" w:rsidTr="002F20F1">
        <w:trPr>
          <w:jc w:val="center"/>
        </w:trPr>
        <w:tc>
          <w:tcPr>
            <w:tcW w:w="1458" w:type="dxa"/>
            <w:tcBorders>
              <w:left w:val="double" w:sz="4" w:space="0" w:color="auto"/>
            </w:tcBorders>
            <w:shd w:val="clear" w:color="auto" w:fill="auto"/>
          </w:tcPr>
          <w:p w14:paraId="2E1B290A"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OPVE0001</w:t>
            </w:r>
          </w:p>
        </w:tc>
        <w:tc>
          <w:tcPr>
            <w:tcW w:w="3690" w:type="dxa"/>
            <w:shd w:val="clear" w:color="auto" w:fill="auto"/>
          </w:tcPr>
          <w:p w14:paraId="2E1B290B"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PayPal is unavailable.  Different payment method is required.</w:t>
            </w:r>
          </w:p>
        </w:tc>
        <w:tc>
          <w:tcPr>
            <w:tcW w:w="4320" w:type="dxa"/>
            <w:tcBorders>
              <w:right w:val="double" w:sz="4" w:space="0" w:color="auto"/>
            </w:tcBorders>
            <w:shd w:val="clear" w:color="auto" w:fill="auto"/>
          </w:tcPr>
          <w:p w14:paraId="2E1B290C"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General catch-all exception, e.g. unrecognized response from PayPal OR connection to PayPal is down OR no response from PayPal within expected time OR the Result is a negative number (i.e. a PayPal defined system error).</w:t>
            </w:r>
          </w:p>
        </w:tc>
      </w:tr>
      <w:tr w:rsidR="0019204D" w:rsidRPr="002F20F1" w14:paraId="2E1B2911" w14:textId="77777777" w:rsidTr="002F20F1">
        <w:trPr>
          <w:jc w:val="center"/>
        </w:trPr>
        <w:tc>
          <w:tcPr>
            <w:tcW w:w="1458" w:type="dxa"/>
            <w:tcBorders>
              <w:left w:val="double" w:sz="4" w:space="0" w:color="auto"/>
            </w:tcBorders>
            <w:shd w:val="clear" w:color="auto" w:fill="auto"/>
          </w:tcPr>
          <w:p w14:paraId="2E1B290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OPVE0002</w:t>
            </w:r>
          </w:p>
        </w:tc>
        <w:tc>
          <w:tcPr>
            <w:tcW w:w="3690" w:type="dxa"/>
            <w:shd w:val="clear" w:color="auto" w:fill="auto"/>
          </w:tcPr>
          <w:p w14:paraId="2E1B290F"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The credit card transaction for this order could not be processed. (status code: XXX). Change or verify credit card number.</w:t>
            </w:r>
          </w:p>
        </w:tc>
        <w:tc>
          <w:tcPr>
            <w:tcW w:w="4320" w:type="dxa"/>
            <w:tcBorders>
              <w:right w:val="double" w:sz="4" w:space="0" w:color="auto"/>
            </w:tcBorders>
            <w:shd w:val="clear" w:color="auto" w:fill="auto"/>
          </w:tcPr>
          <w:p w14:paraId="2E1B2910"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The Result (Output Field #2) is one of 12 (Declined), 23 (Invalid Account Number), 24 (Invalid Expiration Date), or 50 (Insufficient Funds Available in Account).  OR The Result (Output Field #2) is any number other than 0 (Approved), 12, 23, 24, 50, or a negative number.</w:t>
            </w:r>
          </w:p>
        </w:tc>
      </w:tr>
      <w:tr w:rsidR="0019204D" w:rsidRPr="002F20F1" w14:paraId="2E1B2915" w14:textId="77777777" w:rsidTr="002F20F1">
        <w:trPr>
          <w:jc w:val="center"/>
        </w:trPr>
        <w:tc>
          <w:tcPr>
            <w:tcW w:w="1458" w:type="dxa"/>
            <w:tcBorders>
              <w:left w:val="double" w:sz="4" w:space="0" w:color="auto"/>
            </w:tcBorders>
            <w:shd w:val="clear" w:color="auto" w:fill="auto"/>
          </w:tcPr>
          <w:p w14:paraId="2E1B2912"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OPVE0003</w:t>
            </w:r>
          </w:p>
        </w:tc>
        <w:tc>
          <w:tcPr>
            <w:tcW w:w="3690" w:type="dxa"/>
            <w:shd w:val="clear" w:color="auto" w:fill="auto"/>
          </w:tcPr>
          <w:p w14:paraId="2E1B2913"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&lt;field name&gt; unable to validate.</w:t>
            </w:r>
          </w:p>
        </w:tc>
        <w:tc>
          <w:tcPr>
            <w:tcW w:w="4320" w:type="dxa"/>
            <w:tcBorders>
              <w:right w:val="double" w:sz="4" w:space="0" w:color="auto"/>
            </w:tcBorders>
            <w:shd w:val="clear" w:color="auto" w:fill="auto"/>
          </w:tcPr>
          <w:p w14:paraId="2E1B2914"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The credit card did not pass the Mod 10 check.</w:t>
            </w:r>
          </w:p>
        </w:tc>
      </w:tr>
      <w:tr w:rsidR="0019204D" w:rsidRPr="002F20F1" w14:paraId="2E1B2919" w14:textId="77777777" w:rsidTr="002F20F1">
        <w:trPr>
          <w:jc w:val="center"/>
        </w:trPr>
        <w:tc>
          <w:tcPr>
            <w:tcW w:w="1458" w:type="dxa"/>
            <w:tcBorders>
              <w:left w:val="double" w:sz="4" w:space="0" w:color="auto"/>
            </w:tcBorders>
            <w:shd w:val="clear" w:color="auto" w:fill="auto"/>
          </w:tcPr>
          <w:p w14:paraId="2E1B2916"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OPVE0005</w:t>
            </w:r>
          </w:p>
        </w:tc>
        <w:tc>
          <w:tcPr>
            <w:tcW w:w="3690" w:type="dxa"/>
            <w:shd w:val="clear" w:color="auto" w:fill="auto"/>
          </w:tcPr>
          <w:p w14:paraId="2E1B2917"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Banking information that has been entered is not valid.  Re-enter account info.</w:t>
            </w:r>
          </w:p>
        </w:tc>
        <w:tc>
          <w:tcPr>
            <w:tcW w:w="4320" w:type="dxa"/>
            <w:tcBorders>
              <w:right w:val="double" w:sz="4" w:space="0" w:color="auto"/>
            </w:tcBorders>
            <w:shd w:val="clear" w:color="auto" w:fill="auto"/>
          </w:tcPr>
          <w:p w14:paraId="2E1B2918"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PRISM returns a 'N' (bank institution # and bank transit combination is invalid) response.</w:t>
            </w:r>
          </w:p>
        </w:tc>
      </w:tr>
      <w:tr w:rsidR="0019204D" w:rsidRPr="002F20F1" w14:paraId="2E1B291D" w14:textId="77777777" w:rsidTr="002F20F1">
        <w:trPr>
          <w:jc w:val="center"/>
        </w:trPr>
        <w:tc>
          <w:tcPr>
            <w:tcW w:w="1458" w:type="dxa"/>
            <w:tcBorders>
              <w:left w:val="double" w:sz="4" w:space="0" w:color="auto"/>
            </w:tcBorders>
            <w:shd w:val="clear" w:color="auto" w:fill="auto"/>
          </w:tcPr>
          <w:p w14:paraId="2E1B291A"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OPVE0007</w:t>
            </w:r>
          </w:p>
        </w:tc>
        <w:tc>
          <w:tcPr>
            <w:tcW w:w="3690" w:type="dxa"/>
            <w:shd w:val="clear" w:color="auto" w:fill="auto"/>
          </w:tcPr>
          <w:p w14:paraId="2E1B291B"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Address mismatch OR no credit file found.</w:t>
            </w:r>
          </w:p>
        </w:tc>
        <w:tc>
          <w:tcPr>
            <w:tcW w:w="4320" w:type="dxa"/>
            <w:tcBorders>
              <w:right w:val="double" w:sz="4" w:space="0" w:color="auto"/>
            </w:tcBorders>
            <w:shd w:val="clear" w:color="auto" w:fill="auto"/>
          </w:tcPr>
          <w:p w14:paraId="2E1B291C"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 xml:space="preserve">Equifax returns the results of the </w:t>
            </w:r>
            <w:proofErr w:type="spellStart"/>
            <w:r w:rsidRPr="002F20F1">
              <w:rPr>
                <w:rFonts w:ascii="Arial" w:hAnsi="Arial" w:cs="Arial"/>
                <w:bCs/>
                <w:sz w:val="16"/>
                <w:szCs w:val="16"/>
              </w:rPr>
              <w:t>QuickMatch</w:t>
            </w:r>
            <w:proofErr w:type="spellEnd"/>
            <w:r w:rsidRPr="002F20F1">
              <w:rPr>
                <w:rFonts w:ascii="Arial" w:hAnsi="Arial" w:cs="Arial"/>
                <w:bCs/>
                <w:sz w:val="16"/>
                <w:szCs w:val="16"/>
              </w:rPr>
              <w:t xml:space="preserve"> AVS check – address mismatch or no credit file found.</w:t>
            </w:r>
          </w:p>
        </w:tc>
      </w:tr>
      <w:tr w:rsidR="0019204D" w:rsidRPr="002F20F1" w14:paraId="2E1B2921" w14:textId="77777777" w:rsidTr="002F20F1">
        <w:trPr>
          <w:jc w:val="center"/>
        </w:trPr>
        <w:tc>
          <w:tcPr>
            <w:tcW w:w="1458" w:type="dxa"/>
            <w:tcBorders>
              <w:left w:val="double" w:sz="4" w:space="0" w:color="auto"/>
            </w:tcBorders>
            <w:shd w:val="clear" w:color="auto" w:fill="auto"/>
          </w:tcPr>
          <w:p w14:paraId="2E1B291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OPVE0008</w:t>
            </w:r>
          </w:p>
        </w:tc>
        <w:tc>
          <w:tcPr>
            <w:tcW w:w="3690" w:type="dxa"/>
            <w:shd w:val="clear" w:color="auto" w:fill="auto"/>
          </w:tcPr>
          <w:p w14:paraId="2E1B291F"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Credit card invalid.</w:t>
            </w:r>
          </w:p>
        </w:tc>
        <w:tc>
          <w:tcPr>
            <w:tcW w:w="4320" w:type="dxa"/>
            <w:tcBorders>
              <w:right w:val="double" w:sz="4" w:space="0" w:color="auto"/>
            </w:tcBorders>
            <w:shd w:val="clear" w:color="auto" w:fill="auto"/>
          </w:tcPr>
          <w:p w14:paraId="2E1B2920"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Credit Card fails Mod 10 Validation.</w:t>
            </w:r>
          </w:p>
        </w:tc>
      </w:tr>
      <w:tr w:rsidR="0019204D" w:rsidRPr="002F20F1" w14:paraId="2E1B2925" w14:textId="77777777" w:rsidTr="002F20F1">
        <w:trPr>
          <w:jc w:val="center"/>
        </w:trPr>
        <w:tc>
          <w:tcPr>
            <w:tcW w:w="1458" w:type="dxa"/>
            <w:tcBorders>
              <w:left w:val="double" w:sz="4" w:space="0" w:color="auto"/>
            </w:tcBorders>
            <w:shd w:val="clear" w:color="auto" w:fill="auto"/>
          </w:tcPr>
          <w:p w14:paraId="2E1B2922"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OPVE0010</w:t>
            </w:r>
          </w:p>
        </w:tc>
        <w:tc>
          <w:tcPr>
            <w:tcW w:w="3690" w:type="dxa"/>
            <w:shd w:val="clear" w:color="auto" w:fill="auto"/>
          </w:tcPr>
          <w:p w14:paraId="2E1B2923"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Invalid PayPal merchant identifier.</w:t>
            </w:r>
          </w:p>
        </w:tc>
        <w:tc>
          <w:tcPr>
            <w:tcW w:w="4320" w:type="dxa"/>
            <w:tcBorders>
              <w:right w:val="double" w:sz="4" w:space="0" w:color="auto"/>
            </w:tcBorders>
            <w:shd w:val="clear" w:color="auto" w:fill="auto"/>
          </w:tcPr>
          <w:p w14:paraId="2E1B2924"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If the merchant identifier was specified by the Service Consumer and the PayPal System responds with an error message that indicates an invalid merchant identifier.</w:t>
            </w:r>
          </w:p>
        </w:tc>
      </w:tr>
      <w:tr w:rsidR="0019204D" w:rsidRPr="002F20F1" w14:paraId="2E1B2929" w14:textId="77777777" w:rsidTr="002F20F1">
        <w:trPr>
          <w:jc w:val="center"/>
        </w:trPr>
        <w:tc>
          <w:tcPr>
            <w:tcW w:w="1458" w:type="dxa"/>
            <w:tcBorders>
              <w:left w:val="double" w:sz="4" w:space="0" w:color="auto"/>
            </w:tcBorders>
            <w:shd w:val="clear" w:color="auto" w:fill="auto"/>
          </w:tcPr>
          <w:p w14:paraId="2E1B2926" w14:textId="77777777" w:rsidR="0019204D" w:rsidRPr="002F20F1" w:rsidRDefault="0019204D" w:rsidP="001437A5">
            <w:pPr>
              <w:rPr>
                <w:rFonts w:ascii="Arial" w:hAnsi="Arial" w:cs="Arial"/>
                <w:bCs/>
                <w:sz w:val="16"/>
                <w:szCs w:val="16"/>
              </w:rPr>
            </w:pPr>
            <w:r w:rsidRPr="002F20F1">
              <w:rPr>
                <w:rFonts w:ascii="Arial" w:hAnsi="Arial" w:cs="Arial"/>
                <w:bCs/>
                <w:sz w:val="16"/>
                <w:szCs w:val="16"/>
              </w:rPr>
              <w:lastRenderedPageBreak/>
              <w:t>OPVE0011</w:t>
            </w:r>
          </w:p>
        </w:tc>
        <w:tc>
          <w:tcPr>
            <w:tcW w:w="3690" w:type="dxa"/>
            <w:shd w:val="clear" w:color="auto" w:fill="auto"/>
          </w:tcPr>
          <w:p w14:paraId="2E1B2927"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Invalid payment method details.</w:t>
            </w:r>
          </w:p>
        </w:tc>
        <w:tc>
          <w:tcPr>
            <w:tcW w:w="4320" w:type="dxa"/>
            <w:tcBorders>
              <w:right w:val="double" w:sz="4" w:space="0" w:color="auto"/>
            </w:tcBorders>
            <w:shd w:val="clear" w:color="auto" w:fill="auto"/>
          </w:tcPr>
          <w:p w14:paraId="2E1B2928"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If the System determines that the payment method to be validated does not contain one and only one of the following payment method types: credit card, banking information, invoiced account details.</w:t>
            </w:r>
          </w:p>
        </w:tc>
      </w:tr>
      <w:tr w:rsidR="0019204D" w:rsidRPr="002F20F1" w14:paraId="2E1B292D" w14:textId="77777777" w:rsidTr="002F20F1">
        <w:trPr>
          <w:jc w:val="center"/>
        </w:trPr>
        <w:tc>
          <w:tcPr>
            <w:tcW w:w="1458" w:type="dxa"/>
            <w:tcBorders>
              <w:left w:val="double" w:sz="4" w:space="0" w:color="auto"/>
            </w:tcBorders>
            <w:shd w:val="clear" w:color="auto" w:fill="auto"/>
          </w:tcPr>
          <w:p w14:paraId="2E1B292A"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OPVE0012</w:t>
            </w:r>
          </w:p>
        </w:tc>
        <w:tc>
          <w:tcPr>
            <w:tcW w:w="3690" w:type="dxa"/>
            <w:shd w:val="clear" w:color="auto" w:fill="auto"/>
          </w:tcPr>
          <w:p w14:paraId="2E1B292B"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Equifax encountered an error.</w:t>
            </w:r>
          </w:p>
        </w:tc>
        <w:tc>
          <w:tcPr>
            <w:tcW w:w="4320" w:type="dxa"/>
            <w:tcBorders>
              <w:right w:val="double" w:sz="4" w:space="0" w:color="auto"/>
            </w:tcBorders>
            <w:shd w:val="clear" w:color="auto" w:fill="auto"/>
          </w:tcPr>
          <w:p w14:paraId="2E1B292C"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If the Equifax service was unable to determine the address provided is a match or mismatch, due to difficulties determining the comparison file, or incomplete supplied information.  Or a general Equifax unavailability error.</w:t>
            </w:r>
          </w:p>
        </w:tc>
      </w:tr>
      <w:tr w:rsidR="0019204D" w:rsidRPr="002F20F1" w14:paraId="2E1B2931" w14:textId="77777777" w:rsidTr="002F20F1">
        <w:trPr>
          <w:jc w:val="center"/>
        </w:trPr>
        <w:tc>
          <w:tcPr>
            <w:tcW w:w="1458" w:type="dxa"/>
            <w:tcBorders>
              <w:left w:val="double" w:sz="4" w:space="0" w:color="auto"/>
            </w:tcBorders>
            <w:shd w:val="clear" w:color="auto" w:fill="auto"/>
          </w:tcPr>
          <w:p w14:paraId="2E1B292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OPVE0013</w:t>
            </w:r>
          </w:p>
        </w:tc>
        <w:tc>
          <w:tcPr>
            <w:tcW w:w="3690" w:type="dxa"/>
            <w:shd w:val="clear" w:color="auto" w:fill="auto"/>
          </w:tcPr>
          <w:p w14:paraId="2E1B292F"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Invalid security code.</w:t>
            </w:r>
          </w:p>
        </w:tc>
        <w:tc>
          <w:tcPr>
            <w:tcW w:w="4320" w:type="dxa"/>
            <w:tcBorders>
              <w:right w:val="double" w:sz="4" w:space="0" w:color="auto"/>
            </w:tcBorders>
            <w:shd w:val="clear" w:color="auto" w:fill="auto"/>
          </w:tcPr>
          <w:p w14:paraId="2E1B2930"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When the 3 digit security code is not validated by PayPal, then an error will be returned to the PV service</w:t>
            </w:r>
          </w:p>
        </w:tc>
      </w:tr>
      <w:tr w:rsidR="0019204D" w:rsidRPr="002F20F1" w14:paraId="2E1B2935" w14:textId="77777777" w:rsidTr="002F20F1">
        <w:trPr>
          <w:jc w:val="center"/>
        </w:trPr>
        <w:tc>
          <w:tcPr>
            <w:tcW w:w="1458" w:type="dxa"/>
            <w:tcBorders>
              <w:left w:val="double" w:sz="4" w:space="0" w:color="auto"/>
            </w:tcBorders>
            <w:shd w:val="clear" w:color="auto" w:fill="auto"/>
          </w:tcPr>
          <w:p w14:paraId="2E1B2932"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OPVE0014</w:t>
            </w:r>
          </w:p>
        </w:tc>
        <w:tc>
          <w:tcPr>
            <w:tcW w:w="3690" w:type="dxa"/>
            <w:shd w:val="clear" w:color="auto" w:fill="auto"/>
          </w:tcPr>
          <w:p w14:paraId="2E1B2933"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The pre-authorized payment validation facility is not yet available.</w:t>
            </w:r>
          </w:p>
        </w:tc>
        <w:tc>
          <w:tcPr>
            <w:tcW w:w="4320" w:type="dxa"/>
            <w:tcBorders>
              <w:right w:val="double" w:sz="4" w:space="0" w:color="auto"/>
            </w:tcBorders>
            <w:shd w:val="clear" w:color="auto" w:fill="auto"/>
          </w:tcPr>
          <w:p w14:paraId="2E1B2934"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The OMS link to PRISM to validate PAP information is not yet available for use.  Another payment method must be selected.</w:t>
            </w:r>
          </w:p>
        </w:tc>
      </w:tr>
      <w:tr w:rsidR="0019204D" w:rsidRPr="002F20F1" w14:paraId="2E1B2939" w14:textId="77777777" w:rsidTr="002F20F1">
        <w:trPr>
          <w:jc w:val="center"/>
        </w:trPr>
        <w:tc>
          <w:tcPr>
            <w:tcW w:w="1458" w:type="dxa"/>
            <w:tcBorders>
              <w:left w:val="double" w:sz="4" w:space="0" w:color="auto"/>
            </w:tcBorders>
            <w:shd w:val="clear" w:color="auto" w:fill="auto"/>
          </w:tcPr>
          <w:p w14:paraId="2E1B2936"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OPVE0015</w:t>
            </w:r>
          </w:p>
        </w:tc>
        <w:tc>
          <w:tcPr>
            <w:tcW w:w="3690" w:type="dxa"/>
            <w:shd w:val="clear" w:color="auto" w:fill="auto"/>
          </w:tcPr>
          <w:p w14:paraId="2E1B2937"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A fraud warning was issued for an Equifax address validation request.</w:t>
            </w:r>
          </w:p>
        </w:tc>
        <w:tc>
          <w:tcPr>
            <w:tcW w:w="4320" w:type="dxa"/>
            <w:tcBorders>
              <w:right w:val="double" w:sz="4" w:space="0" w:color="auto"/>
            </w:tcBorders>
            <w:shd w:val="clear" w:color="auto" w:fill="auto"/>
          </w:tcPr>
          <w:p w14:paraId="2E1B2938"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Reserved for future use. This is not presented back to the channel.  It is used for fraud warnings received by the service from Equifax.  These are currently being ignored.</w:t>
            </w:r>
          </w:p>
        </w:tc>
      </w:tr>
      <w:tr w:rsidR="0019204D" w:rsidRPr="002F20F1" w14:paraId="2E1B293D" w14:textId="77777777" w:rsidTr="002F20F1">
        <w:trPr>
          <w:jc w:val="center"/>
        </w:trPr>
        <w:tc>
          <w:tcPr>
            <w:tcW w:w="1458" w:type="dxa"/>
            <w:tcBorders>
              <w:left w:val="double" w:sz="4" w:space="0" w:color="auto"/>
            </w:tcBorders>
            <w:shd w:val="clear" w:color="auto" w:fill="auto"/>
          </w:tcPr>
          <w:p w14:paraId="2E1B293A"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OPVE0016</w:t>
            </w:r>
          </w:p>
        </w:tc>
        <w:tc>
          <w:tcPr>
            <w:tcW w:w="3690" w:type="dxa"/>
            <w:shd w:val="clear" w:color="auto" w:fill="auto"/>
          </w:tcPr>
          <w:p w14:paraId="2E1B293B" w14:textId="77777777" w:rsidR="0019204D" w:rsidRPr="002F20F1" w:rsidRDefault="0019204D" w:rsidP="002F20F1">
            <w:pPr>
              <w:spacing w:line="360" w:lineRule="auto"/>
              <w:rPr>
                <w:rFonts w:ascii="Arial" w:hAnsi="Arial" w:cs="Arial"/>
                <w:bCs/>
                <w:sz w:val="16"/>
                <w:szCs w:val="16"/>
              </w:rPr>
            </w:pPr>
            <w:r w:rsidRPr="002F20F1">
              <w:rPr>
                <w:rFonts w:ascii="Arial" w:hAnsi="Arial" w:cs="Arial"/>
                <w:bCs/>
                <w:sz w:val="16"/>
                <w:szCs w:val="16"/>
              </w:rPr>
              <w:t>Verify the security code on the back of the credit card.</w:t>
            </w:r>
          </w:p>
        </w:tc>
        <w:tc>
          <w:tcPr>
            <w:tcW w:w="4320" w:type="dxa"/>
            <w:tcBorders>
              <w:right w:val="double" w:sz="4" w:space="0" w:color="auto"/>
            </w:tcBorders>
            <w:shd w:val="clear" w:color="auto" w:fill="auto"/>
          </w:tcPr>
          <w:p w14:paraId="2E1B293C" w14:textId="77777777" w:rsidR="0019204D" w:rsidRPr="002F20F1" w:rsidRDefault="0019204D" w:rsidP="002F20F1">
            <w:pPr>
              <w:spacing w:line="360" w:lineRule="auto"/>
              <w:jc w:val="left"/>
              <w:rPr>
                <w:rFonts w:ascii="Arial" w:hAnsi="Arial" w:cs="Arial"/>
                <w:bCs/>
                <w:sz w:val="16"/>
                <w:szCs w:val="16"/>
              </w:rPr>
            </w:pPr>
            <w:r w:rsidRPr="002F20F1">
              <w:rPr>
                <w:rFonts w:ascii="Arial" w:hAnsi="Arial" w:cs="Arial"/>
                <w:bCs/>
                <w:sz w:val="16"/>
                <w:szCs w:val="16"/>
              </w:rPr>
              <w:t>The credit card security code is not the correct length for the card type entered.(3 for VISA, MasterCard, 4 digits for AMEX)</w:t>
            </w:r>
          </w:p>
        </w:tc>
      </w:tr>
      <w:tr w:rsidR="0019204D" w:rsidRPr="002F20F1" w14:paraId="2E1B2941" w14:textId="77777777" w:rsidTr="002F20F1">
        <w:trPr>
          <w:jc w:val="center"/>
        </w:trPr>
        <w:tc>
          <w:tcPr>
            <w:tcW w:w="1458" w:type="dxa"/>
            <w:tcBorders>
              <w:left w:val="double" w:sz="4" w:space="0" w:color="auto"/>
              <w:bottom w:val="double" w:sz="4" w:space="0" w:color="auto"/>
            </w:tcBorders>
            <w:shd w:val="clear" w:color="auto" w:fill="auto"/>
          </w:tcPr>
          <w:p w14:paraId="2E1B293E" w14:textId="77777777" w:rsidR="0019204D" w:rsidRPr="002F20F1" w:rsidRDefault="0019204D" w:rsidP="001437A5">
            <w:pPr>
              <w:rPr>
                <w:rFonts w:ascii="Arial" w:hAnsi="Arial" w:cs="Arial"/>
                <w:bCs/>
                <w:sz w:val="16"/>
                <w:szCs w:val="16"/>
              </w:rPr>
            </w:pPr>
            <w:r w:rsidRPr="002F20F1">
              <w:rPr>
                <w:rFonts w:ascii="Arial" w:hAnsi="Arial" w:cs="Arial"/>
                <w:bCs/>
                <w:sz w:val="16"/>
                <w:szCs w:val="16"/>
              </w:rPr>
              <w:t>OPVW004</w:t>
            </w:r>
          </w:p>
        </w:tc>
        <w:tc>
          <w:tcPr>
            <w:tcW w:w="3690" w:type="dxa"/>
            <w:tcBorders>
              <w:bottom w:val="double" w:sz="4" w:space="0" w:color="auto"/>
            </w:tcBorders>
            <w:shd w:val="clear" w:color="auto" w:fill="auto"/>
          </w:tcPr>
          <w:p w14:paraId="2E1B293F" w14:textId="77777777" w:rsidR="0019204D" w:rsidRPr="002F20F1" w:rsidRDefault="0019204D" w:rsidP="002F20F1">
            <w:pPr>
              <w:spacing w:line="360" w:lineRule="auto"/>
              <w:rPr>
                <w:rFonts w:ascii="Arial" w:hAnsi="Arial" w:cs="Arial"/>
                <w:sz w:val="16"/>
                <w:szCs w:val="16"/>
              </w:rPr>
            </w:pPr>
            <w:r w:rsidRPr="002F20F1">
              <w:rPr>
                <w:rFonts w:ascii="Arial" w:hAnsi="Arial" w:cs="Arial"/>
                <w:sz w:val="16"/>
                <w:szCs w:val="16"/>
              </w:rPr>
              <w:t>PRISM is not available.</w:t>
            </w:r>
          </w:p>
        </w:tc>
        <w:tc>
          <w:tcPr>
            <w:tcW w:w="4320" w:type="dxa"/>
            <w:tcBorders>
              <w:bottom w:val="double" w:sz="4" w:space="0" w:color="auto"/>
              <w:right w:val="double" w:sz="4" w:space="0" w:color="auto"/>
            </w:tcBorders>
            <w:shd w:val="clear" w:color="auto" w:fill="auto"/>
          </w:tcPr>
          <w:p w14:paraId="2E1B2940" w14:textId="77777777" w:rsidR="0019204D" w:rsidRPr="002F20F1" w:rsidRDefault="0019204D" w:rsidP="002F20F1">
            <w:pPr>
              <w:spacing w:line="360" w:lineRule="auto"/>
              <w:jc w:val="left"/>
              <w:rPr>
                <w:rFonts w:ascii="Arial" w:hAnsi="Arial" w:cs="Arial"/>
                <w:sz w:val="16"/>
                <w:szCs w:val="16"/>
              </w:rPr>
            </w:pPr>
            <w:r w:rsidRPr="002F20F1">
              <w:rPr>
                <w:rFonts w:ascii="Arial" w:hAnsi="Arial" w:cs="Arial"/>
                <w:sz w:val="16"/>
                <w:szCs w:val="16"/>
              </w:rPr>
              <w:t>Connection to PRISM is down, or no response from PRISM within expected time.</w:t>
            </w:r>
          </w:p>
        </w:tc>
      </w:tr>
    </w:tbl>
    <w:p w14:paraId="2E1B2942" w14:textId="77777777" w:rsidR="0019204D" w:rsidRDefault="0019204D" w:rsidP="00CF3B09">
      <w:pPr>
        <w:rPr>
          <w:b/>
          <w:bCs/>
          <w:i/>
          <w:iCs/>
        </w:rPr>
      </w:pPr>
    </w:p>
    <w:p w14:paraId="2E1B2943" w14:textId="77777777" w:rsidR="00CF3B09" w:rsidRPr="0019204D" w:rsidRDefault="00CF3B09" w:rsidP="006C568F">
      <w:pPr>
        <w:rPr>
          <w:i/>
          <w:iCs/>
        </w:rPr>
      </w:pPr>
      <w:r w:rsidRPr="005C06F3">
        <w:rPr>
          <w:b/>
          <w:bCs/>
          <w:i/>
          <w:iCs/>
        </w:rPr>
        <w:t>Source:</w:t>
      </w:r>
      <w:r w:rsidRPr="005C06F3">
        <w:rPr>
          <w:i/>
          <w:iCs/>
        </w:rPr>
        <w:t xml:space="preserve"> </w:t>
      </w:r>
      <w:r>
        <w:rPr>
          <w:i/>
          <w:iCs/>
        </w:rPr>
        <w:t>DTS-PS – Payment Validation Operation v0.5.doc</w:t>
      </w:r>
    </w:p>
    <w:p w14:paraId="2E1B2944" w14:textId="77777777" w:rsidR="00121CFE" w:rsidRPr="00B226FA" w:rsidRDefault="00CF3B09" w:rsidP="00121CFE">
      <w:pPr>
        <w:pStyle w:val="Heading2"/>
        <w:numPr>
          <w:ilvl w:val="0"/>
          <w:numId w:val="0"/>
        </w:numPr>
        <w:rPr>
          <w:lang w:val="fr-CA"/>
        </w:rPr>
      </w:pPr>
      <w:r w:rsidRPr="00B226FA">
        <w:rPr>
          <w:lang w:val="fr-CA"/>
        </w:rPr>
        <w:br w:type="page"/>
      </w:r>
      <w:bookmarkStart w:id="2001" w:name="_Toc352915525"/>
      <w:r w:rsidR="006E1A55" w:rsidRPr="00B226FA">
        <w:rPr>
          <w:lang w:val="fr-CA"/>
        </w:rPr>
        <w:lastRenderedPageBreak/>
        <w:t>B</w:t>
      </w:r>
      <w:r w:rsidRPr="00B226FA">
        <w:rPr>
          <w:lang w:val="fr-CA"/>
        </w:rPr>
        <w:t>.2 DTS-</w:t>
      </w:r>
      <w:r w:rsidR="00B226FA" w:rsidRPr="00B226FA">
        <w:rPr>
          <w:lang w:val="fr-CA"/>
        </w:rPr>
        <w:t>RTS</w:t>
      </w:r>
      <w:r w:rsidRPr="00B226FA">
        <w:rPr>
          <w:lang w:val="fr-CA"/>
        </w:rPr>
        <w:t xml:space="preserve"> </w:t>
      </w:r>
      <w:proofErr w:type="spellStart"/>
      <w:r w:rsidR="00121CFE" w:rsidRPr="00B226FA">
        <w:rPr>
          <w:lang w:val="fr-CA"/>
        </w:rPr>
        <w:t>Error</w:t>
      </w:r>
      <w:proofErr w:type="spellEnd"/>
      <w:r w:rsidR="00121CFE" w:rsidRPr="00B226FA">
        <w:rPr>
          <w:lang w:val="fr-CA"/>
        </w:rPr>
        <w:t xml:space="preserve"> Codes</w:t>
      </w:r>
      <w:bookmarkEnd w:id="20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215"/>
        <w:gridCol w:w="2216"/>
        <w:gridCol w:w="2216"/>
      </w:tblGrid>
      <w:tr w:rsidR="0019204D" w14:paraId="2E1B2949" w14:textId="77777777" w:rsidTr="002F20F1">
        <w:trPr>
          <w:tblHeader/>
        </w:trPr>
        <w:tc>
          <w:tcPr>
            <w:tcW w:w="2215" w:type="dxa"/>
            <w:tcBorders>
              <w:top w:val="double" w:sz="4" w:space="0" w:color="auto"/>
              <w:left w:val="double" w:sz="4" w:space="0" w:color="auto"/>
            </w:tcBorders>
            <w:shd w:val="pct10" w:color="auto" w:fill="auto"/>
          </w:tcPr>
          <w:p w14:paraId="2E1B2945" w14:textId="77777777" w:rsidR="0019204D" w:rsidRPr="002F20F1" w:rsidRDefault="0019204D" w:rsidP="0019204D">
            <w:pPr>
              <w:pStyle w:val="TableHeading"/>
              <w:rPr>
                <w:rFonts w:cs="Arial"/>
                <w:szCs w:val="16"/>
                <w:lang w:val="en-CA"/>
              </w:rPr>
            </w:pPr>
            <w:r w:rsidRPr="002F20F1">
              <w:rPr>
                <w:rFonts w:cs="Arial"/>
                <w:bCs/>
                <w:szCs w:val="16"/>
              </w:rPr>
              <w:t>Status Code</w:t>
            </w:r>
          </w:p>
        </w:tc>
        <w:tc>
          <w:tcPr>
            <w:tcW w:w="2215" w:type="dxa"/>
            <w:tcBorders>
              <w:top w:val="double" w:sz="4" w:space="0" w:color="auto"/>
            </w:tcBorders>
            <w:shd w:val="pct10" w:color="auto" w:fill="auto"/>
          </w:tcPr>
          <w:p w14:paraId="2E1B2946" w14:textId="77777777" w:rsidR="0019204D" w:rsidRPr="002F20F1" w:rsidRDefault="0019204D" w:rsidP="0019204D">
            <w:pPr>
              <w:pStyle w:val="TableHeading"/>
              <w:rPr>
                <w:rFonts w:cs="Arial"/>
                <w:szCs w:val="16"/>
                <w:lang w:val="en-CA"/>
              </w:rPr>
            </w:pPr>
            <w:r w:rsidRPr="002F20F1">
              <w:rPr>
                <w:rFonts w:cs="Arial"/>
                <w:bCs/>
                <w:szCs w:val="16"/>
              </w:rPr>
              <w:t>Description</w:t>
            </w:r>
          </w:p>
        </w:tc>
        <w:tc>
          <w:tcPr>
            <w:tcW w:w="2216" w:type="dxa"/>
            <w:tcBorders>
              <w:top w:val="double" w:sz="4" w:space="0" w:color="auto"/>
            </w:tcBorders>
            <w:shd w:val="pct10" w:color="auto" w:fill="auto"/>
          </w:tcPr>
          <w:p w14:paraId="2E1B2947" w14:textId="77777777" w:rsidR="0019204D" w:rsidRPr="002F20F1" w:rsidRDefault="0019204D" w:rsidP="0019204D">
            <w:pPr>
              <w:pStyle w:val="TableHeading"/>
              <w:rPr>
                <w:rFonts w:cs="Arial"/>
                <w:szCs w:val="16"/>
                <w:lang w:val="en-CA"/>
              </w:rPr>
            </w:pPr>
            <w:r w:rsidRPr="002F20F1">
              <w:rPr>
                <w:rFonts w:cs="Arial"/>
                <w:bCs/>
                <w:szCs w:val="16"/>
              </w:rPr>
              <w:t>Conditions when the error is raised</w:t>
            </w:r>
          </w:p>
        </w:tc>
        <w:tc>
          <w:tcPr>
            <w:tcW w:w="2216" w:type="dxa"/>
            <w:tcBorders>
              <w:top w:val="double" w:sz="4" w:space="0" w:color="auto"/>
              <w:right w:val="double" w:sz="4" w:space="0" w:color="auto"/>
            </w:tcBorders>
            <w:shd w:val="pct10" w:color="auto" w:fill="auto"/>
          </w:tcPr>
          <w:p w14:paraId="2E1B2948" w14:textId="77777777" w:rsidR="0019204D" w:rsidRPr="002F20F1" w:rsidRDefault="00EE16A3" w:rsidP="00EE16A3">
            <w:pPr>
              <w:pStyle w:val="TableHeading"/>
              <w:rPr>
                <w:rFonts w:cs="Arial"/>
                <w:bCs/>
                <w:szCs w:val="16"/>
              </w:rPr>
            </w:pPr>
            <w:r>
              <w:rPr>
                <w:rFonts w:cs="Arial"/>
                <w:bCs/>
                <w:szCs w:val="16"/>
              </w:rPr>
              <w:t>DTS-</w:t>
            </w:r>
            <w:r w:rsidR="0096586E">
              <w:rPr>
                <w:rFonts w:cs="Arial"/>
                <w:bCs/>
                <w:szCs w:val="16"/>
              </w:rPr>
              <w:t>PVS</w:t>
            </w:r>
            <w:r w:rsidR="0019204D" w:rsidRPr="002F20F1">
              <w:rPr>
                <w:rFonts w:cs="Arial"/>
                <w:bCs/>
                <w:szCs w:val="16"/>
              </w:rPr>
              <w:t xml:space="preserve"> Error Code Mapping</w:t>
            </w:r>
          </w:p>
        </w:tc>
      </w:tr>
      <w:tr w:rsidR="0019204D" w14:paraId="2E1B294E" w14:textId="77777777" w:rsidTr="002F20F1">
        <w:tc>
          <w:tcPr>
            <w:tcW w:w="2215" w:type="dxa"/>
            <w:tcBorders>
              <w:left w:val="double" w:sz="4" w:space="0" w:color="auto"/>
            </w:tcBorders>
            <w:shd w:val="clear" w:color="auto" w:fill="auto"/>
          </w:tcPr>
          <w:p w14:paraId="2E1B294A" w14:textId="77777777" w:rsidR="0019204D" w:rsidRPr="002F20F1" w:rsidRDefault="0019204D" w:rsidP="0019204D">
            <w:pPr>
              <w:pStyle w:val="TableHeading"/>
              <w:rPr>
                <w:rFonts w:cs="Arial"/>
                <w:b w:val="0"/>
                <w:szCs w:val="16"/>
                <w:lang w:val="en-CA"/>
              </w:rPr>
            </w:pPr>
            <w:r w:rsidRPr="002F20F1">
              <w:rPr>
                <w:rFonts w:cs="Arial"/>
                <w:b w:val="0"/>
                <w:szCs w:val="16"/>
              </w:rPr>
              <w:t>DTS000</w:t>
            </w:r>
          </w:p>
        </w:tc>
        <w:tc>
          <w:tcPr>
            <w:tcW w:w="2215" w:type="dxa"/>
            <w:shd w:val="clear" w:color="auto" w:fill="auto"/>
          </w:tcPr>
          <w:p w14:paraId="2E1B294B" w14:textId="77777777" w:rsidR="0019204D" w:rsidRPr="002F20F1" w:rsidRDefault="0019204D" w:rsidP="0019204D">
            <w:pPr>
              <w:pStyle w:val="TableHeading"/>
              <w:rPr>
                <w:rFonts w:cs="Arial"/>
                <w:b w:val="0"/>
                <w:szCs w:val="16"/>
                <w:lang w:val="en-CA"/>
              </w:rPr>
            </w:pPr>
            <w:r w:rsidRPr="002F20F1">
              <w:rPr>
                <w:rFonts w:cs="Arial"/>
                <w:b w:val="0"/>
                <w:szCs w:val="16"/>
              </w:rPr>
              <w:t>Success status code</w:t>
            </w:r>
          </w:p>
        </w:tc>
        <w:tc>
          <w:tcPr>
            <w:tcW w:w="2216" w:type="dxa"/>
            <w:shd w:val="clear" w:color="auto" w:fill="auto"/>
          </w:tcPr>
          <w:p w14:paraId="2E1B294C" w14:textId="77777777" w:rsidR="0019204D" w:rsidRPr="002F20F1" w:rsidRDefault="0019204D" w:rsidP="0019204D">
            <w:pPr>
              <w:pStyle w:val="TableHeading"/>
              <w:rPr>
                <w:rFonts w:cs="Arial"/>
                <w:b w:val="0"/>
                <w:szCs w:val="16"/>
                <w:lang w:val="en-CA"/>
              </w:rPr>
            </w:pPr>
            <w:r w:rsidRPr="002F20F1">
              <w:rPr>
                <w:rFonts w:cs="Arial"/>
                <w:b w:val="0"/>
                <w:szCs w:val="16"/>
                <w:lang w:val="en-CA"/>
              </w:rPr>
              <w:t>Any Successful Scenario</w:t>
            </w:r>
          </w:p>
        </w:tc>
        <w:tc>
          <w:tcPr>
            <w:tcW w:w="2216" w:type="dxa"/>
            <w:tcBorders>
              <w:right w:val="double" w:sz="4" w:space="0" w:color="auto"/>
            </w:tcBorders>
            <w:shd w:val="clear" w:color="auto" w:fill="auto"/>
          </w:tcPr>
          <w:p w14:paraId="2E1B294D" w14:textId="77777777" w:rsidR="0019204D" w:rsidRPr="002F20F1" w:rsidRDefault="0019204D" w:rsidP="0019204D">
            <w:pPr>
              <w:pStyle w:val="TableHeading"/>
              <w:rPr>
                <w:rFonts w:cs="Arial"/>
                <w:b w:val="0"/>
                <w:szCs w:val="16"/>
                <w:lang w:val="en-CA"/>
              </w:rPr>
            </w:pPr>
            <w:r w:rsidRPr="002F20F1">
              <w:rPr>
                <w:rFonts w:cs="Arial"/>
                <w:b w:val="0"/>
                <w:szCs w:val="16"/>
                <w:lang w:val="en-CA"/>
              </w:rPr>
              <w:t>N/A</w:t>
            </w:r>
          </w:p>
        </w:tc>
      </w:tr>
      <w:tr w:rsidR="0019204D" w14:paraId="2E1B2954" w14:textId="77777777" w:rsidTr="002F20F1">
        <w:tc>
          <w:tcPr>
            <w:tcW w:w="2215" w:type="dxa"/>
            <w:tcBorders>
              <w:left w:val="double" w:sz="4" w:space="0" w:color="auto"/>
            </w:tcBorders>
            <w:shd w:val="clear" w:color="auto" w:fill="auto"/>
          </w:tcPr>
          <w:p w14:paraId="2E1B294F" w14:textId="77777777" w:rsidR="0019204D" w:rsidRPr="002F20F1" w:rsidRDefault="0019204D" w:rsidP="0019204D">
            <w:pPr>
              <w:pStyle w:val="TableHeading"/>
              <w:rPr>
                <w:rFonts w:cs="Arial"/>
                <w:b w:val="0"/>
                <w:szCs w:val="16"/>
                <w:lang w:val="en-CA"/>
              </w:rPr>
            </w:pPr>
            <w:r w:rsidRPr="002F20F1">
              <w:rPr>
                <w:rFonts w:cs="Arial"/>
                <w:b w:val="0"/>
                <w:szCs w:val="16"/>
              </w:rPr>
              <w:t>DTSE0001</w:t>
            </w:r>
          </w:p>
        </w:tc>
        <w:tc>
          <w:tcPr>
            <w:tcW w:w="2215" w:type="dxa"/>
            <w:shd w:val="clear" w:color="auto" w:fill="auto"/>
          </w:tcPr>
          <w:p w14:paraId="2E1B2950" w14:textId="77777777" w:rsidR="0019204D" w:rsidRPr="002F20F1" w:rsidRDefault="0019204D" w:rsidP="0019204D">
            <w:pPr>
              <w:pStyle w:val="TableHeading"/>
              <w:rPr>
                <w:rFonts w:cs="Arial"/>
                <w:b w:val="0"/>
                <w:szCs w:val="16"/>
              </w:rPr>
            </w:pPr>
            <w:r w:rsidRPr="002F20F1">
              <w:rPr>
                <w:rFonts w:cs="Arial"/>
                <w:b w:val="0"/>
                <w:szCs w:val="16"/>
              </w:rPr>
              <w:t>Internal DTS</w:t>
            </w:r>
            <w:r w:rsidR="00B226FA">
              <w:rPr>
                <w:rFonts w:cs="Arial"/>
                <w:b w:val="0"/>
                <w:szCs w:val="16"/>
              </w:rPr>
              <w:t xml:space="preserve"> </w:t>
            </w:r>
            <w:r w:rsidRPr="002F20F1">
              <w:rPr>
                <w:rFonts w:cs="Arial"/>
                <w:b w:val="0"/>
                <w:szCs w:val="16"/>
              </w:rPr>
              <w:t>Communication Failure</w:t>
            </w:r>
          </w:p>
          <w:p w14:paraId="2E1B2951" w14:textId="77777777" w:rsidR="0019204D" w:rsidRPr="002F20F1" w:rsidRDefault="0019204D" w:rsidP="0019204D">
            <w:pPr>
              <w:rPr>
                <w:rFonts w:cs="Arial"/>
                <w:sz w:val="16"/>
                <w:szCs w:val="16"/>
              </w:rPr>
            </w:pPr>
            <w:r w:rsidRPr="002F20F1">
              <w:rPr>
                <w:rFonts w:cs="Arial"/>
                <w:sz w:val="16"/>
                <w:szCs w:val="16"/>
              </w:rPr>
              <w:t>DTS</w:t>
            </w:r>
            <w:r w:rsidR="00B226FA">
              <w:rPr>
                <w:rFonts w:cs="Arial"/>
                <w:sz w:val="16"/>
                <w:szCs w:val="16"/>
              </w:rPr>
              <w:t>-RTS</w:t>
            </w:r>
            <w:r w:rsidRPr="002F20F1">
              <w:rPr>
                <w:rFonts w:cs="Arial"/>
                <w:sz w:val="16"/>
                <w:szCs w:val="16"/>
              </w:rPr>
              <w:t xml:space="preserve"> will return this error code for an authentication fails or unknown Internal DTS</w:t>
            </w:r>
            <w:r w:rsidR="00B226FA">
              <w:rPr>
                <w:rFonts w:cs="Arial"/>
                <w:sz w:val="16"/>
                <w:szCs w:val="16"/>
              </w:rPr>
              <w:t>-RTS</w:t>
            </w:r>
            <w:r w:rsidRPr="002F20F1">
              <w:rPr>
                <w:rFonts w:cs="Arial"/>
                <w:sz w:val="16"/>
                <w:szCs w:val="16"/>
              </w:rPr>
              <w:t xml:space="preserve"> Error</w:t>
            </w:r>
          </w:p>
        </w:tc>
        <w:tc>
          <w:tcPr>
            <w:tcW w:w="2216" w:type="dxa"/>
            <w:shd w:val="clear" w:color="auto" w:fill="auto"/>
          </w:tcPr>
          <w:p w14:paraId="2E1B2952" w14:textId="77777777" w:rsidR="0019204D" w:rsidRPr="002F20F1" w:rsidRDefault="0019204D" w:rsidP="0019204D">
            <w:pPr>
              <w:rPr>
                <w:rFonts w:cs="Arial"/>
                <w:sz w:val="16"/>
                <w:szCs w:val="16"/>
              </w:rPr>
            </w:pPr>
            <w:r w:rsidRPr="002F20F1">
              <w:rPr>
                <w:rFonts w:cs="Arial"/>
                <w:sz w:val="16"/>
                <w:szCs w:val="16"/>
              </w:rPr>
              <w:t>When any DTS</w:t>
            </w:r>
            <w:r w:rsidR="00B226FA">
              <w:rPr>
                <w:rFonts w:cs="Arial"/>
                <w:sz w:val="16"/>
                <w:szCs w:val="16"/>
              </w:rPr>
              <w:t>-RTS</w:t>
            </w:r>
            <w:r w:rsidRPr="002F20F1">
              <w:rPr>
                <w:rFonts w:cs="Arial"/>
                <w:sz w:val="16"/>
                <w:szCs w:val="16"/>
              </w:rPr>
              <w:t xml:space="preserve"> Internal error happened including a failed authentication.</w:t>
            </w:r>
          </w:p>
        </w:tc>
        <w:tc>
          <w:tcPr>
            <w:tcW w:w="2216" w:type="dxa"/>
            <w:tcBorders>
              <w:right w:val="double" w:sz="4" w:space="0" w:color="auto"/>
            </w:tcBorders>
            <w:shd w:val="clear" w:color="auto" w:fill="auto"/>
          </w:tcPr>
          <w:p w14:paraId="2E1B2953" w14:textId="77777777" w:rsidR="0019204D" w:rsidRPr="002F20F1" w:rsidRDefault="0019204D" w:rsidP="0019204D">
            <w:pPr>
              <w:rPr>
                <w:rFonts w:cs="Arial"/>
                <w:sz w:val="16"/>
                <w:szCs w:val="16"/>
              </w:rPr>
            </w:pPr>
            <w:r w:rsidRPr="002F20F1">
              <w:rPr>
                <w:rFonts w:cs="Arial"/>
                <w:sz w:val="16"/>
                <w:szCs w:val="16"/>
              </w:rPr>
              <w:t>OMSE0005</w:t>
            </w:r>
          </w:p>
        </w:tc>
      </w:tr>
      <w:tr w:rsidR="0019204D" w14:paraId="2E1B2959" w14:textId="77777777" w:rsidTr="002F20F1">
        <w:tc>
          <w:tcPr>
            <w:tcW w:w="2215" w:type="dxa"/>
            <w:tcBorders>
              <w:left w:val="double" w:sz="4" w:space="0" w:color="auto"/>
            </w:tcBorders>
            <w:shd w:val="clear" w:color="auto" w:fill="auto"/>
          </w:tcPr>
          <w:p w14:paraId="2E1B2955" w14:textId="77777777" w:rsidR="0019204D" w:rsidRPr="002F20F1" w:rsidRDefault="0019204D" w:rsidP="0019204D">
            <w:pPr>
              <w:pStyle w:val="TableHeading"/>
              <w:rPr>
                <w:rFonts w:cs="Arial"/>
                <w:b w:val="0"/>
                <w:szCs w:val="16"/>
              </w:rPr>
            </w:pPr>
            <w:r w:rsidRPr="002F20F1">
              <w:rPr>
                <w:rFonts w:cs="Arial"/>
                <w:b w:val="0"/>
                <w:szCs w:val="16"/>
              </w:rPr>
              <w:t>DTSE0101</w:t>
            </w:r>
          </w:p>
        </w:tc>
        <w:tc>
          <w:tcPr>
            <w:tcW w:w="2215" w:type="dxa"/>
            <w:shd w:val="clear" w:color="auto" w:fill="auto"/>
          </w:tcPr>
          <w:p w14:paraId="2E1B2956" w14:textId="77777777" w:rsidR="0019204D" w:rsidRPr="002F20F1" w:rsidRDefault="0019204D" w:rsidP="0019204D">
            <w:pPr>
              <w:pStyle w:val="TableHeading"/>
              <w:rPr>
                <w:rFonts w:cs="Arial"/>
                <w:b w:val="0"/>
                <w:szCs w:val="16"/>
              </w:rPr>
            </w:pPr>
            <w:r w:rsidRPr="002F20F1">
              <w:rPr>
                <w:rFonts w:cs="Arial"/>
                <w:b w:val="0"/>
                <w:szCs w:val="16"/>
              </w:rPr>
              <w:t>PAN failed LUHN-10 Check</w:t>
            </w:r>
          </w:p>
        </w:tc>
        <w:tc>
          <w:tcPr>
            <w:tcW w:w="2216" w:type="dxa"/>
            <w:shd w:val="clear" w:color="auto" w:fill="auto"/>
          </w:tcPr>
          <w:p w14:paraId="2E1B2957" w14:textId="77777777" w:rsidR="0019204D" w:rsidRPr="002F20F1" w:rsidRDefault="0019204D" w:rsidP="0019204D">
            <w:pPr>
              <w:pStyle w:val="TableHeading"/>
              <w:rPr>
                <w:rFonts w:cs="Arial"/>
                <w:b w:val="0"/>
                <w:szCs w:val="16"/>
              </w:rPr>
            </w:pPr>
            <w:r w:rsidRPr="002F20F1">
              <w:rPr>
                <w:rFonts w:cs="Arial"/>
                <w:b w:val="0"/>
                <w:szCs w:val="16"/>
              </w:rPr>
              <w:t>When a pan failed the LUHN-10 Check Algorithm.</w:t>
            </w:r>
          </w:p>
        </w:tc>
        <w:tc>
          <w:tcPr>
            <w:tcW w:w="2216" w:type="dxa"/>
            <w:tcBorders>
              <w:right w:val="double" w:sz="4" w:space="0" w:color="auto"/>
            </w:tcBorders>
            <w:shd w:val="clear" w:color="auto" w:fill="auto"/>
          </w:tcPr>
          <w:p w14:paraId="2E1B2958" w14:textId="77777777" w:rsidR="0019204D" w:rsidRPr="002F20F1" w:rsidRDefault="0019204D" w:rsidP="0019204D">
            <w:pPr>
              <w:pStyle w:val="TableHeading"/>
              <w:rPr>
                <w:rFonts w:cs="Arial"/>
                <w:b w:val="0"/>
                <w:szCs w:val="16"/>
              </w:rPr>
            </w:pPr>
            <w:r w:rsidRPr="002F20F1">
              <w:rPr>
                <w:rFonts w:cs="Arial"/>
                <w:b w:val="0"/>
                <w:szCs w:val="16"/>
              </w:rPr>
              <w:t>OPVE0008</w:t>
            </w:r>
          </w:p>
        </w:tc>
      </w:tr>
      <w:tr w:rsidR="0019204D" w14:paraId="2E1B295E" w14:textId="77777777" w:rsidTr="002F20F1">
        <w:tc>
          <w:tcPr>
            <w:tcW w:w="2215" w:type="dxa"/>
            <w:tcBorders>
              <w:left w:val="double" w:sz="4" w:space="0" w:color="auto"/>
            </w:tcBorders>
            <w:shd w:val="clear" w:color="auto" w:fill="auto"/>
          </w:tcPr>
          <w:p w14:paraId="2E1B295A" w14:textId="77777777" w:rsidR="0019204D" w:rsidRPr="002F20F1" w:rsidRDefault="0019204D" w:rsidP="0019204D">
            <w:pPr>
              <w:pStyle w:val="TableHeading"/>
              <w:rPr>
                <w:rFonts w:cs="Arial"/>
                <w:b w:val="0"/>
                <w:szCs w:val="16"/>
              </w:rPr>
            </w:pPr>
            <w:r w:rsidRPr="002F20F1">
              <w:rPr>
                <w:rFonts w:cs="Arial"/>
                <w:b w:val="0"/>
                <w:szCs w:val="16"/>
              </w:rPr>
              <w:t>DTSE0102</w:t>
            </w:r>
          </w:p>
        </w:tc>
        <w:tc>
          <w:tcPr>
            <w:tcW w:w="2215" w:type="dxa"/>
            <w:shd w:val="clear" w:color="auto" w:fill="auto"/>
          </w:tcPr>
          <w:p w14:paraId="2E1B295B" w14:textId="77777777" w:rsidR="0019204D" w:rsidRPr="002F20F1" w:rsidRDefault="0019204D" w:rsidP="0019204D">
            <w:pPr>
              <w:pStyle w:val="TableHeading"/>
              <w:rPr>
                <w:rFonts w:cs="Arial"/>
                <w:b w:val="0"/>
                <w:szCs w:val="16"/>
              </w:rPr>
            </w:pPr>
            <w:r w:rsidRPr="002F20F1">
              <w:rPr>
                <w:rFonts w:cs="Arial"/>
                <w:b w:val="0"/>
                <w:szCs w:val="16"/>
              </w:rPr>
              <w:t>Token failed LUHN-10 check</w:t>
            </w:r>
          </w:p>
        </w:tc>
        <w:tc>
          <w:tcPr>
            <w:tcW w:w="2216" w:type="dxa"/>
            <w:shd w:val="clear" w:color="auto" w:fill="auto"/>
          </w:tcPr>
          <w:p w14:paraId="2E1B295C" w14:textId="77777777" w:rsidR="0019204D" w:rsidRPr="002F20F1" w:rsidRDefault="0019204D" w:rsidP="0019204D">
            <w:pPr>
              <w:pStyle w:val="TableHeading"/>
              <w:rPr>
                <w:rFonts w:cs="Arial"/>
                <w:b w:val="0"/>
                <w:szCs w:val="16"/>
              </w:rPr>
            </w:pPr>
            <w:r w:rsidRPr="002F20F1">
              <w:rPr>
                <w:rFonts w:cs="Arial"/>
                <w:b w:val="0"/>
                <w:szCs w:val="16"/>
              </w:rPr>
              <w:t>When a token failed the LUHN-10 Check Algorithm.</w:t>
            </w:r>
          </w:p>
        </w:tc>
        <w:tc>
          <w:tcPr>
            <w:tcW w:w="2216" w:type="dxa"/>
            <w:tcBorders>
              <w:right w:val="double" w:sz="4" w:space="0" w:color="auto"/>
            </w:tcBorders>
            <w:shd w:val="clear" w:color="auto" w:fill="auto"/>
          </w:tcPr>
          <w:p w14:paraId="2E1B295D" w14:textId="77777777" w:rsidR="0019204D" w:rsidRPr="002F20F1" w:rsidRDefault="0019204D" w:rsidP="0019204D">
            <w:pPr>
              <w:pStyle w:val="TableHeading"/>
              <w:rPr>
                <w:rFonts w:cs="Arial"/>
                <w:b w:val="0"/>
                <w:szCs w:val="16"/>
              </w:rPr>
            </w:pPr>
            <w:r w:rsidRPr="002F20F1">
              <w:rPr>
                <w:rFonts w:cs="Arial"/>
                <w:b w:val="0"/>
                <w:szCs w:val="16"/>
              </w:rPr>
              <w:t>OPVE0008</w:t>
            </w:r>
          </w:p>
        </w:tc>
      </w:tr>
      <w:tr w:rsidR="0019204D" w14:paraId="2E1B2963" w14:textId="77777777" w:rsidTr="002F20F1">
        <w:tc>
          <w:tcPr>
            <w:tcW w:w="2215" w:type="dxa"/>
            <w:tcBorders>
              <w:left w:val="double" w:sz="4" w:space="0" w:color="auto"/>
            </w:tcBorders>
            <w:shd w:val="clear" w:color="auto" w:fill="auto"/>
          </w:tcPr>
          <w:p w14:paraId="2E1B295F" w14:textId="77777777" w:rsidR="0019204D" w:rsidRPr="002F20F1" w:rsidRDefault="0019204D" w:rsidP="0019204D">
            <w:pPr>
              <w:pStyle w:val="TableHeading"/>
              <w:rPr>
                <w:rFonts w:cs="Arial"/>
                <w:b w:val="0"/>
                <w:szCs w:val="16"/>
              </w:rPr>
            </w:pPr>
            <w:r w:rsidRPr="002F20F1">
              <w:rPr>
                <w:rFonts w:cs="Arial"/>
                <w:b w:val="0"/>
                <w:szCs w:val="16"/>
              </w:rPr>
              <w:t>DTSE0103</w:t>
            </w:r>
          </w:p>
        </w:tc>
        <w:tc>
          <w:tcPr>
            <w:tcW w:w="2215" w:type="dxa"/>
            <w:shd w:val="clear" w:color="auto" w:fill="auto"/>
          </w:tcPr>
          <w:p w14:paraId="2E1B2960" w14:textId="77777777" w:rsidR="0019204D" w:rsidRPr="002F20F1" w:rsidRDefault="0019204D" w:rsidP="0019204D">
            <w:pPr>
              <w:pStyle w:val="TableHeading"/>
              <w:rPr>
                <w:rFonts w:cs="Arial"/>
                <w:b w:val="0"/>
                <w:szCs w:val="16"/>
              </w:rPr>
            </w:pPr>
            <w:r w:rsidRPr="002F20F1">
              <w:rPr>
                <w:rFonts w:cs="Arial"/>
                <w:b w:val="0"/>
                <w:szCs w:val="16"/>
              </w:rPr>
              <w:t xml:space="preserve">Credit Card or Token Type is not Accepted by </w:t>
            </w:r>
            <w:smartTag w:uri="urn:schemas-microsoft-com:office:smarttags" w:element="place">
              <w:smartTag w:uri="urn:schemas-microsoft-com:office:smarttags" w:element="City">
                <w:r w:rsidRPr="002F20F1">
                  <w:rPr>
                    <w:rFonts w:cs="Arial"/>
                    <w:b w:val="0"/>
                    <w:szCs w:val="16"/>
                  </w:rPr>
                  <w:t>Bell</w:t>
                </w:r>
              </w:smartTag>
            </w:smartTag>
          </w:p>
        </w:tc>
        <w:tc>
          <w:tcPr>
            <w:tcW w:w="2216" w:type="dxa"/>
            <w:shd w:val="clear" w:color="auto" w:fill="auto"/>
          </w:tcPr>
          <w:p w14:paraId="2E1B2961" w14:textId="77777777" w:rsidR="0019204D" w:rsidRPr="002F20F1" w:rsidRDefault="0019204D" w:rsidP="0019204D">
            <w:pPr>
              <w:rPr>
                <w:rFonts w:cs="Arial"/>
                <w:sz w:val="16"/>
                <w:szCs w:val="16"/>
              </w:rPr>
            </w:pPr>
            <w:r w:rsidRPr="002F20F1">
              <w:rPr>
                <w:rFonts w:cs="Arial"/>
                <w:sz w:val="16"/>
                <w:szCs w:val="16"/>
              </w:rPr>
              <w:t xml:space="preserve">When a credit card is not Amex(AMEX34, AMEX37), MC(MC51, MC52, MC53, MC54, MC55) or VISA </w:t>
            </w:r>
          </w:p>
        </w:tc>
        <w:tc>
          <w:tcPr>
            <w:tcW w:w="2216" w:type="dxa"/>
            <w:tcBorders>
              <w:right w:val="double" w:sz="4" w:space="0" w:color="auto"/>
            </w:tcBorders>
            <w:shd w:val="clear" w:color="auto" w:fill="auto"/>
          </w:tcPr>
          <w:p w14:paraId="2E1B2962" w14:textId="77777777" w:rsidR="0019204D" w:rsidRPr="002F20F1" w:rsidRDefault="0019204D" w:rsidP="0019204D">
            <w:pPr>
              <w:rPr>
                <w:rFonts w:cs="Arial"/>
                <w:sz w:val="16"/>
                <w:szCs w:val="16"/>
              </w:rPr>
            </w:pPr>
            <w:r w:rsidRPr="002F20F1">
              <w:rPr>
                <w:rFonts w:cs="Arial"/>
                <w:sz w:val="16"/>
                <w:szCs w:val="16"/>
              </w:rPr>
              <w:t>OPVE0008</w:t>
            </w:r>
          </w:p>
        </w:tc>
      </w:tr>
      <w:tr w:rsidR="0019204D" w14:paraId="2E1B2968" w14:textId="77777777" w:rsidTr="002F20F1">
        <w:tc>
          <w:tcPr>
            <w:tcW w:w="2215" w:type="dxa"/>
            <w:tcBorders>
              <w:left w:val="double" w:sz="4" w:space="0" w:color="auto"/>
            </w:tcBorders>
            <w:shd w:val="clear" w:color="auto" w:fill="auto"/>
          </w:tcPr>
          <w:p w14:paraId="2E1B2964" w14:textId="77777777" w:rsidR="0019204D" w:rsidRPr="002F20F1" w:rsidRDefault="0019204D" w:rsidP="0019204D">
            <w:pPr>
              <w:pStyle w:val="TableHeading"/>
              <w:rPr>
                <w:rFonts w:cs="Arial"/>
                <w:b w:val="0"/>
                <w:szCs w:val="16"/>
              </w:rPr>
            </w:pPr>
            <w:r w:rsidRPr="002F20F1">
              <w:rPr>
                <w:rFonts w:cs="Arial"/>
                <w:b w:val="0"/>
                <w:szCs w:val="16"/>
              </w:rPr>
              <w:t>DTSE0105</w:t>
            </w:r>
          </w:p>
        </w:tc>
        <w:tc>
          <w:tcPr>
            <w:tcW w:w="2215" w:type="dxa"/>
            <w:shd w:val="clear" w:color="auto" w:fill="auto"/>
          </w:tcPr>
          <w:p w14:paraId="2E1B2965" w14:textId="77777777" w:rsidR="0019204D" w:rsidRPr="002F20F1" w:rsidRDefault="0019204D" w:rsidP="0019204D">
            <w:pPr>
              <w:pStyle w:val="TableHeading"/>
              <w:rPr>
                <w:rFonts w:cs="Arial"/>
                <w:b w:val="0"/>
                <w:szCs w:val="16"/>
              </w:rPr>
            </w:pPr>
            <w:r w:rsidRPr="002F20F1">
              <w:rPr>
                <w:rFonts w:cs="Arial"/>
                <w:b w:val="0"/>
                <w:szCs w:val="16"/>
              </w:rPr>
              <w:t>DTS Failure to Tokenize</w:t>
            </w:r>
          </w:p>
        </w:tc>
        <w:tc>
          <w:tcPr>
            <w:tcW w:w="2216" w:type="dxa"/>
            <w:shd w:val="clear" w:color="auto" w:fill="auto"/>
          </w:tcPr>
          <w:p w14:paraId="2E1B2966" w14:textId="77777777" w:rsidR="0019204D" w:rsidRPr="002F20F1" w:rsidRDefault="0019204D" w:rsidP="0019204D">
            <w:pPr>
              <w:rPr>
                <w:rFonts w:cs="Arial"/>
                <w:sz w:val="16"/>
                <w:szCs w:val="16"/>
              </w:rPr>
            </w:pPr>
            <w:r w:rsidRPr="002F20F1">
              <w:rPr>
                <w:rFonts w:cs="Arial"/>
                <w:sz w:val="16"/>
                <w:szCs w:val="16"/>
              </w:rPr>
              <w:t>When an error happened with RTS System</w:t>
            </w:r>
          </w:p>
        </w:tc>
        <w:tc>
          <w:tcPr>
            <w:tcW w:w="2216" w:type="dxa"/>
            <w:tcBorders>
              <w:right w:val="double" w:sz="4" w:space="0" w:color="auto"/>
            </w:tcBorders>
            <w:shd w:val="clear" w:color="auto" w:fill="auto"/>
          </w:tcPr>
          <w:p w14:paraId="2E1B2967" w14:textId="77777777" w:rsidR="0019204D" w:rsidRPr="002F20F1" w:rsidRDefault="0019204D" w:rsidP="0019204D">
            <w:pPr>
              <w:rPr>
                <w:rFonts w:cs="Arial"/>
                <w:sz w:val="16"/>
                <w:szCs w:val="16"/>
              </w:rPr>
            </w:pPr>
            <w:r w:rsidRPr="002F20F1">
              <w:rPr>
                <w:rFonts w:cs="Arial"/>
                <w:sz w:val="16"/>
                <w:szCs w:val="16"/>
              </w:rPr>
              <w:t>OMSE0005</w:t>
            </w:r>
          </w:p>
        </w:tc>
      </w:tr>
      <w:tr w:rsidR="0019204D" w14:paraId="2E1B296D" w14:textId="77777777" w:rsidTr="002F20F1">
        <w:tc>
          <w:tcPr>
            <w:tcW w:w="2215" w:type="dxa"/>
            <w:tcBorders>
              <w:left w:val="double" w:sz="4" w:space="0" w:color="auto"/>
            </w:tcBorders>
            <w:shd w:val="clear" w:color="auto" w:fill="auto"/>
          </w:tcPr>
          <w:p w14:paraId="2E1B2969" w14:textId="77777777" w:rsidR="0019204D" w:rsidRPr="002F20F1" w:rsidRDefault="0019204D" w:rsidP="0019204D">
            <w:pPr>
              <w:pStyle w:val="TableHeading"/>
              <w:rPr>
                <w:rFonts w:cs="Arial"/>
                <w:b w:val="0"/>
                <w:szCs w:val="16"/>
              </w:rPr>
            </w:pPr>
            <w:r w:rsidRPr="002F20F1">
              <w:rPr>
                <w:rFonts w:cs="Arial"/>
                <w:b w:val="0"/>
                <w:szCs w:val="16"/>
              </w:rPr>
              <w:t>DTSE0106</w:t>
            </w:r>
          </w:p>
        </w:tc>
        <w:tc>
          <w:tcPr>
            <w:tcW w:w="2215" w:type="dxa"/>
            <w:shd w:val="clear" w:color="auto" w:fill="auto"/>
          </w:tcPr>
          <w:p w14:paraId="2E1B296A" w14:textId="77777777" w:rsidR="0019204D" w:rsidRPr="002F20F1" w:rsidRDefault="0019204D" w:rsidP="0019204D">
            <w:pPr>
              <w:pStyle w:val="TableHeading"/>
              <w:rPr>
                <w:rFonts w:cs="Arial"/>
                <w:b w:val="0"/>
                <w:szCs w:val="16"/>
              </w:rPr>
            </w:pPr>
            <w:r w:rsidRPr="002F20F1">
              <w:rPr>
                <w:rFonts w:cs="Arial"/>
                <w:b w:val="0"/>
                <w:szCs w:val="16"/>
              </w:rPr>
              <w:t>DTS Failure to De-tokenize</w:t>
            </w:r>
          </w:p>
        </w:tc>
        <w:tc>
          <w:tcPr>
            <w:tcW w:w="2216" w:type="dxa"/>
            <w:shd w:val="clear" w:color="auto" w:fill="auto"/>
          </w:tcPr>
          <w:p w14:paraId="2E1B296B" w14:textId="77777777" w:rsidR="0019204D" w:rsidRPr="002F20F1" w:rsidRDefault="0019204D" w:rsidP="0019204D">
            <w:pPr>
              <w:pStyle w:val="TableHeading"/>
              <w:rPr>
                <w:rFonts w:cs="Arial"/>
                <w:b w:val="0"/>
                <w:szCs w:val="16"/>
              </w:rPr>
            </w:pPr>
            <w:r w:rsidRPr="002F20F1">
              <w:rPr>
                <w:rFonts w:cs="Arial"/>
                <w:b w:val="0"/>
                <w:szCs w:val="16"/>
                <w:lang w:val="en-CA"/>
              </w:rPr>
              <w:t>When an error happened with RTS System</w:t>
            </w:r>
          </w:p>
        </w:tc>
        <w:tc>
          <w:tcPr>
            <w:tcW w:w="2216" w:type="dxa"/>
            <w:tcBorders>
              <w:right w:val="double" w:sz="4" w:space="0" w:color="auto"/>
            </w:tcBorders>
            <w:shd w:val="clear" w:color="auto" w:fill="auto"/>
          </w:tcPr>
          <w:p w14:paraId="2E1B296C" w14:textId="77777777" w:rsidR="0019204D" w:rsidRPr="002F20F1" w:rsidRDefault="0019204D" w:rsidP="0019204D">
            <w:pPr>
              <w:pStyle w:val="TableHeading"/>
              <w:rPr>
                <w:rFonts w:cs="Arial"/>
                <w:b w:val="0"/>
                <w:szCs w:val="16"/>
                <w:lang w:val="en-CA"/>
              </w:rPr>
            </w:pPr>
            <w:r w:rsidRPr="002F20F1">
              <w:rPr>
                <w:rFonts w:cs="Arial"/>
                <w:b w:val="0"/>
                <w:szCs w:val="16"/>
                <w:lang w:val="en-CA"/>
              </w:rPr>
              <w:t>OMSE0005</w:t>
            </w:r>
          </w:p>
        </w:tc>
      </w:tr>
      <w:tr w:rsidR="0019204D" w14:paraId="2E1B2972" w14:textId="77777777" w:rsidTr="002F20F1">
        <w:tc>
          <w:tcPr>
            <w:tcW w:w="2215" w:type="dxa"/>
            <w:tcBorders>
              <w:left w:val="double" w:sz="4" w:space="0" w:color="auto"/>
            </w:tcBorders>
            <w:shd w:val="clear" w:color="auto" w:fill="auto"/>
          </w:tcPr>
          <w:p w14:paraId="2E1B296E" w14:textId="77777777" w:rsidR="0019204D" w:rsidRPr="002F20F1" w:rsidRDefault="0019204D" w:rsidP="0019204D">
            <w:pPr>
              <w:pStyle w:val="TableHeading"/>
              <w:rPr>
                <w:rFonts w:cs="Arial"/>
                <w:b w:val="0"/>
                <w:szCs w:val="16"/>
              </w:rPr>
            </w:pPr>
            <w:r w:rsidRPr="002F20F1">
              <w:rPr>
                <w:rFonts w:cs="Arial"/>
                <w:b w:val="0"/>
                <w:szCs w:val="16"/>
              </w:rPr>
              <w:t>DTSE0109</w:t>
            </w:r>
          </w:p>
        </w:tc>
        <w:tc>
          <w:tcPr>
            <w:tcW w:w="2215" w:type="dxa"/>
            <w:shd w:val="clear" w:color="auto" w:fill="auto"/>
          </w:tcPr>
          <w:p w14:paraId="2E1B296F" w14:textId="77777777" w:rsidR="0019204D" w:rsidRPr="002F20F1" w:rsidRDefault="0019204D" w:rsidP="0019204D">
            <w:pPr>
              <w:pStyle w:val="TableHeading"/>
              <w:rPr>
                <w:rFonts w:cs="Arial"/>
                <w:b w:val="0"/>
                <w:szCs w:val="16"/>
              </w:rPr>
            </w:pPr>
            <w:r w:rsidRPr="002F20F1">
              <w:rPr>
                <w:rFonts w:cs="Arial"/>
                <w:b w:val="0"/>
                <w:szCs w:val="16"/>
              </w:rPr>
              <w:t>BSS: “</w:t>
            </w:r>
            <w:proofErr w:type="spellStart"/>
            <w:r w:rsidRPr="002F20F1">
              <w:rPr>
                <w:rFonts w:cs="Arial"/>
                <w:b w:val="0"/>
                <w:szCs w:val="16"/>
              </w:rPr>
              <w:t>ConsumerID</w:t>
            </w:r>
            <w:proofErr w:type="spellEnd"/>
            <w:r w:rsidRPr="002F20F1">
              <w:rPr>
                <w:rFonts w:cs="Arial"/>
                <w:b w:val="0"/>
                <w:szCs w:val="16"/>
              </w:rPr>
              <w:t xml:space="preserve">” is not authorized for this </w:t>
            </w:r>
            <w:proofErr w:type="spellStart"/>
            <w:r w:rsidRPr="002F20F1">
              <w:rPr>
                <w:rFonts w:cs="Arial"/>
                <w:b w:val="0"/>
                <w:szCs w:val="16"/>
              </w:rPr>
              <w:t>Destination:“</w:t>
            </w:r>
            <w:r w:rsidRPr="002F20F1">
              <w:rPr>
                <w:rFonts w:cs="Arial"/>
                <w:b w:val="0"/>
                <w:i/>
                <w:szCs w:val="16"/>
              </w:rPr>
              <w:t>Destination</w:t>
            </w:r>
            <w:proofErr w:type="spellEnd"/>
            <w:r w:rsidRPr="002F20F1">
              <w:rPr>
                <w:rFonts w:cs="Arial"/>
                <w:b w:val="0"/>
                <w:i/>
                <w:szCs w:val="16"/>
              </w:rPr>
              <w:t xml:space="preserve"> Type</w:t>
            </w:r>
            <w:r w:rsidRPr="002F20F1">
              <w:rPr>
                <w:rFonts w:cs="Arial"/>
                <w:b w:val="0"/>
                <w:szCs w:val="16"/>
              </w:rPr>
              <w:t xml:space="preserve">” </w:t>
            </w:r>
          </w:p>
        </w:tc>
        <w:tc>
          <w:tcPr>
            <w:tcW w:w="2216" w:type="dxa"/>
            <w:shd w:val="clear" w:color="auto" w:fill="auto"/>
          </w:tcPr>
          <w:p w14:paraId="2E1B2970" w14:textId="77777777" w:rsidR="0019204D" w:rsidRPr="002F20F1" w:rsidRDefault="0019204D" w:rsidP="0019204D">
            <w:pPr>
              <w:rPr>
                <w:rFonts w:cs="Arial"/>
                <w:sz w:val="16"/>
                <w:szCs w:val="16"/>
              </w:rPr>
            </w:pPr>
            <w:r w:rsidRPr="002F20F1">
              <w:rPr>
                <w:rFonts w:cs="Arial"/>
                <w:sz w:val="16"/>
                <w:szCs w:val="16"/>
              </w:rPr>
              <w:t>When BSS is not authorized for the Destination RTS_T (Tokenization)</w:t>
            </w:r>
          </w:p>
        </w:tc>
        <w:tc>
          <w:tcPr>
            <w:tcW w:w="2216" w:type="dxa"/>
            <w:tcBorders>
              <w:right w:val="double" w:sz="4" w:space="0" w:color="auto"/>
            </w:tcBorders>
            <w:shd w:val="clear" w:color="auto" w:fill="auto"/>
          </w:tcPr>
          <w:p w14:paraId="2E1B2971" w14:textId="77777777" w:rsidR="0019204D" w:rsidRPr="002F20F1" w:rsidRDefault="0019204D" w:rsidP="0019204D">
            <w:pPr>
              <w:rPr>
                <w:rFonts w:cs="Arial"/>
                <w:sz w:val="16"/>
                <w:szCs w:val="16"/>
              </w:rPr>
            </w:pPr>
            <w:r w:rsidRPr="002F20F1">
              <w:rPr>
                <w:rFonts w:cs="Arial"/>
                <w:sz w:val="16"/>
                <w:szCs w:val="16"/>
              </w:rPr>
              <w:t>OMSE0005</w:t>
            </w:r>
          </w:p>
        </w:tc>
      </w:tr>
      <w:tr w:rsidR="0019204D" w14:paraId="2E1B2977" w14:textId="77777777" w:rsidTr="002F20F1">
        <w:tc>
          <w:tcPr>
            <w:tcW w:w="2215" w:type="dxa"/>
            <w:tcBorders>
              <w:left w:val="double" w:sz="4" w:space="0" w:color="auto"/>
            </w:tcBorders>
            <w:shd w:val="clear" w:color="auto" w:fill="auto"/>
          </w:tcPr>
          <w:p w14:paraId="2E1B2973" w14:textId="77777777" w:rsidR="0019204D" w:rsidRPr="002F20F1" w:rsidRDefault="0019204D" w:rsidP="0019204D">
            <w:pPr>
              <w:pStyle w:val="TableHeading"/>
              <w:rPr>
                <w:rFonts w:cs="Arial"/>
                <w:b w:val="0"/>
                <w:szCs w:val="16"/>
              </w:rPr>
            </w:pPr>
            <w:r w:rsidRPr="002F20F1">
              <w:rPr>
                <w:rFonts w:cs="Arial"/>
                <w:b w:val="0"/>
                <w:color w:val="000000"/>
                <w:szCs w:val="16"/>
              </w:rPr>
              <w:t xml:space="preserve">DTSE0110 </w:t>
            </w:r>
          </w:p>
        </w:tc>
        <w:tc>
          <w:tcPr>
            <w:tcW w:w="2215" w:type="dxa"/>
            <w:shd w:val="clear" w:color="auto" w:fill="auto"/>
          </w:tcPr>
          <w:p w14:paraId="2E1B2974" w14:textId="77777777" w:rsidR="0019204D" w:rsidRPr="002F20F1" w:rsidRDefault="0019204D" w:rsidP="0019204D">
            <w:pPr>
              <w:pStyle w:val="TableHeading"/>
              <w:rPr>
                <w:rFonts w:cs="Arial"/>
                <w:b w:val="0"/>
                <w:szCs w:val="16"/>
              </w:rPr>
            </w:pPr>
            <w:r w:rsidRPr="002F20F1">
              <w:rPr>
                <w:rFonts w:cs="Arial"/>
                <w:b w:val="0"/>
                <w:szCs w:val="16"/>
              </w:rPr>
              <w:t xml:space="preserve">Error occurred when communicating with </w:t>
            </w:r>
            <w:proofErr w:type="spellStart"/>
            <w:r w:rsidRPr="002F20F1">
              <w:rPr>
                <w:rFonts w:cs="Arial"/>
                <w:b w:val="0"/>
                <w:szCs w:val="16"/>
              </w:rPr>
              <w:t>Destination:“</w:t>
            </w:r>
            <w:r w:rsidRPr="002F20F1">
              <w:rPr>
                <w:rFonts w:cs="Arial"/>
                <w:b w:val="0"/>
                <w:i/>
                <w:szCs w:val="16"/>
              </w:rPr>
              <w:t>Destination</w:t>
            </w:r>
            <w:proofErr w:type="spellEnd"/>
            <w:r w:rsidRPr="002F20F1">
              <w:rPr>
                <w:rFonts w:cs="Arial"/>
                <w:b w:val="0"/>
                <w:i/>
                <w:szCs w:val="16"/>
              </w:rPr>
              <w:t xml:space="preserve"> Type</w:t>
            </w:r>
            <w:r w:rsidRPr="002F20F1">
              <w:rPr>
                <w:rFonts w:cs="Arial"/>
                <w:b w:val="0"/>
                <w:szCs w:val="16"/>
              </w:rPr>
              <w:t>”,  . “</w:t>
            </w:r>
            <w:r w:rsidRPr="002F20F1">
              <w:rPr>
                <w:rFonts w:cs="Arial"/>
                <w:b w:val="0"/>
                <w:i/>
                <w:szCs w:val="16"/>
              </w:rPr>
              <w:t>Error Message</w:t>
            </w:r>
            <w:r w:rsidRPr="002F20F1">
              <w:rPr>
                <w:rFonts w:cs="Arial"/>
                <w:b w:val="0"/>
                <w:szCs w:val="16"/>
              </w:rPr>
              <w:t>”</w:t>
            </w:r>
          </w:p>
        </w:tc>
        <w:tc>
          <w:tcPr>
            <w:tcW w:w="2216" w:type="dxa"/>
            <w:shd w:val="clear" w:color="auto" w:fill="auto"/>
          </w:tcPr>
          <w:p w14:paraId="2E1B2975" w14:textId="77777777" w:rsidR="0019204D" w:rsidRPr="002F20F1" w:rsidRDefault="0019204D" w:rsidP="0019204D">
            <w:pPr>
              <w:pStyle w:val="TableHeading"/>
              <w:rPr>
                <w:rFonts w:cs="Arial"/>
                <w:b w:val="0"/>
                <w:szCs w:val="16"/>
              </w:rPr>
            </w:pPr>
            <w:r w:rsidRPr="002F20F1">
              <w:rPr>
                <w:rFonts w:cs="Arial"/>
                <w:b w:val="0"/>
                <w:szCs w:val="16"/>
                <w:lang w:val="en-CA"/>
              </w:rPr>
              <w:t>When BSS is not authorized for the Destination RTS_D (</w:t>
            </w:r>
            <w:proofErr w:type="spellStart"/>
            <w:r w:rsidRPr="002F20F1">
              <w:rPr>
                <w:rFonts w:cs="Arial"/>
                <w:b w:val="0"/>
                <w:szCs w:val="16"/>
                <w:lang w:val="en-CA"/>
              </w:rPr>
              <w:t>Detokenization</w:t>
            </w:r>
            <w:proofErr w:type="spellEnd"/>
            <w:r w:rsidRPr="002F20F1">
              <w:rPr>
                <w:rFonts w:cs="Arial"/>
                <w:b w:val="0"/>
                <w:szCs w:val="16"/>
                <w:lang w:val="en-CA"/>
              </w:rPr>
              <w:t>)</w:t>
            </w:r>
          </w:p>
        </w:tc>
        <w:tc>
          <w:tcPr>
            <w:tcW w:w="2216" w:type="dxa"/>
            <w:tcBorders>
              <w:right w:val="double" w:sz="4" w:space="0" w:color="auto"/>
            </w:tcBorders>
            <w:shd w:val="clear" w:color="auto" w:fill="auto"/>
          </w:tcPr>
          <w:p w14:paraId="2E1B2976" w14:textId="77777777" w:rsidR="0019204D" w:rsidRPr="002F20F1" w:rsidRDefault="0019204D" w:rsidP="0019204D">
            <w:pPr>
              <w:pStyle w:val="TableHeading"/>
              <w:rPr>
                <w:rFonts w:cs="Arial"/>
                <w:b w:val="0"/>
                <w:szCs w:val="16"/>
                <w:lang w:val="en-CA"/>
              </w:rPr>
            </w:pPr>
            <w:r w:rsidRPr="002F20F1">
              <w:rPr>
                <w:rFonts w:cs="Arial"/>
                <w:b w:val="0"/>
                <w:szCs w:val="16"/>
                <w:lang w:val="en-CA"/>
              </w:rPr>
              <w:t>OMSE0005</w:t>
            </w:r>
          </w:p>
        </w:tc>
      </w:tr>
      <w:tr w:rsidR="0019204D" w14:paraId="2E1B297C" w14:textId="77777777" w:rsidTr="002F20F1">
        <w:tc>
          <w:tcPr>
            <w:tcW w:w="2215" w:type="dxa"/>
            <w:tcBorders>
              <w:left w:val="double" w:sz="4" w:space="0" w:color="auto"/>
            </w:tcBorders>
            <w:shd w:val="clear" w:color="auto" w:fill="auto"/>
          </w:tcPr>
          <w:p w14:paraId="2E1B2978" w14:textId="77777777" w:rsidR="0019204D" w:rsidRPr="00B226FA" w:rsidRDefault="0019204D" w:rsidP="0019204D">
            <w:pPr>
              <w:rPr>
                <w:rFonts w:ascii="Arial" w:hAnsi="Arial" w:cs="Arial"/>
                <w:strike/>
                <w:sz w:val="16"/>
                <w:szCs w:val="16"/>
              </w:rPr>
            </w:pPr>
            <w:r w:rsidRPr="00B226FA">
              <w:rPr>
                <w:rFonts w:ascii="Arial" w:hAnsi="Arial" w:cs="Arial"/>
                <w:sz w:val="16"/>
                <w:szCs w:val="16"/>
              </w:rPr>
              <w:t>DTSWS001</w:t>
            </w:r>
          </w:p>
        </w:tc>
        <w:tc>
          <w:tcPr>
            <w:tcW w:w="2215" w:type="dxa"/>
            <w:shd w:val="clear" w:color="auto" w:fill="auto"/>
          </w:tcPr>
          <w:p w14:paraId="2E1B2979"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consumerID</w:t>
            </w:r>
            <w:proofErr w:type="spellEnd"/>
            <w:r w:rsidRPr="00B226FA">
              <w:rPr>
                <w:rFonts w:ascii="Arial" w:hAnsi="Arial" w:cs="Arial"/>
                <w:sz w:val="16"/>
                <w:szCs w:val="16"/>
              </w:rPr>
              <w:t xml:space="preserve"> is missing</w:t>
            </w:r>
          </w:p>
        </w:tc>
        <w:tc>
          <w:tcPr>
            <w:tcW w:w="2216" w:type="dxa"/>
            <w:shd w:val="clear" w:color="auto" w:fill="auto"/>
          </w:tcPr>
          <w:p w14:paraId="2E1B297A" w14:textId="77777777" w:rsidR="0019204D" w:rsidRPr="00B226FA" w:rsidRDefault="0019204D" w:rsidP="0019204D">
            <w:pPr>
              <w:rPr>
                <w:rFonts w:ascii="Arial" w:hAnsi="Arial" w:cs="Arial"/>
                <w:sz w:val="16"/>
                <w:szCs w:val="16"/>
              </w:rPr>
            </w:pPr>
          </w:p>
        </w:tc>
        <w:tc>
          <w:tcPr>
            <w:tcW w:w="2216" w:type="dxa"/>
            <w:tcBorders>
              <w:right w:val="double" w:sz="4" w:space="0" w:color="auto"/>
            </w:tcBorders>
            <w:shd w:val="clear" w:color="auto" w:fill="auto"/>
          </w:tcPr>
          <w:p w14:paraId="2E1B297B"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81" w14:textId="77777777" w:rsidTr="002F20F1">
        <w:tc>
          <w:tcPr>
            <w:tcW w:w="2215" w:type="dxa"/>
            <w:tcBorders>
              <w:left w:val="double" w:sz="4" w:space="0" w:color="auto"/>
            </w:tcBorders>
            <w:shd w:val="clear" w:color="auto" w:fill="auto"/>
          </w:tcPr>
          <w:p w14:paraId="2E1B297D" w14:textId="77777777" w:rsidR="0019204D" w:rsidRPr="00B226FA" w:rsidRDefault="0019204D" w:rsidP="0019204D">
            <w:pPr>
              <w:rPr>
                <w:rFonts w:ascii="Arial" w:hAnsi="Arial" w:cs="Arial"/>
                <w:sz w:val="16"/>
                <w:szCs w:val="16"/>
              </w:rPr>
            </w:pPr>
            <w:r w:rsidRPr="00B226FA">
              <w:rPr>
                <w:rFonts w:ascii="Arial" w:hAnsi="Arial" w:cs="Arial"/>
                <w:sz w:val="16"/>
                <w:szCs w:val="16"/>
              </w:rPr>
              <w:t>DTSWS002</w:t>
            </w:r>
          </w:p>
        </w:tc>
        <w:tc>
          <w:tcPr>
            <w:tcW w:w="2215" w:type="dxa"/>
            <w:shd w:val="clear" w:color="auto" w:fill="auto"/>
          </w:tcPr>
          <w:p w14:paraId="2E1B297E"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applicationID</w:t>
            </w:r>
            <w:proofErr w:type="spellEnd"/>
            <w:r w:rsidRPr="00B226FA">
              <w:rPr>
                <w:rFonts w:ascii="Arial" w:hAnsi="Arial" w:cs="Arial"/>
                <w:sz w:val="16"/>
                <w:szCs w:val="16"/>
              </w:rPr>
              <w:t xml:space="preserve"> is missing</w:t>
            </w:r>
          </w:p>
        </w:tc>
        <w:tc>
          <w:tcPr>
            <w:tcW w:w="2216" w:type="dxa"/>
            <w:shd w:val="clear" w:color="auto" w:fill="auto"/>
          </w:tcPr>
          <w:p w14:paraId="2E1B297F" w14:textId="77777777" w:rsidR="0019204D" w:rsidRPr="00B226FA" w:rsidRDefault="0019204D" w:rsidP="0019204D">
            <w:pPr>
              <w:rPr>
                <w:rFonts w:ascii="Arial" w:hAnsi="Arial" w:cs="Arial"/>
                <w:sz w:val="16"/>
                <w:szCs w:val="16"/>
              </w:rPr>
            </w:pPr>
          </w:p>
        </w:tc>
        <w:tc>
          <w:tcPr>
            <w:tcW w:w="2216" w:type="dxa"/>
            <w:tcBorders>
              <w:right w:val="double" w:sz="4" w:space="0" w:color="auto"/>
            </w:tcBorders>
            <w:shd w:val="clear" w:color="auto" w:fill="auto"/>
          </w:tcPr>
          <w:p w14:paraId="2E1B2980"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86" w14:textId="77777777" w:rsidTr="002F20F1">
        <w:tc>
          <w:tcPr>
            <w:tcW w:w="2215" w:type="dxa"/>
            <w:tcBorders>
              <w:left w:val="double" w:sz="4" w:space="0" w:color="auto"/>
            </w:tcBorders>
            <w:shd w:val="clear" w:color="auto" w:fill="auto"/>
          </w:tcPr>
          <w:p w14:paraId="2E1B2982" w14:textId="77777777" w:rsidR="0019204D" w:rsidRPr="00B226FA" w:rsidRDefault="0019204D" w:rsidP="0019204D">
            <w:pPr>
              <w:rPr>
                <w:rFonts w:ascii="Arial" w:hAnsi="Arial" w:cs="Arial"/>
                <w:sz w:val="16"/>
                <w:szCs w:val="16"/>
              </w:rPr>
            </w:pPr>
            <w:r w:rsidRPr="00B226FA">
              <w:rPr>
                <w:rFonts w:ascii="Arial" w:hAnsi="Arial" w:cs="Arial"/>
                <w:sz w:val="16"/>
                <w:szCs w:val="16"/>
              </w:rPr>
              <w:t>DTSWS003</w:t>
            </w:r>
          </w:p>
        </w:tc>
        <w:tc>
          <w:tcPr>
            <w:tcW w:w="2215" w:type="dxa"/>
            <w:shd w:val="clear" w:color="auto" w:fill="auto"/>
          </w:tcPr>
          <w:p w14:paraId="2E1B2983" w14:textId="77777777" w:rsidR="0019204D" w:rsidRPr="00B226FA" w:rsidRDefault="0019204D" w:rsidP="0019204D">
            <w:pPr>
              <w:rPr>
                <w:rFonts w:ascii="Arial" w:hAnsi="Arial" w:cs="Arial"/>
                <w:sz w:val="16"/>
                <w:szCs w:val="16"/>
              </w:rPr>
            </w:pPr>
            <w:r w:rsidRPr="00B226FA">
              <w:rPr>
                <w:rFonts w:ascii="Arial" w:hAnsi="Arial" w:cs="Arial"/>
                <w:sz w:val="16"/>
                <w:szCs w:val="16"/>
              </w:rPr>
              <w:t>Required field passkey is missing</w:t>
            </w:r>
          </w:p>
        </w:tc>
        <w:tc>
          <w:tcPr>
            <w:tcW w:w="2216" w:type="dxa"/>
            <w:shd w:val="clear" w:color="auto" w:fill="auto"/>
          </w:tcPr>
          <w:p w14:paraId="2E1B2984" w14:textId="77777777" w:rsidR="0019204D" w:rsidRPr="00B226FA" w:rsidRDefault="0019204D" w:rsidP="0019204D">
            <w:pPr>
              <w:rPr>
                <w:rFonts w:ascii="Arial" w:hAnsi="Arial" w:cs="Arial"/>
                <w:sz w:val="16"/>
                <w:szCs w:val="16"/>
              </w:rPr>
            </w:pPr>
          </w:p>
        </w:tc>
        <w:tc>
          <w:tcPr>
            <w:tcW w:w="2216" w:type="dxa"/>
            <w:tcBorders>
              <w:right w:val="double" w:sz="4" w:space="0" w:color="auto"/>
            </w:tcBorders>
            <w:shd w:val="clear" w:color="auto" w:fill="auto"/>
          </w:tcPr>
          <w:p w14:paraId="2E1B2985"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8B" w14:textId="77777777" w:rsidTr="002F20F1">
        <w:tc>
          <w:tcPr>
            <w:tcW w:w="2215" w:type="dxa"/>
            <w:tcBorders>
              <w:left w:val="double" w:sz="4" w:space="0" w:color="auto"/>
            </w:tcBorders>
            <w:shd w:val="clear" w:color="auto" w:fill="auto"/>
          </w:tcPr>
          <w:p w14:paraId="2E1B2987" w14:textId="77777777" w:rsidR="0019204D" w:rsidRPr="00B226FA" w:rsidRDefault="0019204D" w:rsidP="0019204D">
            <w:pPr>
              <w:rPr>
                <w:rFonts w:ascii="Arial" w:hAnsi="Arial" w:cs="Arial"/>
                <w:strike/>
                <w:sz w:val="16"/>
                <w:szCs w:val="16"/>
              </w:rPr>
            </w:pPr>
            <w:r w:rsidRPr="00B226FA">
              <w:rPr>
                <w:rFonts w:ascii="Arial" w:hAnsi="Arial" w:cs="Arial"/>
                <w:sz w:val="16"/>
                <w:szCs w:val="16"/>
              </w:rPr>
              <w:t>DTSWS004</w:t>
            </w:r>
          </w:p>
        </w:tc>
        <w:tc>
          <w:tcPr>
            <w:tcW w:w="2215" w:type="dxa"/>
            <w:shd w:val="clear" w:color="auto" w:fill="auto"/>
          </w:tcPr>
          <w:p w14:paraId="2E1B2988"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r w:rsidRPr="00B226FA">
              <w:rPr>
                <w:rFonts w:ascii="Arial" w:hAnsi="Arial" w:cs="Arial"/>
                <w:i/>
                <w:sz w:val="16"/>
                <w:szCs w:val="16"/>
              </w:rPr>
              <w:t>Token</w:t>
            </w:r>
            <w:r w:rsidRPr="00B226FA">
              <w:rPr>
                <w:rFonts w:ascii="Arial" w:hAnsi="Arial" w:cs="Arial"/>
                <w:sz w:val="16"/>
                <w:szCs w:val="16"/>
              </w:rPr>
              <w:t xml:space="preserve"> is missing </w:t>
            </w:r>
          </w:p>
        </w:tc>
        <w:tc>
          <w:tcPr>
            <w:tcW w:w="2216" w:type="dxa"/>
            <w:shd w:val="clear" w:color="auto" w:fill="auto"/>
          </w:tcPr>
          <w:p w14:paraId="2E1B2989"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w:t>
            </w:r>
            <w:r w:rsidRPr="00B226FA">
              <w:rPr>
                <w:rFonts w:ascii="Arial" w:hAnsi="Arial" w:cs="Arial"/>
                <w:i/>
                <w:sz w:val="16"/>
                <w:szCs w:val="16"/>
              </w:rPr>
              <w:t>Token</w:t>
            </w:r>
            <w:r w:rsidRPr="00B226FA">
              <w:rPr>
                <w:rFonts w:ascii="Arial" w:hAnsi="Arial" w:cs="Arial"/>
                <w:sz w:val="16"/>
                <w:szCs w:val="16"/>
              </w:rPr>
              <w:t xml:space="preserve"> is not sent in the request</w:t>
            </w:r>
          </w:p>
        </w:tc>
        <w:tc>
          <w:tcPr>
            <w:tcW w:w="2216" w:type="dxa"/>
            <w:tcBorders>
              <w:right w:val="double" w:sz="4" w:space="0" w:color="auto"/>
            </w:tcBorders>
            <w:shd w:val="clear" w:color="auto" w:fill="auto"/>
          </w:tcPr>
          <w:p w14:paraId="2E1B298A"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90" w14:textId="77777777" w:rsidTr="002F20F1">
        <w:tc>
          <w:tcPr>
            <w:tcW w:w="2215" w:type="dxa"/>
            <w:tcBorders>
              <w:left w:val="double" w:sz="4" w:space="0" w:color="auto"/>
            </w:tcBorders>
            <w:shd w:val="clear" w:color="auto" w:fill="auto"/>
          </w:tcPr>
          <w:p w14:paraId="2E1B298C" w14:textId="77777777" w:rsidR="0019204D" w:rsidRPr="00B226FA" w:rsidRDefault="0019204D" w:rsidP="0019204D">
            <w:pPr>
              <w:rPr>
                <w:rFonts w:ascii="Arial" w:hAnsi="Arial" w:cs="Arial"/>
                <w:sz w:val="16"/>
                <w:szCs w:val="16"/>
              </w:rPr>
            </w:pPr>
            <w:r w:rsidRPr="00B226FA">
              <w:rPr>
                <w:rFonts w:ascii="Arial" w:hAnsi="Arial" w:cs="Arial"/>
                <w:sz w:val="16"/>
                <w:szCs w:val="16"/>
              </w:rPr>
              <w:t>DTSWS005</w:t>
            </w:r>
          </w:p>
        </w:tc>
        <w:tc>
          <w:tcPr>
            <w:tcW w:w="2215" w:type="dxa"/>
            <w:shd w:val="clear" w:color="auto" w:fill="auto"/>
          </w:tcPr>
          <w:p w14:paraId="2E1B298D" w14:textId="77777777" w:rsidR="0019204D" w:rsidRPr="00B226FA" w:rsidRDefault="0019204D" w:rsidP="0019204D">
            <w:pPr>
              <w:rPr>
                <w:rFonts w:ascii="Arial" w:hAnsi="Arial" w:cs="Arial"/>
                <w:sz w:val="16"/>
                <w:szCs w:val="16"/>
              </w:rPr>
            </w:pPr>
            <w:r w:rsidRPr="00B226FA">
              <w:rPr>
                <w:rFonts w:ascii="Arial" w:hAnsi="Arial" w:cs="Arial"/>
                <w:i/>
                <w:sz w:val="16"/>
                <w:szCs w:val="16"/>
              </w:rPr>
              <w:t>Token</w:t>
            </w:r>
            <w:r w:rsidRPr="00B226FA">
              <w:rPr>
                <w:rFonts w:ascii="Arial" w:hAnsi="Arial" w:cs="Arial"/>
                <w:sz w:val="16"/>
                <w:szCs w:val="16"/>
              </w:rPr>
              <w:t xml:space="preserve"> must be 15 or 16 digits</w:t>
            </w:r>
          </w:p>
        </w:tc>
        <w:tc>
          <w:tcPr>
            <w:tcW w:w="2216" w:type="dxa"/>
            <w:shd w:val="clear" w:color="auto" w:fill="auto"/>
          </w:tcPr>
          <w:p w14:paraId="2E1B298E"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the no. of digits in the </w:t>
            </w:r>
            <w:r w:rsidRPr="00B226FA">
              <w:rPr>
                <w:rFonts w:ascii="Arial" w:hAnsi="Arial" w:cs="Arial"/>
                <w:i/>
                <w:sz w:val="16"/>
                <w:szCs w:val="16"/>
              </w:rPr>
              <w:t>Token</w:t>
            </w:r>
            <w:r w:rsidRPr="00B226FA">
              <w:rPr>
                <w:rFonts w:ascii="Arial" w:hAnsi="Arial" w:cs="Arial"/>
                <w:sz w:val="16"/>
                <w:szCs w:val="16"/>
              </w:rPr>
              <w:t xml:space="preserve"> is less than 15 or greater than 16 digits</w:t>
            </w:r>
          </w:p>
        </w:tc>
        <w:tc>
          <w:tcPr>
            <w:tcW w:w="2216" w:type="dxa"/>
            <w:tcBorders>
              <w:right w:val="double" w:sz="4" w:space="0" w:color="auto"/>
            </w:tcBorders>
            <w:shd w:val="clear" w:color="auto" w:fill="auto"/>
          </w:tcPr>
          <w:p w14:paraId="2E1B298F" w14:textId="77777777" w:rsidR="0019204D" w:rsidRPr="00B226FA" w:rsidRDefault="0019204D" w:rsidP="0019204D">
            <w:pPr>
              <w:rPr>
                <w:rFonts w:ascii="Arial" w:hAnsi="Arial" w:cs="Arial"/>
                <w:sz w:val="16"/>
                <w:szCs w:val="16"/>
              </w:rPr>
            </w:pPr>
            <w:r w:rsidRPr="00B226FA">
              <w:rPr>
                <w:rFonts w:ascii="Arial" w:hAnsi="Arial" w:cs="Arial"/>
                <w:sz w:val="16"/>
                <w:szCs w:val="16"/>
              </w:rPr>
              <w:t>OPVE0008</w:t>
            </w:r>
          </w:p>
        </w:tc>
      </w:tr>
      <w:tr w:rsidR="0019204D" w14:paraId="2E1B2995" w14:textId="77777777" w:rsidTr="002F20F1">
        <w:tc>
          <w:tcPr>
            <w:tcW w:w="2215" w:type="dxa"/>
            <w:tcBorders>
              <w:left w:val="double" w:sz="4" w:space="0" w:color="auto"/>
            </w:tcBorders>
            <w:shd w:val="clear" w:color="auto" w:fill="auto"/>
          </w:tcPr>
          <w:p w14:paraId="2E1B2991" w14:textId="77777777" w:rsidR="0019204D" w:rsidRPr="00B226FA" w:rsidRDefault="0019204D" w:rsidP="0019204D">
            <w:pPr>
              <w:rPr>
                <w:rFonts w:ascii="Arial" w:hAnsi="Arial" w:cs="Arial"/>
                <w:sz w:val="16"/>
                <w:szCs w:val="16"/>
              </w:rPr>
            </w:pPr>
            <w:r w:rsidRPr="00B226FA">
              <w:rPr>
                <w:rFonts w:ascii="Arial" w:hAnsi="Arial" w:cs="Arial"/>
                <w:sz w:val="16"/>
                <w:szCs w:val="16"/>
              </w:rPr>
              <w:t>DTSWS006</w:t>
            </w:r>
          </w:p>
        </w:tc>
        <w:tc>
          <w:tcPr>
            <w:tcW w:w="2215" w:type="dxa"/>
            <w:shd w:val="clear" w:color="auto" w:fill="auto"/>
          </w:tcPr>
          <w:p w14:paraId="2E1B2992" w14:textId="77777777" w:rsidR="0019204D" w:rsidRPr="00B226FA" w:rsidRDefault="0019204D" w:rsidP="0019204D">
            <w:pPr>
              <w:rPr>
                <w:rFonts w:ascii="Arial" w:hAnsi="Arial" w:cs="Arial"/>
                <w:sz w:val="16"/>
                <w:szCs w:val="16"/>
              </w:rPr>
            </w:pPr>
            <w:r w:rsidRPr="00B226FA">
              <w:rPr>
                <w:rFonts w:ascii="Arial" w:hAnsi="Arial" w:cs="Arial"/>
                <w:i/>
                <w:sz w:val="16"/>
                <w:szCs w:val="16"/>
              </w:rPr>
              <w:t>Token</w:t>
            </w:r>
            <w:r w:rsidRPr="00B226FA">
              <w:rPr>
                <w:rFonts w:ascii="Arial" w:hAnsi="Arial" w:cs="Arial"/>
                <w:sz w:val="16"/>
                <w:szCs w:val="16"/>
              </w:rPr>
              <w:t xml:space="preserve"> must contain digits only</w:t>
            </w:r>
          </w:p>
        </w:tc>
        <w:tc>
          <w:tcPr>
            <w:tcW w:w="2216" w:type="dxa"/>
            <w:shd w:val="clear" w:color="auto" w:fill="auto"/>
          </w:tcPr>
          <w:p w14:paraId="2E1B2993"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a </w:t>
            </w:r>
            <w:r w:rsidRPr="00B226FA">
              <w:rPr>
                <w:rFonts w:ascii="Arial" w:hAnsi="Arial" w:cs="Arial"/>
                <w:i/>
                <w:sz w:val="16"/>
                <w:szCs w:val="16"/>
              </w:rPr>
              <w:t>Token</w:t>
            </w:r>
            <w:r w:rsidRPr="00B226FA">
              <w:rPr>
                <w:rFonts w:ascii="Arial" w:hAnsi="Arial" w:cs="Arial"/>
                <w:sz w:val="16"/>
                <w:szCs w:val="16"/>
              </w:rPr>
              <w:t xml:space="preserve"> is not a numeric</w:t>
            </w:r>
          </w:p>
        </w:tc>
        <w:tc>
          <w:tcPr>
            <w:tcW w:w="2216" w:type="dxa"/>
            <w:tcBorders>
              <w:right w:val="double" w:sz="4" w:space="0" w:color="auto"/>
            </w:tcBorders>
            <w:shd w:val="clear" w:color="auto" w:fill="auto"/>
          </w:tcPr>
          <w:p w14:paraId="2E1B2994" w14:textId="77777777" w:rsidR="0019204D" w:rsidRPr="00B226FA" w:rsidRDefault="0019204D" w:rsidP="0019204D">
            <w:pPr>
              <w:rPr>
                <w:rFonts w:ascii="Arial" w:hAnsi="Arial" w:cs="Arial"/>
                <w:sz w:val="16"/>
                <w:szCs w:val="16"/>
              </w:rPr>
            </w:pPr>
            <w:r w:rsidRPr="00B226FA">
              <w:rPr>
                <w:rFonts w:ascii="Arial" w:hAnsi="Arial" w:cs="Arial"/>
                <w:sz w:val="16"/>
                <w:szCs w:val="16"/>
              </w:rPr>
              <w:t>OPVE0008</w:t>
            </w:r>
          </w:p>
        </w:tc>
      </w:tr>
      <w:tr w:rsidR="0019204D" w14:paraId="2E1B299A" w14:textId="77777777" w:rsidTr="002F20F1">
        <w:tc>
          <w:tcPr>
            <w:tcW w:w="2215" w:type="dxa"/>
            <w:tcBorders>
              <w:left w:val="double" w:sz="4" w:space="0" w:color="auto"/>
            </w:tcBorders>
            <w:shd w:val="clear" w:color="auto" w:fill="auto"/>
          </w:tcPr>
          <w:p w14:paraId="2E1B2996" w14:textId="77777777" w:rsidR="0019204D" w:rsidRPr="00B226FA" w:rsidRDefault="0019204D" w:rsidP="0019204D">
            <w:pPr>
              <w:rPr>
                <w:rFonts w:ascii="Arial" w:hAnsi="Arial" w:cs="Arial"/>
                <w:sz w:val="16"/>
                <w:szCs w:val="16"/>
              </w:rPr>
            </w:pPr>
            <w:r w:rsidRPr="00B226FA">
              <w:rPr>
                <w:rFonts w:ascii="Arial" w:hAnsi="Arial" w:cs="Arial"/>
                <w:sz w:val="16"/>
                <w:szCs w:val="16"/>
              </w:rPr>
              <w:t>DTSWS007</w:t>
            </w:r>
          </w:p>
        </w:tc>
        <w:tc>
          <w:tcPr>
            <w:tcW w:w="2215" w:type="dxa"/>
            <w:shd w:val="clear" w:color="auto" w:fill="auto"/>
          </w:tcPr>
          <w:p w14:paraId="2E1B2997"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r w:rsidRPr="00B226FA">
              <w:rPr>
                <w:rFonts w:ascii="Arial" w:hAnsi="Arial" w:cs="Arial"/>
                <w:i/>
                <w:sz w:val="16"/>
                <w:szCs w:val="16"/>
              </w:rPr>
              <w:t>PAN</w:t>
            </w:r>
            <w:r w:rsidRPr="00B226FA">
              <w:rPr>
                <w:rFonts w:ascii="Arial" w:hAnsi="Arial" w:cs="Arial"/>
                <w:sz w:val="16"/>
                <w:szCs w:val="16"/>
              </w:rPr>
              <w:t xml:space="preserve"> is missing </w:t>
            </w:r>
          </w:p>
        </w:tc>
        <w:tc>
          <w:tcPr>
            <w:tcW w:w="2216" w:type="dxa"/>
            <w:shd w:val="clear" w:color="auto" w:fill="auto"/>
          </w:tcPr>
          <w:p w14:paraId="2E1B2998" w14:textId="77777777" w:rsidR="0019204D" w:rsidRPr="00B226FA" w:rsidRDefault="0019204D" w:rsidP="0019204D">
            <w:pPr>
              <w:rPr>
                <w:rFonts w:ascii="Arial" w:hAnsi="Arial" w:cs="Arial"/>
                <w:sz w:val="16"/>
                <w:szCs w:val="16"/>
              </w:rPr>
            </w:pPr>
            <w:r w:rsidRPr="00B226FA">
              <w:rPr>
                <w:rFonts w:ascii="Arial" w:hAnsi="Arial" w:cs="Arial"/>
                <w:sz w:val="16"/>
                <w:szCs w:val="16"/>
              </w:rPr>
              <w:t>When PAN is not sent in the request</w:t>
            </w:r>
          </w:p>
        </w:tc>
        <w:tc>
          <w:tcPr>
            <w:tcW w:w="2216" w:type="dxa"/>
            <w:tcBorders>
              <w:right w:val="double" w:sz="4" w:space="0" w:color="auto"/>
            </w:tcBorders>
            <w:shd w:val="clear" w:color="auto" w:fill="auto"/>
          </w:tcPr>
          <w:p w14:paraId="2E1B2999" w14:textId="77777777" w:rsidR="0019204D" w:rsidRPr="00B226FA" w:rsidRDefault="0019204D" w:rsidP="0019204D">
            <w:pPr>
              <w:rPr>
                <w:rFonts w:ascii="Arial" w:hAnsi="Arial" w:cs="Arial"/>
                <w:sz w:val="16"/>
                <w:szCs w:val="16"/>
              </w:rPr>
            </w:pPr>
            <w:r w:rsidRPr="00B226FA">
              <w:rPr>
                <w:rFonts w:ascii="Arial" w:hAnsi="Arial" w:cs="Arial"/>
                <w:sz w:val="16"/>
                <w:szCs w:val="16"/>
              </w:rPr>
              <w:t>OPVE0008</w:t>
            </w:r>
          </w:p>
        </w:tc>
      </w:tr>
      <w:tr w:rsidR="0019204D" w14:paraId="2E1B299F" w14:textId="77777777" w:rsidTr="002F20F1">
        <w:tc>
          <w:tcPr>
            <w:tcW w:w="2215" w:type="dxa"/>
            <w:tcBorders>
              <w:left w:val="double" w:sz="4" w:space="0" w:color="auto"/>
            </w:tcBorders>
            <w:shd w:val="clear" w:color="auto" w:fill="auto"/>
          </w:tcPr>
          <w:p w14:paraId="2E1B299B" w14:textId="77777777" w:rsidR="0019204D" w:rsidRPr="00B226FA" w:rsidRDefault="0019204D" w:rsidP="0019204D">
            <w:pPr>
              <w:rPr>
                <w:rFonts w:ascii="Arial" w:hAnsi="Arial" w:cs="Arial"/>
                <w:sz w:val="16"/>
                <w:szCs w:val="16"/>
              </w:rPr>
            </w:pPr>
            <w:r w:rsidRPr="00B226FA">
              <w:rPr>
                <w:rFonts w:ascii="Arial" w:hAnsi="Arial" w:cs="Arial"/>
                <w:sz w:val="16"/>
                <w:szCs w:val="16"/>
              </w:rPr>
              <w:t>DTSWS008</w:t>
            </w:r>
          </w:p>
        </w:tc>
        <w:tc>
          <w:tcPr>
            <w:tcW w:w="2215" w:type="dxa"/>
            <w:shd w:val="clear" w:color="auto" w:fill="auto"/>
          </w:tcPr>
          <w:p w14:paraId="2E1B299C" w14:textId="77777777" w:rsidR="0019204D" w:rsidRPr="00B226FA" w:rsidRDefault="0019204D" w:rsidP="0019204D">
            <w:pPr>
              <w:rPr>
                <w:rFonts w:ascii="Arial" w:hAnsi="Arial" w:cs="Arial"/>
                <w:sz w:val="16"/>
                <w:szCs w:val="16"/>
              </w:rPr>
            </w:pPr>
            <w:r w:rsidRPr="00B226FA">
              <w:rPr>
                <w:rFonts w:ascii="Arial" w:hAnsi="Arial" w:cs="Arial"/>
                <w:sz w:val="16"/>
                <w:szCs w:val="16"/>
              </w:rPr>
              <w:t>PAN must be 15 or 16 digits</w:t>
            </w:r>
          </w:p>
        </w:tc>
        <w:tc>
          <w:tcPr>
            <w:tcW w:w="2216" w:type="dxa"/>
            <w:shd w:val="clear" w:color="auto" w:fill="auto"/>
          </w:tcPr>
          <w:p w14:paraId="2E1B299D" w14:textId="77777777" w:rsidR="0019204D" w:rsidRPr="00B226FA" w:rsidRDefault="0019204D" w:rsidP="0019204D">
            <w:pPr>
              <w:rPr>
                <w:rFonts w:ascii="Arial" w:hAnsi="Arial" w:cs="Arial"/>
                <w:sz w:val="16"/>
                <w:szCs w:val="16"/>
              </w:rPr>
            </w:pPr>
            <w:r w:rsidRPr="00B226FA">
              <w:rPr>
                <w:rFonts w:ascii="Arial" w:hAnsi="Arial" w:cs="Arial"/>
                <w:sz w:val="16"/>
                <w:szCs w:val="16"/>
              </w:rPr>
              <w:t>When the no. of digits in the PAN is less than 15 or greater than 16 digits</w:t>
            </w:r>
          </w:p>
        </w:tc>
        <w:tc>
          <w:tcPr>
            <w:tcW w:w="2216" w:type="dxa"/>
            <w:tcBorders>
              <w:right w:val="double" w:sz="4" w:space="0" w:color="auto"/>
            </w:tcBorders>
            <w:shd w:val="clear" w:color="auto" w:fill="auto"/>
          </w:tcPr>
          <w:p w14:paraId="2E1B299E" w14:textId="77777777" w:rsidR="0019204D" w:rsidRPr="00B226FA" w:rsidRDefault="0019204D" w:rsidP="0019204D">
            <w:pPr>
              <w:rPr>
                <w:rFonts w:ascii="Arial" w:hAnsi="Arial" w:cs="Arial"/>
                <w:sz w:val="16"/>
                <w:szCs w:val="16"/>
              </w:rPr>
            </w:pPr>
            <w:r w:rsidRPr="00B226FA">
              <w:rPr>
                <w:rFonts w:ascii="Arial" w:hAnsi="Arial" w:cs="Arial"/>
                <w:sz w:val="16"/>
                <w:szCs w:val="16"/>
              </w:rPr>
              <w:t>OPVE0008</w:t>
            </w:r>
          </w:p>
        </w:tc>
      </w:tr>
      <w:tr w:rsidR="0019204D" w14:paraId="2E1B29A4" w14:textId="77777777" w:rsidTr="002F20F1">
        <w:tc>
          <w:tcPr>
            <w:tcW w:w="2215" w:type="dxa"/>
            <w:tcBorders>
              <w:left w:val="double" w:sz="4" w:space="0" w:color="auto"/>
            </w:tcBorders>
            <w:shd w:val="clear" w:color="auto" w:fill="auto"/>
          </w:tcPr>
          <w:p w14:paraId="2E1B29A0" w14:textId="77777777" w:rsidR="0019204D" w:rsidRPr="00B226FA" w:rsidRDefault="0019204D" w:rsidP="0019204D">
            <w:pPr>
              <w:rPr>
                <w:rFonts w:ascii="Arial" w:hAnsi="Arial" w:cs="Arial"/>
                <w:sz w:val="16"/>
                <w:szCs w:val="16"/>
              </w:rPr>
            </w:pPr>
            <w:r w:rsidRPr="00B226FA">
              <w:rPr>
                <w:rFonts w:ascii="Arial" w:hAnsi="Arial" w:cs="Arial"/>
                <w:sz w:val="16"/>
                <w:szCs w:val="16"/>
              </w:rPr>
              <w:t>DTSWS009</w:t>
            </w:r>
          </w:p>
        </w:tc>
        <w:tc>
          <w:tcPr>
            <w:tcW w:w="2215" w:type="dxa"/>
            <w:shd w:val="clear" w:color="auto" w:fill="auto"/>
          </w:tcPr>
          <w:p w14:paraId="2E1B29A1" w14:textId="77777777" w:rsidR="0019204D" w:rsidRPr="00B226FA" w:rsidRDefault="0019204D" w:rsidP="0019204D">
            <w:pPr>
              <w:rPr>
                <w:rFonts w:ascii="Arial" w:hAnsi="Arial" w:cs="Arial"/>
                <w:sz w:val="16"/>
                <w:szCs w:val="16"/>
              </w:rPr>
            </w:pPr>
            <w:r w:rsidRPr="00B226FA">
              <w:rPr>
                <w:rFonts w:ascii="Arial" w:hAnsi="Arial" w:cs="Arial"/>
                <w:sz w:val="16"/>
                <w:szCs w:val="16"/>
              </w:rPr>
              <w:t>PAN must contain digits only</w:t>
            </w:r>
          </w:p>
        </w:tc>
        <w:tc>
          <w:tcPr>
            <w:tcW w:w="2216" w:type="dxa"/>
            <w:shd w:val="clear" w:color="auto" w:fill="auto"/>
          </w:tcPr>
          <w:p w14:paraId="2E1B29A2" w14:textId="77777777" w:rsidR="0019204D" w:rsidRPr="00B226FA" w:rsidRDefault="0019204D" w:rsidP="0019204D">
            <w:pPr>
              <w:rPr>
                <w:rFonts w:ascii="Arial" w:hAnsi="Arial" w:cs="Arial"/>
                <w:sz w:val="16"/>
                <w:szCs w:val="16"/>
              </w:rPr>
            </w:pPr>
            <w:r w:rsidRPr="00B226FA">
              <w:rPr>
                <w:rFonts w:ascii="Arial" w:hAnsi="Arial" w:cs="Arial"/>
                <w:sz w:val="16"/>
                <w:szCs w:val="16"/>
              </w:rPr>
              <w:t>When a PAN is not a numeric</w:t>
            </w:r>
          </w:p>
        </w:tc>
        <w:tc>
          <w:tcPr>
            <w:tcW w:w="2216" w:type="dxa"/>
            <w:tcBorders>
              <w:right w:val="double" w:sz="4" w:space="0" w:color="auto"/>
            </w:tcBorders>
            <w:shd w:val="clear" w:color="auto" w:fill="auto"/>
          </w:tcPr>
          <w:p w14:paraId="2E1B29A3" w14:textId="77777777" w:rsidR="0019204D" w:rsidRPr="00B226FA" w:rsidRDefault="0019204D" w:rsidP="0019204D">
            <w:pPr>
              <w:rPr>
                <w:rFonts w:ascii="Arial" w:hAnsi="Arial" w:cs="Arial"/>
                <w:sz w:val="16"/>
                <w:szCs w:val="16"/>
              </w:rPr>
            </w:pPr>
            <w:r w:rsidRPr="00B226FA">
              <w:rPr>
                <w:rFonts w:ascii="Arial" w:hAnsi="Arial" w:cs="Arial"/>
                <w:sz w:val="16"/>
                <w:szCs w:val="16"/>
              </w:rPr>
              <w:t>OPVE0008</w:t>
            </w:r>
          </w:p>
        </w:tc>
      </w:tr>
      <w:tr w:rsidR="0019204D" w14:paraId="2E1B29A9" w14:textId="77777777" w:rsidTr="002F20F1">
        <w:tc>
          <w:tcPr>
            <w:tcW w:w="2215" w:type="dxa"/>
            <w:tcBorders>
              <w:left w:val="double" w:sz="4" w:space="0" w:color="auto"/>
            </w:tcBorders>
            <w:shd w:val="clear" w:color="auto" w:fill="auto"/>
          </w:tcPr>
          <w:p w14:paraId="2E1B29A5" w14:textId="77777777" w:rsidR="0019204D" w:rsidRPr="00B226FA" w:rsidRDefault="0019204D" w:rsidP="0019204D">
            <w:pPr>
              <w:rPr>
                <w:rFonts w:ascii="Arial" w:hAnsi="Arial" w:cs="Arial"/>
                <w:sz w:val="16"/>
                <w:szCs w:val="16"/>
              </w:rPr>
            </w:pPr>
            <w:r w:rsidRPr="00B226FA">
              <w:rPr>
                <w:rFonts w:ascii="Arial" w:hAnsi="Arial" w:cs="Arial"/>
                <w:sz w:val="16"/>
                <w:szCs w:val="16"/>
              </w:rPr>
              <w:t>DTSWS020</w:t>
            </w:r>
          </w:p>
        </w:tc>
        <w:tc>
          <w:tcPr>
            <w:tcW w:w="2215" w:type="dxa"/>
            <w:shd w:val="clear" w:color="auto" w:fill="auto"/>
          </w:tcPr>
          <w:p w14:paraId="2E1B29A6"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destinationType</w:t>
            </w:r>
            <w:proofErr w:type="spellEnd"/>
            <w:r w:rsidRPr="00B226FA">
              <w:rPr>
                <w:rFonts w:ascii="Arial" w:hAnsi="Arial" w:cs="Arial"/>
                <w:sz w:val="16"/>
                <w:szCs w:val="16"/>
              </w:rPr>
              <w:t xml:space="preserve"> is missing, invalid or exceeding max length</w:t>
            </w:r>
          </w:p>
        </w:tc>
        <w:tc>
          <w:tcPr>
            <w:tcW w:w="2216" w:type="dxa"/>
            <w:shd w:val="clear" w:color="auto" w:fill="auto"/>
          </w:tcPr>
          <w:p w14:paraId="2E1B29A7"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w:t>
            </w:r>
            <w:proofErr w:type="spellStart"/>
            <w:r w:rsidRPr="00B226FA">
              <w:rPr>
                <w:rFonts w:ascii="Arial" w:hAnsi="Arial" w:cs="Arial"/>
                <w:sz w:val="16"/>
                <w:szCs w:val="16"/>
              </w:rPr>
              <w:t>DestinationType</w:t>
            </w:r>
            <w:proofErr w:type="spellEnd"/>
            <w:r w:rsidRPr="00B226FA">
              <w:rPr>
                <w:rFonts w:ascii="Arial" w:hAnsi="Arial" w:cs="Arial"/>
                <w:sz w:val="16"/>
                <w:szCs w:val="16"/>
              </w:rPr>
              <w:t xml:space="preserve"> is missing, invalid or exceeding max length</w:t>
            </w:r>
          </w:p>
        </w:tc>
        <w:tc>
          <w:tcPr>
            <w:tcW w:w="2216" w:type="dxa"/>
            <w:tcBorders>
              <w:right w:val="double" w:sz="4" w:space="0" w:color="auto"/>
            </w:tcBorders>
            <w:shd w:val="clear" w:color="auto" w:fill="auto"/>
          </w:tcPr>
          <w:p w14:paraId="2E1B29A8"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AE" w14:textId="77777777" w:rsidTr="002F20F1">
        <w:tc>
          <w:tcPr>
            <w:tcW w:w="2215" w:type="dxa"/>
            <w:tcBorders>
              <w:left w:val="double" w:sz="4" w:space="0" w:color="auto"/>
            </w:tcBorders>
            <w:shd w:val="clear" w:color="auto" w:fill="auto"/>
          </w:tcPr>
          <w:p w14:paraId="2E1B29AA" w14:textId="77777777" w:rsidR="0019204D" w:rsidRPr="00B226FA" w:rsidRDefault="0019204D" w:rsidP="0019204D">
            <w:pPr>
              <w:rPr>
                <w:rFonts w:ascii="Arial" w:hAnsi="Arial" w:cs="Arial"/>
                <w:sz w:val="16"/>
                <w:szCs w:val="16"/>
              </w:rPr>
            </w:pPr>
            <w:r w:rsidRPr="00B226FA">
              <w:rPr>
                <w:rFonts w:ascii="Arial" w:hAnsi="Arial" w:cs="Arial"/>
                <w:sz w:val="16"/>
                <w:szCs w:val="16"/>
              </w:rPr>
              <w:t>DTSWS021</w:t>
            </w:r>
          </w:p>
        </w:tc>
        <w:tc>
          <w:tcPr>
            <w:tcW w:w="2215" w:type="dxa"/>
            <w:shd w:val="clear" w:color="auto" w:fill="auto"/>
          </w:tcPr>
          <w:p w14:paraId="2E1B29AB"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serviceType</w:t>
            </w:r>
            <w:proofErr w:type="spellEnd"/>
            <w:r w:rsidRPr="00B226FA">
              <w:rPr>
                <w:rFonts w:ascii="Arial" w:hAnsi="Arial" w:cs="Arial"/>
                <w:sz w:val="16"/>
                <w:szCs w:val="16"/>
              </w:rPr>
              <w:t xml:space="preserve"> </w:t>
            </w:r>
            <w:r w:rsidRPr="00B226FA">
              <w:rPr>
                <w:rFonts w:ascii="Arial" w:hAnsi="Arial" w:cs="Arial"/>
                <w:sz w:val="16"/>
                <w:szCs w:val="16"/>
              </w:rPr>
              <w:lastRenderedPageBreak/>
              <w:t>is missing, invalid or exceeding max length</w:t>
            </w:r>
          </w:p>
        </w:tc>
        <w:tc>
          <w:tcPr>
            <w:tcW w:w="2216" w:type="dxa"/>
            <w:shd w:val="clear" w:color="auto" w:fill="auto"/>
          </w:tcPr>
          <w:p w14:paraId="2E1B29AC" w14:textId="77777777" w:rsidR="0019204D" w:rsidRPr="00B226FA" w:rsidRDefault="0019204D" w:rsidP="0019204D">
            <w:pPr>
              <w:rPr>
                <w:rFonts w:ascii="Arial" w:hAnsi="Arial" w:cs="Arial"/>
                <w:sz w:val="16"/>
                <w:szCs w:val="16"/>
              </w:rPr>
            </w:pPr>
            <w:r w:rsidRPr="00B226FA">
              <w:rPr>
                <w:rFonts w:ascii="Arial" w:hAnsi="Arial" w:cs="Arial"/>
                <w:sz w:val="16"/>
                <w:szCs w:val="16"/>
              </w:rPr>
              <w:lastRenderedPageBreak/>
              <w:t xml:space="preserve">When </w:t>
            </w:r>
            <w:proofErr w:type="spellStart"/>
            <w:r w:rsidRPr="00B226FA">
              <w:rPr>
                <w:rFonts w:ascii="Arial" w:hAnsi="Arial" w:cs="Arial"/>
                <w:sz w:val="16"/>
                <w:szCs w:val="16"/>
              </w:rPr>
              <w:t>serviceType</w:t>
            </w:r>
            <w:proofErr w:type="spellEnd"/>
            <w:r w:rsidRPr="00B226FA">
              <w:rPr>
                <w:rFonts w:ascii="Arial" w:hAnsi="Arial" w:cs="Arial"/>
                <w:sz w:val="16"/>
                <w:szCs w:val="16"/>
              </w:rPr>
              <w:t xml:space="preserve"> is </w:t>
            </w:r>
            <w:r w:rsidRPr="00B226FA">
              <w:rPr>
                <w:rFonts w:ascii="Arial" w:hAnsi="Arial" w:cs="Arial"/>
                <w:sz w:val="16"/>
                <w:szCs w:val="16"/>
              </w:rPr>
              <w:lastRenderedPageBreak/>
              <w:t>missing, invalid or exceeding max length</w:t>
            </w:r>
          </w:p>
        </w:tc>
        <w:tc>
          <w:tcPr>
            <w:tcW w:w="2216" w:type="dxa"/>
            <w:tcBorders>
              <w:right w:val="double" w:sz="4" w:space="0" w:color="auto"/>
            </w:tcBorders>
            <w:shd w:val="clear" w:color="auto" w:fill="auto"/>
          </w:tcPr>
          <w:p w14:paraId="2E1B29AD" w14:textId="77777777" w:rsidR="0019204D" w:rsidRPr="00B226FA" w:rsidRDefault="0019204D" w:rsidP="0019204D">
            <w:pPr>
              <w:rPr>
                <w:rFonts w:ascii="Arial" w:hAnsi="Arial" w:cs="Arial"/>
                <w:sz w:val="16"/>
                <w:szCs w:val="16"/>
              </w:rPr>
            </w:pPr>
            <w:r w:rsidRPr="00B226FA">
              <w:rPr>
                <w:rFonts w:ascii="Arial" w:hAnsi="Arial" w:cs="Arial"/>
                <w:sz w:val="16"/>
                <w:szCs w:val="16"/>
              </w:rPr>
              <w:lastRenderedPageBreak/>
              <w:t>OMSE0005</w:t>
            </w:r>
          </w:p>
        </w:tc>
      </w:tr>
      <w:tr w:rsidR="0019204D" w14:paraId="2E1B29B3" w14:textId="77777777" w:rsidTr="002F20F1">
        <w:tc>
          <w:tcPr>
            <w:tcW w:w="2215" w:type="dxa"/>
            <w:tcBorders>
              <w:left w:val="double" w:sz="4" w:space="0" w:color="auto"/>
            </w:tcBorders>
            <w:shd w:val="clear" w:color="auto" w:fill="auto"/>
          </w:tcPr>
          <w:p w14:paraId="2E1B29AF" w14:textId="77777777" w:rsidR="0019204D" w:rsidRPr="00B226FA" w:rsidRDefault="0019204D" w:rsidP="0019204D">
            <w:pPr>
              <w:rPr>
                <w:rFonts w:ascii="Arial" w:hAnsi="Arial" w:cs="Arial"/>
                <w:sz w:val="16"/>
                <w:szCs w:val="16"/>
              </w:rPr>
            </w:pPr>
            <w:r w:rsidRPr="00B226FA">
              <w:rPr>
                <w:rFonts w:ascii="Arial" w:hAnsi="Arial" w:cs="Arial"/>
                <w:sz w:val="16"/>
                <w:szCs w:val="16"/>
              </w:rPr>
              <w:lastRenderedPageBreak/>
              <w:t>DTSWS022</w:t>
            </w:r>
          </w:p>
        </w:tc>
        <w:tc>
          <w:tcPr>
            <w:tcW w:w="2215" w:type="dxa"/>
            <w:shd w:val="clear" w:color="auto" w:fill="auto"/>
          </w:tcPr>
          <w:p w14:paraId="2E1B29B0"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messageFormat</w:t>
            </w:r>
            <w:proofErr w:type="spellEnd"/>
            <w:r w:rsidRPr="00B226FA">
              <w:rPr>
                <w:rFonts w:ascii="Arial" w:hAnsi="Arial" w:cs="Arial"/>
                <w:sz w:val="16"/>
                <w:szCs w:val="16"/>
              </w:rPr>
              <w:t xml:space="preserve"> is missing, invalid or exceeding max length</w:t>
            </w:r>
          </w:p>
        </w:tc>
        <w:tc>
          <w:tcPr>
            <w:tcW w:w="2216" w:type="dxa"/>
            <w:shd w:val="clear" w:color="auto" w:fill="auto"/>
          </w:tcPr>
          <w:p w14:paraId="2E1B29B1"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w:t>
            </w:r>
            <w:proofErr w:type="spellStart"/>
            <w:r w:rsidRPr="00B226FA">
              <w:rPr>
                <w:rFonts w:ascii="Arial" w:hAnsi="Arial" w:cs="Arial"/>
                <w:sz w:val="16"/>
                <w:szCs w:val="16"/>
              </w:rPr>
              <w:t>messageFormat</w:t>
            </w:r>
            <w:proofErr w:type="spellEnd"/>
            <w:r w:rsidRPr="00B226FA">
              <w:rPr>
                <w:rFonts w:ascii="Arial" w:hAnsi="Arial" w:cs="Arial"/>
                <w:sz w:val="16"/>
                <w:szCs w:val="16"/>
              </w:rPr>
              <w:t xml:space="preserve"> is missing, invalid or exceeding max length</w:t>
            </w:r>
          </w:p>
        </w:tc>
        <w:tc>
          <w:tcPr>
            <w:tcW w:w="2216" w:type="dxa"/>
            <w:tcBorders>
              <w:right w:val="double" w:sz="4" w:space="0" w:color="auto"/>
            </w:tcBorders>
            <w:shd w:val="clear" w:color="auto" w:fill="auto"/>
          </w:tcPr>
          <w:p w14:paraId="2E1B29B2"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B8" w14:textId="77777777" w:rsidTr="002F20F1">
        <w:tc>
          <w:tcPr>
            <w:tcW w:w="2215" w:type="dxa"/>
            <w:tcBorders>
              <w:left w:val="double" w:sz="4" w:space="0" w:color="auto"/>
            </w:tcBorders>
            <w:shd w:val="clear" w:color="auto" w:fill="auto"/>
          </w:tcPr>
          <w:p w14:paraId="2E1B29B4" w14:textId="77777777" w:rsidR="0019204D" w:rsidRPr="00B226FA" w:rsidRDefault="0019204D" w:rsidP="0019204D">
            <w:pPr>
              <w:rPr>
                <w:rFonts w:ascii="Arial" w:hAnsi="Arial" w:cs="Arial"/>
                <w:sz w:val="16"/>
                <w:szCs w:val="16"/>
              </w:rPr>
            </w:pPr>
            <w:r w:rsidRPr="00B226FA">
              <w:rPr>
                <w:rFonts w:ascii="Arial" w:hAnsi="Arial" w:cs="Arial"/>
                <w:sz w:val="16"/>
                <w:szCs w:val="16"/>
              </w:rPr>
              <w:t>DTSWS023</w:t>
            </w:r>
          </w:p>
        </w:tc>
        <w:tc>
          <w:tcPr>
            <w:tcW w:w="2215" w:type="dxa"/>
            <w:shd w:val="clear" w:color="auto" w:fill="auto"/>
          </w:tcPr>
          <w:p w14:paraId="2E1B29B5"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Required field </w:t>
            </w:r>
            <w:proofErr w:type="spellStart"/>
            <w:r w:rsidRPr="00B226FA">
              <w:rPr>
                <w:rFonts w:ascii="Arial" w:hAnsi="Arial" w:cs="Arial"/>
                <w:sz w:val="16"/>
                <w:szCs w:val="16"/>
              </w:rPr>
              <w:t>bssMessage</w:t>
            </w:r>
            <w:proofErr w:type="spellEnd"/>
            <w:r w:rsidRPr="00B226FA">
              <w:rPr>
                <w:rFonts w:ascii="Arial" w:hAnsi="Arial" w:cs="Arial"/>
                <w:sz w:val="16"/>
                <w:szCs w:val="16"/>
              </w:rPr>
              <w:t xml:space="preserve"> is missing</w:t>
            </w:r>
          </w:p>
        </w:tc>
        <w:tc>
          <w:tcPr>
            <w:tcW w:w="2216" w:type="dxa"/>
            <w:shd w:val="clear" w:color="auto" w:fill="auto"/>
          </w:tcPr>
          <w:p w14:paraId="2E1B29B6"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w:t>
            </w:r>
            <w:proofErr w:type="spellStart"/>
            <w:r w:rsidRPr="00B226FA">
              <w:rPr>
                <w:rFonts w:ascii="Arial" w:hAnsi="Arial" w:cs="Arial"/>
                <w:sz w:val="16"/>
                <w:szCs w:val="16"/>
              </w:rPr>
              <w:t>bssMessage</w:t>
            </w:r>
            <w:proofErr w:type="spellEnd"/>
            <w:r w:rsidRPr="00B226FA">
              <w:rPr>
                <w:rFonts w:ascii="Arial" w:hAnsi="Arial" w:cs="Arial"/>
                <w:sz w:val="16"/>
                <w:szCs w:val="16"/>
              </w:rPr>
              <w:t xml:space="preserve"> is missing</w:t>
            </w:r>
          </w:p>
        </w:tc>
        <w:tc>
          <w:tcPr>
            <w:tcW w:w="2216" w:type="dxa"/>
            <w:tcBorders>
              <w:right w:val="double" w:sz="4" w:space="0" w:color="auto"/>
            </w:tcBorders>
            <w:shd w:val="clear" w:color="auto" w:fill="auto"/>
          </w:tcPr>
          <w:p w14:paraId="2E1B29B7"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BD" w14:textId="77777777" w:rsidTr="002F20F1">
        <w:tc>
          <w:tcPr>
            <w:tcW w:w="2215" w:type="dxa"/>
            <w:tcBorders>
              <w:left w:val="double" w:sz="4" w:space="0" w:color="auto"/>
            </w:tcBorders>
            <w:shd w:val="clear" w:color="auto" w:fill="auto"/>
          </w:tcPr>
          <w:p w14:paraId="2E1B29B9" w14:textId="77777777" w:rsidR="0019204D" w:rsidRPr="00B226FA" w:rsidRDefault="0019204D" w:rsidP="0019204D">
            <w:pPr>
              <w:rPr>
                <w:rFonts w:ascii="Arial" w:hAnsi="Arial" w:cs="Arial"/>
                <w:sz w:val="16"/>
                <w:szCs w:val="16"/>
              </w:rPr>
            </w:pPr>
            <w:r w:rsidRPr="00B226FA">
              <w:rPr>
                <w:rFonts w:ascii="Arial" w:hAnsi="Arial" w:cs="Arial"/>
                <w:sz w:val="16"/>
                <w:szCs w:val="16"/>
              </w:rPr>
              <w:t>DTSWS024</w:t>
            </w:r>
          </w:p>
        </w:tc>
        <w:tc>
          <w:tcPr>
            <w:tcW w:w="2215" w:type="dxa"/>
            <w:shd w:val="clear" w:color="auto" w:fill="auto"/>
          </w:tcPr>
          <w:p w14:paraId="2E1B29BA" w14:textId="77777777" w:rsidR="0019204D" w:rsidRPr="00B226FA" w:rsidRDefault="0019204D" w:rsidP="0019204D">
            <w:pPr>
              <w:rPr>
                <w:rFonts w:ascii="Arial" w:hAnsi="Arial" w:cs="Arial"/>
                <w:sz w:val="16"/>
                <w:szCs w:val="16"/>
              </w:rPr>
            </w:pPr>
            <w:proofErr w:type="spellStart"/>
            <w:r w:rsidRPr="00B226FA">
              <w:rPr>
                <w:rFonts w:ascii="Arial" w:hAnsi="Arial" w:cs="Arial"/>
                <w:sz w:val="16"/>
                <w:szCs w:val="16"/>
              </w:rPr>
              <w:t>bssMessage</w:t>
            </w:r>
            <w:proofErr w:type="spellEnd"/>
            <w:r w:rsidRPr="00B226FA">
              <w:rPr>
                <w:rFonts w:ascii="Arial" w:hAnsi="Arial" w:cs="Arial"/>
                <w:sz w:val="16"/>
                <w:szCs w:val="16"/>
              </w:rPr>
              <w:t xml:space="preserve"> value not valid/allowed for this operation</w:t>
            </w:r>
          </w:p>
        </w:tc>
        <w:tc>
          <w:tcPr>
            <w:tcW w:w="2216" w:type="dxa"/>
            <w:shd w:val="clear" w:color="auto" w:fill="auto"/>
          </w:tcPr>
          <w:p w14:paraId="2E1B29BB" w14:textId="77777777" w:rsidR="0019204D" w:rsidRPr="00B226FA" w:rsidRDefault="0019204D" w:rsidP="0019204D">
            <w:pPr>
              <w:rPr>
                <w:rFonts w:ascii="Arial" w:hAnsi="Arial" w:cs="Arial"/>
                <w:sz w:val="16"/>
                <w:szCs w:val="16"/>
              </w:rPr>
            </w:pPr>
            <w:r w:rsidRPr="00B226FA">
              <w:rPr>
                <w:rFonts w:ascii="Arial" w:hAnsi="Arial" w:cs="Arial"/>
                <w:sz w:val="16"/>
                <w:szCs w:val="16"/>
              </w:rPr>
              <w:t xml:space="preserve">When a </w:t>
            </w:r>
            <w:proofErr w:type="spellStart"/>
            <w:r w:rsidRPr="00B226FA">
              <w:rPr>
                <w:rFonts w:ascii="Arial" w:hAnsi="Arial" w:cs="Arial"/>
                <w:sz w:val="16"/>
                <w:szCs w:val="16"/>
              </w:rPr>
              <w:t>bssMessage</w:t>
            </w:r>
            <w:proofErr w:type="spellEnd"/>
            <w:r w:rsidRPr="00B226FA">
              <w:rPr>
                <w:rFonts w:ascii="Arial" w:hAnsi="Arial" w:cs="Arial"/>
                <w:sz w:val="16"/>
                <w:szCs w:val="16"/>
              </w:rPr>
              <w:t xml:space="preserve"> is not valid/allowed for this operation</w:t>
            </w:r>
          </w:p>
        </w:tc>
        <w:tc>
          <w:tcPr>
            <w:tcW w:w="2216" w:type="dxa"/>
            <w:tcBorders>
              <w:right w:val="double" w:sz="4" w:space="0" w:color="auto"/>
            </w:tcBorders>
            <w:shd w:val="clear" w:color="auto" w:fill="auto"/>
          </w:tcPr>
          <w:p w14:paraId="2E1B29BC"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r w:rsidR="0019204D" w14:paraId="2E1B29C2" w14:textId="77777777" w:rsidTr="002F20F1">
        <w:tc>
          <w:tcPr>
            <w:tcW w:w="2215" w:type="dxa"/>
            <w:tcBorders>
              <w:left w:val="double" w:sz="4" w:space="0" w:color="auto"/>
              <w:bottom w:val="double" w:sz="4" w:space="0" w:color="auto"/>
            </w:tcBorders>
            <w:shd w:val="clear" w:color="auto" w:fill="auto"/>
          </w:tcPr>
          <w:p w14:paraId="2E1B29BE" w14:textId="77777777" w:rsidR="0019204D" w:rsidRPr="00B226FA" w:rsidRDefault="0019204D" w:rsidP="0019204D">
            <w:pPr>
              <w:rPr>
                <w:rFonts w:ascii="Arial" w:hAnsi="Arial" w:cs="Arial"/>
                <w:sz w:val="16"/>
                <w:szCs w:val="16"/>
              </w:rPr>
            </w:pPr>
            <w:r w:rsidRPr="00B226FA">
              <w:rPr>
                <w:rFonts w:ascii="Arial" w:hAnsi="Arial" w:cs="Arial"/>
                <w:color w:val="000000"/>
                <w:sz w:val="16"/>
                <w:szCs w:val="16"/>
              </w:rPr>
              <w:t>DTSWS025</w:t>
            </w:r>
          </w:p>
        </w:tc>
        <w:tc>
          <w:tcPr>
            <w:tcW w:w="2215" w:type="dxa"/>
            <w:tcBorders>
              <w:bottom w:val="double" w:sz="4" w:space="0" w:color="auto"/>
            </w:tcBorders>
            <w:shd w:val="clear" w:color="auto" w:fill="auto"/>
          </w:tcPr>
          <w:p w14:paraId="2E1B29BF" w14:textId="77777777" w:rsidR="0019204D" w:rsidRPr="00B226FA" w:rsidRDefault="0019204D" w:rsidP="0019204D">
            <w:pPr>
              <w:rPr>
                <w:rFonts w:ascii="Arial" w:hAnsi="Arial" w:cs="Arial"/>
                <w:sz w:val="16"/>
                <w:szCs w:val="16"/>
              </w:rPr>
            </w:pPr>
            <w:r w:rsidRPr="00B226FA">
              <w:rPr>
                <w:rFonts w:ascii="Arial" w:hAnsi="Arial" w:cs="Arial"/>
                <w:color w:val="000000"/>
                <w:sz w:val="16"/>
                <w:szCs w:val="16"/>
              </w:rPr>
              <w:t>Certificate details validation failure</w:t>
            </w:r>
          </w:p>
        </w:tc>
        <w:tc>
          <w:tcPr>
            <w:tcW w:w="2216" w:type="dxa"/>
            <w:tcBorders>
              <w:bottom w:val="double" w:sz="4" w:space="0" w:color="auto"/>
            </w:tcBorders>
            <w:shd w:val="clear" w:color="auto" w:fill="auto"/>
          </w:tcPr>
          <w:p w14:paraId="2E1B29C0" w14:textId="77777777" w:rsidR="0019204D" w:rsidRPr="00B226FA" w:rsidRDefault="0019204D" w:rsidP="0019204D">
            <w:pPr>
              <w:rPr>
                <w:rFonts w:ascii="Arial" w:hAnsi="Arial" w:cs="Arial"/>
                <w:sz w:val="16"/>
                <w:szCs w:val="16"/>
              </w:rPr>
            </w:pPr>
            <w:r w:rsidRPr="00B226FA">
              <w:rPr>
                <w:rFonts w:ascii="Arial" w:hAnsi="Arial" w:cs="Arial"/>
                <w:sz w:val="16"/>
                <w:szCs w:val="16"/>
              </w:rPr>
              <w:t>This error occurs when the certificate information are not valid.</w:t>
            </w:r>
          </w:p>
        </w:tc>
        <w:tc>
          <w:tcPr>
            <w:tcW w:w="2216" w:type="dxa"/>
            <w:tcBorders>
              <w:bottom w:val="double" w:sz="4" w:space="0" w:color="auto"/>
              <w:right w:val="double" w:sz="4" w:space="0" w:color="auto"/>
            </w:tcBorders>
            <w:shd w:val="clear" w:color="auto" w:fill="auto"/>
          </w:tcPr>
          <w:p w14:paraId="2E1B29C1" w14:textId="77777777" w:rsidR="0019204D" w:rsidRPr="00B226FA" w:rsidRDefault="0019204D" w:rsidP="0019204D">
            <w:pPr>
              <w:rPr>
                <w:rFonts w:ascii="Arial" w:hAnsi="Arial" w:cs="Arial"/>
                <w:sz w:val="16"/>
                <w:szCs w:val="16"/>
              </w:rPr>
            </w:pPr>
            <w:r w:rsidRPr="00B226FA">
              <w:rPr>
                <w:rFonts w:ascii="Arial" w:hAnsi="Arial" w:cs="Arial"/>
                <w:sz w:val="16"/>
                <w:szCs w:val="16"/>
              </w:rPr>
              <w:t>OMSE0005</w:t>
            </w:r>
          </w:p>
        </w:tc>
      </w:tr>
    </w:tbl>
    <w:p w14:paraId="2E1B29C3" w14:textId="77777777" w:rsidR="00121CFE" w:rsidRDefault="00121CFE" w:rsidP="00121CFE"/>
    <w:p w14:paraId="2E1B29C4" w14:textId="77777777" w:rsidR="0019204D" w:rsidRPr="00121CFE" w:rsidRDefault="0019204D" w:rsidP="0019204D">
      <w:pPr>
        <w:rPr>
          <w:bCs/>
          <w:iCs/>
        </w:rPr>
      </w:pPr>
      <w:r w:rsidRPr="005C06F3">
        <w:rPr>
          <w:b/>
          <w:bCs/>
          <w:i/>
          <w:iCs/>
        </w:rPr>
        <w:t>Source:</w:t>
      </w:r>
      <w:r w:rsidRPr="005C06F3">
        <w:rPr>
          <w:i/>
          <w:iCs/>
        </w:rPr>
        <w:t xml:space="preserve"> </w:t>
      </w:r>
      <w:r>
        <w:rPr>
          <w:i/>
          <w:iCs/>
        </w:rPr>
        <w:t>DTS-PS – Payment Validation Operation v0.5.doc</w:t>
      </w:r>
    </w:p>
    <w:p w14:paraId="2E1B29C5" w14:textId="77777777" w:rsidR="006558AA" w:rsidRDefault="006558AA" w:rsidP="006558AA"/>
    <w:p w14:paraId="2E1B29C6" w14:textId="77777777" w:rsidR="0019204D" w:rsidRDefault="0019204D" w:rsidP="006558AA"/>
    <w:p w14:paraId="2E1B29C7" w14:textId="77777777" w:rsidR="0019204D" w:rsidRDefault="0019204D" w:rsidP="0019204D">
      <w:pPr>
        <w:pStyle w:val="Heading1NoNumber"/>
        <w:numPr>
          <w:ilvl w:val="0"/>
          <w:numId w:val="0"/>
        </w:numPr>
      </w:pPr>
      <w:bookmarkStart w:id="2002" w:name="_Toc352915526"/>
      <w:r>
        <w:lastRenderedPageBreak/>
        <w:t xml:space="preserve">Appendix </w:t>
      </w:r>
      <w:r w:rsidR="006E1A55">
        <w:t>C</w:t>
      </w:r>
      <w:r>
        <w:t xml:space="preserve"> – </w:t>
      </w:r>
      <w:r w:rsidR="001437A5">
        <w:t>Payment Validation Operation Scenarios</w:t>
      </w:r>
      <w:bookmarkEnd w:id="2002"/>
    </w:p>
    <w:p w14:paraId="2E1B29C8" w14:textId="77777777" w:rsidR="00826E34" w:rsidRPr="006558AA" w:rsidRDefault="00826E34" w:rsidP="00826E34">
      <w:r w:rsidRPr="005C06F3">
        <w:rPr>
          <w:b/>
          <w:bCs/>
          <w:i/>
          <w:iCs/>
        </w:rPr>
        <w:t>Source:</w:t>
      </w:r>
      <w:r w:rsidRPr="005C06F3">
        <w:rPr>
          <w:i/>
          <w:iCs/>
        </w:rPr>
        <w:t xml:space="preserve"> </w:t>
      </w:r>
      <w:r>
        <w:rPr>
          <w:i/>
          <w:iCs/>
        </w:rPr>
        <w:t>DTS-PS – Payment Validation Operation v0.5.doc</w:t>
      </w:r>
    </w:p>
    <w:p w14:paraId="2E1B29C9" w14:textId="77777777" w:rsidR="00826E34" w:rsidRDefault="00826E34" w:rsidP="006558AA"/>
    <w:p w14:paraId="2E1B29CA" w14:textId="77777777" w:rsidR="001437A5" w:rsidRPr="001437A5" w:rsidRDefault="001437A5" w:rsidP="001437A5">
      <w:pPr>
        <w:autoSpaceDE w:val="0"/>
        <w:autoSpaceDN w:val="0"/>
        <w:adjustRightInd w:val="0"/>
        <w:rPr>
          <w:rFonts w:ascii="Arial" w:hAnsi="Arial" w:cs="Arial"/>
          <w:color w:val="000000"/>
          <w:u w:val="double"/>
        </w:rPr>
      </w:pPr>
      <w:r w:rsidRPr="001437A5">
        <w:rPr>
          <w:rFonts w:ascii="Arial" w:hAnsi="Arial" w:cs="Arial"/>
          <w:b/>
          <w:bCs/>
          <w:color w:val="000000"/>
          <w:u w:val="double"/>
        </w:rPr>
        <w:t>Scenario 1</w:t>
      </w:r>
      <w:r w:rsidRPr="001437A5">
        <w:rPr>
          <w:rFonts w:ascii="Arial" w:hAnsi="Arial" w:cs="Arial"/>
          <w:color w:val="000000"/>
          <w:u w:val="double"/>
        </w:rPr>
        <w:t xml:space="preserve">:  </w:t>
      </w:r>
    </w:p>
    <w:p w14:paraId="2E1B29CB" w14:textId="77777777" w:rsidR="001437A5" w:rsidRDefault="001437A5" w:rsidP="001437A5">
      <w:pPr>
        <w:autoSpaceDE w:val="0"/>
        <w:autoSpaceDN w:val="0"/>
        <w:adjustRightInd w:val="0"/>
        <w:rPr>
          <w:rFonts w:ascii="Arial" w:hAnsi="Arial" w:cs="Arial"/>
          <w:color w:val="000000"/>
        </w:rPr>
      </w:pPr>
      <w:r>
        <w:rPr>
          <w:rFonts w:ascii="Arial" w:hAnsi="Arial" w:cs="Arial"/>
          <w:color w:val="000000"/>
        </w:rPr>
        <w:t>There are no validation errors detected within the service request. All payment requests are successful.</w:t>
      </w:r>
    </w:p>
    <w:p w14:paraId="2E1B29CC" w14:textId="77777777" w:rsidR="001437A5" w:rsidRDefault="001437A5" w:rsidP="001437A5">
      <w:pPr>
        <w:autoSpaceDE w:val="0"/>
        <w:autoSpaceDN w:val="0"/>
        <w:adjustRightInd w:val="0"/>
        <w:rPr>
          <w:rFonts w:ascii="Arial" w:hAnsi="Arial" w:cs="Arial"/>
          <w:color w:val="000000"/>
        </w:rPr>
      </w:pPr>
      <w:r>
        <w:rPr>
          <w:rFonts w:ascii="Arial" w:hAnsi="Arial" w:cs="Arial"/>
          <w:b/>
          <w:color w:val="000000"/>
        </w:rPr>
        <w:t>Behavior:</w:t>
      </w:r>
      <w:r>
        <w:rPr>
          <w:rFonts w:ascii="Arial" w:hAnsi="Arial" w:cs="Arial"/>
          <w:color w:val="000000"/>
        </w:rPr>
        <w:t xml:space="preserve"> </w:t>
      </w:r>
    </w:p>
    <w:p w14:paraId="2E1B29CD" w14:textId="77777777" w:rsidR="001437A5" w:rsidRDefault="001437A5" w:rsidP="00EF006F">
      <w:pPr>
        <w:numPr>
          <w:ilvl w:val="0"/>
          <w:numId w:val="41"/>
        </w:numPr>
        <w:autoSpaceDE w:val="0"/>
        <w:autoSpaceDN w:val="0"/>
        <w:adjustRightInd w:val="0"/>
        <w:spacing w:before="0" w:after="0"/>
        <w:jc w:val="left"/>
        <w:rPr>
          <w:rFonts w:ascii="Arial" w:hAnsi="Arial" w:cs="Arial"/>
          <w:color w:val="000000"/>
        </w:rPr>
      </w:pPr>
      <w:r>
        <w:rPr>
          <w:rFonts w:ascii="Arial" w:hAnsi="Arial" w:cs="Arial"/>
          <w:color w:val="000000"/>
        </w:rPr>
        <w:t xml:space="preserve">The service response header will set the success indicator to ‘Success’. </w:t>
      </w:r>
    </w:p>
    <w:p w14:paraId="2E1B29CE" w14:textId="77777777" w:rsidR="001437A5" w:rsidRDefault="001437A5" w:rsidP="00EF006F">
      <w:pPr>
        <w:numPr>
          <w:ilvl w:val="0"/>
          <w:numId w:val="41"/>
        </w:numPr>
        <w:autoSpaceDE w:val="0"/>
        <w:autoSpaceDN w:val="0"/>
        <w:adjustRightInd w:val="0"/>
        <w:spacing w:before="0" w:after="0"/>
        <w:jc w:val="left"/>
        <w:rPr>
          <w:rFonts w:ascii="Arial" w:hAnsi="Arial" w:cs="Arial"/>
          <w:color w:val="000000"/>
        </w:rPr>
      </w:pPr>
      <w:r>
        <w:rPr>
          <w:rFonts w:ascii="Arial" w:hAnsi="Arial" w:cs="Arial"/>
          <w:color w:val="000000"/>
        </w:rPr>
        <w:t>The service response body will include successful response for each payment validation request including the authorization number if a credit validation was requested.</w:t>
      </w:r>
    </w:p>
    <w:p w14:paraId="2E1B29CF" w14:textId="77777777" w:rsidR="001437A5" w:rsidRDefault="001437A5" w:rsidP="001437A5">
      <w:pPr>
        <w:autoSpaceDE w:val="0"/>
        <w:autoSpaceDN w:val="0"/>
        <w:adjustRightInd w:val="0"/>
        <w:rPr>
          <w:rFonts w:ascii="Arial" w:hAnsi="Arial" w:cs="Arial"/>
          <w:color w:val="000000"/>
        </w:rPr>
      </w:pPr>
    </w:p>
    <w:p w14:paraId="2E1B29D0" w14:textId="77777777" w:rsidR="001437A5" w:rsidRDefault="001437A5" w:rsidP="001437A5">
      <w:pPr>
        <w:autoSpaceDE w:val="0"/>
        <w:autoSpaceDN w:val="0"/>
        <w:adjustRightInd w:val="0"/>
        <w:rPr>
          <w:rFonts w:ascii="Arial" w:hAnsi="Arial" w:cs="Arial"/>
          <w:color w:val="000000"/>
        </w:rPr>
      </w:pPr>
    </w:p>
    <w:p w14:paraId="2E1B29D1" w14:textId="77777777" w:rsidR="001437A5" w:rsidRPr="001437A5" w:rsidRDefault="001437A5" w:rsidP="001437A5">
      <w:pPr>
        <w:autoSpaceDE w:val="0"/>
        <w:autoSpaceDN w:val="0"/>
        <w:adjustRightInd w:val="0"/>
        <w:rPr>
          <w:rFonts w:ascii="Arial" w:hAnsi="Arial" w:cs="Arial"/>
          <w:color w:val="000000"/>
          <w:u w:val="double"/>
        </w:rPr>
      </w:pPr>
      <w:r w:rsidRPr="001437A5">
        <w:rPr>
          <w:rFonts w:ascii="Arial" w:hAnsi="Arial" w:cs="Arial"/>
          <w:b/>
          <w:bCs/>
          <w:color w:val="000000"/>
          <w:u w:val="double"/>
        </w:rPr>
        <w:t>Scenario 2</w:t>
      </w:r>
      <w:r w:rsidRPr="001437A5">
        <w:rPr>
          <w:rFonts w:ascii="Arial" w:hAnsi="Arial" w:cs="Arial"/>
          <w:b/>
          <w:color w:val="000000"/>
          <w:u w:val="double"/>
        </w:rPr>
        <w:t>:</w:t>
      </w:r>
      <w:r w:rsidRPr="001437A5">
        <w:rPr>
          <w:rFonts w:ascii="Arial" w:hAnsi="Arial" w:cs="Arial"/>
          <w:color w:val="000000"/>
          <w:u w:val="double"/>
        </w:rPr>
        <w:t xml:space="preserve">  </w:t>
      </w:r>
    </w:p>
    <w:p w14:paraId="2E1B29D2" w14:textId="77777777" w:rsidR="001437A5" w:rsidRDefault="001437A5" w:rsidP="001437A5">
      <w:pPr>
        <w:autoSpaceDE w:val="0"/>
        <w:autoSpaceDN w:val="0"/>
        <w:adjustRightInd w:val="0"/>
        <w:rPr>
          <w:rFonts w:ascii="Arial" w:hAnsi="Arial" w:cs="Arial"/>
          <w:color w:val="000000"/>
        </w:rPr>
      </w:pPr>
      <w:r>
        <w:rPr>
          <w:rFonts w:ascii="Arial" w:hAnsi="Arial" w:cs="Arial"/>
          <w:color w:val="000000"/>
        </w:rPr>
        <w:t>There were no validation errors detected within the service request. At least one of the payment requests was able to successfully complete the call to a service provider (i.e. DTS</w:t>
      </w:r>
      <w:r w:rsidR="00B226FA">
        <w:rPr>
          <w:rFonts w:ascii="Arial" w:hAnsi="Arial" w:cs="Arial"/>
          <w:color w:val="000000"/>
        </w:rPr>
        <w:t>-RTS</w:t>
      </w:r>
      <w:r>
        <w:rPr>
          <w:rFonts w:ascii="Arial" w:hAnsi="Arial" w:cs="Arial"/>
          <w:color w:val="000000"/>
        </w:rPr>
        <w:t>, PayPal, PRISM, Equifax).</w:t>
      </w:r>
    </w:p>
    <w:p w14:paraId="2E1B29D3" w14:textId="77777777" w:rsidR="001437A5" w:rsidRDefault="001437A5" w:rsidP="001437A5">
      <w:pPr>
        <w:autoSpaceDE w:val="0"/>
        <w:autoSpaceDN w:val="0"/>
        <w:adjustRightInd w:val="0"/>
        <w:rPr>
          <w:rFonts w:ascii="Arial" w:hAnsi="Arial" w:cs="Arial"/>
          <w:color w:val="000000"/>
        </w:rPr>
      </w:pPr>
      <w:r>
        <w:rPr>
          <w:rFonts w:ascii="Arial" w:hAnsi="Arial" w:cs="Arial"/>
          <w:b/>
          <w:color w:val="000000"/>
        </w:rPr>
        <w:t>Behavior:</w:t>
      </w:r>
      <w:r>
        <w:rPr>
          <w:rFonts w:ascii="Arial" w:hAnsi="Arial" w:cs="Arial"/>
          <w:color w:val="000000"/>
        </w:rPr>
        <w:t xml:space="preserve"> </w:t>
      </w:r>
    </w:p>
    <w:p w14:paraId="2E1B29D4" w14:textId="77777777" w:rsidR="001437A5" w:rsidRDefault="001437A5" w:rsidP="00EF006F">
      <w:pPr>
        <w:numPr>
          <w:ilvl w:val="0"/>
          <w:numId w:val="42"/>
        </w:numPr>
        <w:autoSpaceDE w:val="0"/>
        <w:autoSpaceDN w:val="0"/>
        <w:adjustRightInd w:val="0"/>
        <w:spacing w:before="0" w:after="0"/>
        <w:jc w:val="left"/>
        <w:rPr>
          <w:rFonts w:ascii="Arial" w:hAnsi="Arial" w:cs="Arial"/>
          <w:color w:val="000000"/>
        </w:rPr>
      </w:pPr>
      <w:r>
        <w:rPr>
          <w:rFonts w:ascii="Arial" w:hAnsi="Arial" w:cs="Arial"/>
          <w:color w:val="000000"/>
        </w:rPr>
        <w:t xml:space="preserve">The service response header will set the success indicator to ‘Success’. </w:t>
      </w:r>
    </w:p>
    <w:p w14:paraId="2E1B29D5" w14:textId="77777777" w:rsidR="001437A5" w:rsidRDefault="001437A5" w:rsidP="00EF006F">
      <w:pPr>
        <w:numPr>
          <w:ilvl w:val="0"/>
          <w:numId w:val="42"/>
        </w:numPr>
        <w:autoSpaceDE w:val="0"/>
        <w:autoSpaceDN w:val="0"/>
        <w:adjustRightInd w:val="0"/>
        <w:spacing w:before="0" w:after="0"/>
        <w:jc w:val="left"/>
        <w:rPr>
          <w:rFonts w:ascii="Arial" w:hAnsi="Arial" w:cs="Arial"/>
          <w:color w:val="000000"/>
        </w:rPr>
      </w:pPr>
      <w:r>
        <w:rPr>
          <w:rFonts w:ascii="Arial" w:hAnsi="Arial" w:cs="Arial"/>
          <w:color w:val="000000"/>
        </w:rPr>
        <w:t xml:space="preserve">The service response body will include unsuccessful payment validation for each payment request that encountered a communication error. </w:t>
      </w:r>
    </w:p>
    <w:p w14:paraId="2E1B29D6" w14:textId="77777777" w:rsidR="001437A5" w:rsidRDefault="001437A5" w:rsidP="00EF006F">
      <w:pPr>
        <w:numPr>
          <w:ilvl w:val="0"/>
          <w:numId w:val="42"/>
        </w:numPr>
        <w:autoSpaceDE w:val="0"/>
        <w:autoSpaceDN w:val="0"/>
        <w:adjustRightInd w:val="0"/>
        <w:spacing w:before="0" w:after="0"/>
        <w:jc w:val="left"/>
        <w:rPr>
          <w:rFonts w:ascii="Arial" w:hAnsi="Arial" w:cs="Arial"/>
          <w:color w:val="000000"/>
        </w:rPr>
      </w:pPr>
      <w:r>
        <w:rPr>
          <w:rFonts w:ascii="Arial" w:hAnsi="Arial" w:cs="Arial"/>
          <w:color w:val="000000"/>
        </w:rPr>
        <w:t xml:space="preserve">The corresponding error code and message be included within a message list associated with the original payment request. </w:t>
      </w:r>
    </w:p>
    <w:p w14:paraId="2E1B29D7" w14:textId="77777777" w:rsidR="001437A5" w:rsidRDefault="001437A5" w:rsidP="00EF006F">
      <w:pPr>
        <w:numPr>
          <w:ilvl w:val="0"/>
          <w:numId w:val="42"/>
        </w:numPr>
        <w:autoSpaceDE w:val="0"/>
        <w:autoSpaceDN w:val="0"/>
        <w:adjustRightInd w:val="0"/>
        <w:spacing w:before="0" w:after="0"/>
        <w:jc w:val="left"/>
        <w:rPr>
          <w:rFonts w:ascii="Arial" w:hAnsi="Arial" w:cs="Arial"/>
          <w:color w:val="000000"/>
        </w:rPr>
      </w:pPr>
      <w:r>
        <w:rPr>
          <w:rFonts w:ascii="Arial" w:hAnsi="Arial" w:cs="Arial"/>
          <w:color w:val="000000"/>
        </w:rPr>
        <w:t>The service response body will include successful response for each payment validation request including the authorization number if a credit validation was requested.</w:t>
      </w:r>
    </w:p>
    <w:p w14:paraId="2E1B29D8" w14:textId="77777777" w:rsidR="001437A5" w:rsidRDefault="001437A5" w:rsidP="001437A5">
      <w:pPr>
        <w:autoSpaceDE w:val="0"/>
        <w:autoSpaceDN w:val="0"/>
        <w:adjustRightInd w:val="0"/>
        <w:rPr>
          <w:rFonts w:ascii="Arial" w:hAnsi="Arial" w:cs="Arial"/>
          <w:b/>
          <w:lang w:val="en-CA"/>
        </w:rPr>
      </w:pPr>
      <w:r>
        <w:rPr>
          <w:rFonts w:ascii="Arial" w:hAnsi="Arial" w:cs="Arial"/>
          <w:b/>
        </w:rPr>
        <w:t>Example:</w:t>
      </w:r>
    </w:p>
    <w:p w14:paraId="2E1B29D9" w14:textId="77777777" w:rsidR="001437A5" w:rsidRDefault="001437A5" w:rsidP="001437A5">
      <w:pPr>
        <w:autoSpaceDE w:val="0"/>
        <w:autoSpaceDN w:val="0"/>
        <w:adjustRightInd w:val="0"/>
        <w:rPr>
          <w:rFonts w:ascii="Arial" w:hAnsi="Arial" w:cs="Arial"/>
        </w:rPr>
      </w:pPr>
      <w:r>
        <w:rPr>
          <w:rFonts w:ascii="Arial" w:hAnsi="Arial" w:cs="Arial"/>
        </w:rPr>
        <w:t>A service request contains two payment validation requests – one for pre-authorized payment and the other one for credit card. First request failed on the call to PRISM. The result of the second request is authorized and the authorization number is returned. In this scenario, the response header success indicator will be set to ‘Success’ because the service call to PayPal was able to complete.</w:t>
      </w:r>
    </w:p>
    <w:p w14:paraId="2E1B29DA" w14:textId="77777777" w:rsidR="001437A5" w:rsidRDefault="001437A5" w:rsidP="001437A5">
      <w:pPr>
        <w:autoSpaceDE w:val="0"/>
        <w:autoSpaceDN w:val="0"/>
        <w:adjustRightInd w:val="0"/>
        <w:rPr>
          <w:rFonts w:ascii="Arial" w:hAnsi="Arial" w:cs="Arial"/>
        </w:rPr>
      </w:pPr>
    </w:p>
    <w:p w14:paraId="2E1B29DB" w14:textId="77777777" w:rsidR="001437A5" w:rsidRDefault="001437A5" w:rsidP="001437A5">
      <w:pPr>
        <w:autoSpaceDE w:val="0"/>
        <w:autoSpaceDN w:val="0"/>
        <w:adjustRightInd w:val="0"/>
        <w:rPr>
          <w:rFonts w:ascii="Arial" w:hAnsi="Arial" w:cs="Arial"/>
        </w:rPr>
      </w:pPr>
    </w:p>
    <w:p w14:paraId="2E1B29DC" w14:textId="77777777" w:rsidR="001437A5" w:rsidRPr="001437A5" w:rsidRDefault="001437A5" w:rsidP="001437A5">
      <w:pPr>
        <w:autoSpaceDE w:val="0"/>
        <w:autoSpaceDN w:val="0"/>
        <w:adjustRightInd w:val="0"/>
        <w:rPr>
          <w:rFonts w:ascii="Arial" w:hAnsi="Arial" w:cs="Arial"/>
          <w:color w:val="000000"/>
          <w:u w:val="double"/>
          <w:lang w:eastAsia="en-US"/>
        </w:rPr>
      </w:pPr>
      <w:r w:rsidRPr="001437A5">
        <w:rPr>
          <w:rFonts w:ascii="Arial" w:hAnsi="Arial" w:cs="Arial"/>
          <w:b/>
          <w:bCs/>
          <w:color w:val="000000"/>
          <w:u w:val="double"/>
        </w:rPr>
        <w:t>Scenario 3</w:t>
      </w:r>
      <w:r w:rsidRPr="001437A5">
        <w:rPr>
          <w:rFonts w:ascii="Arial" w:hAnsi="Arial" w:cs="Arial"/>
          <w:b/>
          <w:color w:val="000000"/>
          <w:u w:val="double"/>
        </w:rPr>
        <w:t>:</w:t>
      </w:r>
    </w:p>
    <w:p w14:paraId="2E1B29DD" w14:textId="77777777" w:rsidR="001437A5" w:rsidRDefault="001437A5" w:rsidP="001437A5">
      <w:pPr>
        <w:autoSpaceDE w:val="0"/>
        <w:autoSpaceDN w:val="0"/>
        <w:adjustRightInd w:val="0"/>
        <w:rPr>
          <w:rFonts w:ascii="Arial" w:hAnsi="Arial" w:cs="Arial"/>
          <w:color w:val="000000"/>
        </w:rPr>
      </w:pPr>
      <w:r>
        <w:rPr>
          <w:rFonts w:ascii="Arial" w:hAnsi="Arial" w:cs="Arial"/>
          <w:color w:val="000000"/>
        </w:rPr>
        <w:t>There were no validation errors detected within the service request. All payment requests failed resulting from a failure to communicate with service providers (i.e. DTS</w:t>
      </w:r>
      <w:r w:rsidR="00B226FA">
        <w:rPr>
          <w:rFonts w:ascii="Arial" w:hAnsi="Arial" w:cs="Arial"/>
          <w:color w:val="000000"/>
        </w:rPr>
        <w:t>-RTS</w:t>
      </w:r>
      <w:r>
        <w:rPr>
          <w:rFonts w:ascii="Arial" w:hAnsi="Arial" w:cs="Arial"/>
          <w:color w:val="000000"/>
        </w:rPr>
        <w:t>, PayPal, PRISM, Equifax).</w:t>
      </w:r>
    </w:p>
    <w:p w14:paraId="2E1B29DE" w14:textId="77777777" w:rsidR="001437A5" w:rsidRDefault="001437A5" w:rsidP="001437A5">
      <w:pPr>
        <w:autoSpaceDE w:val="0"/>
        <w:autoSpaceDN w:val="0"/>
        <w:adjustRightInd w:val="0"/>
        <w:rPr>
          <w:rFonts w:ascii="Arial" w:hAnsi="Arial" w:cs="Arial"/>
          <w:color w:val="000000"/>
        </w:rPr>
      </w:pPr>
      <w:r>
        <w:rPr>
          <w:rFonts w:ascii="Arial" w:hAnsi="Arial" w:cs="Arial"/>
          <w:b/>
          <w:color w:val="000000"/>
        </w:rPr>
        <w:t>Behavior:</w:t>
      </w:r>
      <w:r>
        <w:rPr>
          <w:rFonts w:ascii="Arial" w:hAnsi="Arial" w:cs="Arial"/>
          <w:color w:val="000000"/>
        </w:rPr>
        <w:t xml:space="preserve"> </w:t>
      </w:r>
    </w:p>
    <w:p w14:paraId="2E1B29DF" w14:textId="77777777" w:rsidR="001437A5" w:rsidRDefault="001437A5" w:rsidP="00EF006F">
      <w:pPr>
        <w:numPr>
          <w:ilvl w:val="0"/>
          <w:numId w:val="43"/>
        </w:numPr>
        <w:autoSpaceDE w:val="0"/>
        <w:autoSpaceDN w:val="0"/>
        <w:adjustRightInd w:val="0"/>
        <w:spacing w:before="0" w:after="0"/>
        <w:jc w:val="left"/>
        <w:rPr>
          <w:rFonts w:ascii="Arial" w:hAnsi="Arial" w:cs="Arial"/>
          <w:color w:val="000000"/>
        </w:rPr>
      </w:pPr>
      <w:r>
        <w:rPr>
          <w:rFonts w:ascii="Arial" w:hAnsi="Arial" w:cs="Arial"/>
          <w:color w:val="000000"/>
        </w:rPr>
        <w:t xml:space="preserve">The service response header will set the success indicator to ‘Failed’. </w:t>
      </w:r>
    </w:p>
    <w:p w14:paraId="2E1B29E0" w14:textId="77777777" w:rsidR="001437A5" w:rsidRDefault="001437A5" w:rsidP="00EF006F">
      <w:pPr>
        <w:numPr>
          <w:ilvl w:val="0"/>
          <w:numId w:val="43"/>
        </w:numPr>
        <w:autoSpaceDE w:val="0"/>
        <w:autoSpaceDN w:val="0"/>
        <w:adjustRightInd w:val="0"/>
        <w:spacing w:before="0" w:after="0"/>
        <w:jc w:val="left"/>
        <w:rPr>
          <w:rFonts w:ascii="Arial" w:hAnsi="Arial" w:cs="Arial"/>
          <w:color w:val="000000"/>
        </w:rPr>
      </w:pPr>
      <w:r>
        <w:rPr>
          <w:rFonts w:ascii="Arial" w:hAnsi="Arial" w:cs="Arial"/>
          <w:color w:val="000000"/>
        </w:rPr>
        <w:t xml:space="preserve">The service response body will include unsuccessful payment validation for each payment request that encountered a communication error. </w:t>
      </w:r>
    </w:p>
    <w:p w14:paraId="2E1B29E1" w14:textId="77777777" w:rsidR="001437A5" w:rsidRDefault="001437A5" w:rsidP="00EF006F">
      <w:pPr>
        <w:numPr>
          <w:ilvl w:val="0"/>
          <w:numId w:val="43"/>
        </w:numPr>
        <w:autoSpaceDE w:val="0"/>
        <w:autoSpaceDN w:val="0"/>
        <w:adjustRightInd w:val="0"/>
        <w:spacing w:before="0" w:after="0"/>
        <w:jc w:val="left"/>
        <w:rPr>
          <w:rFonts w:ascii="Arial" w:hAnsi="Arial" w:cs="Arial"/>
          <w:color w:val="000000"/>
        </w:rPr>
      </w:pPr>
      <w:r>
        <w:rPr>
          <w:rFonts w:ascii="Arial" w:hAnsi="Arial" w:cs="Arial"/>
          <w:color w:val="000000"/>
        </w:rPr>
        <w:t>The corresponding error code and message be included within a message list associated with the original payment request.</w:t>
      </w:r>
    </w:p>
    <w:p w14:paraId="2E1B29E2" w14:textId="77777777" w:rsidR="001437A5" w:rsidRDefault="001437A5" w:rsidP="001437A5">
      <w:pPr>
        <w:autoSpaceDE w:val="0"/>
        <w:autoSpaceDN w:val="0"/>
        <w:adjustRightInd w:val="0"/>
        <w:rPr>
          <w:rFonts w:ascii="Arial" w:hAnsi="Arial" w:cs="Arial"/>
          <w:lang w:val="en-CA"/>
        </w:rPr>
      </w:pPr>
    </w:p>
    <w:p w14:paraId="2E1B29E3" w14:textId="77777777" w:rsidR="001437A5" w:rsidRDefault="001437A5" w:rsidP="001437A5">
      <w:pPr>
        <w:autoSpaceDE w:val="0"/>
        <w:autoSpaceDN w:val="0"/>
        <w:adjustRightInd w:val="0"/>
        <w:rPr>
          <w:rFonts w:ascii="Arial" w:hAnsi="Arial" w:cs="Arial"/>
        </w:rPr>
      </w:pPr>
    </w:p>
    <w:p w14:paraId="2E1B29E4" w14:textId="77777777" w:rsidR="001437A5" w:rsidRPr="001437A5" w:rsidRDefault="001437A5" w:rsidP="001437A5">
      <w:pPr>
        <w:autoSpaceDE w:val="0"/>
        <w:autoSpaceDN w:val="0"/>
        <w:adjustRightInd w:val="0"/>
        <w:rPr>
          <w:rFonts w:ascii="Arial" w:hAnsi="Arial" w:cs="Arial"/>
          <w:color w:val="000000"/>
          <w:u w:val="double"/>
          <w:lang w:eastAsia="en-US"/>
        </w:rPr>
      </w:pPr>
      <w:r w:rsidRPr="001437A5">
        <w:rPr>
          <w:rFonts w:ascii="Arial" w:hAnsi="Arial" w:cs="Arial"/>
          <w:b/>
          <w:bCs/>
          <w:color w:val="000000"/>
          <w:u w:val="double"/>
        </w:rPr>
        <w:t>Scenario 4</w:t>
      </w:r>
      <w:r w:rsidRPr="001437A5">
        <w:rPr>
          <w:rFonts w:ascii="Arial" w:hAnsi="Arial" w:cs="Arial"/>
          <w:color w:val="000000"/>
          <w:u w:val="double"/>
        </w:rPr>
        <w:t xml:space="preserve">:  </w:t>
      </w:r>
    </w:p>
    <w:p w14:paraId="2E1B29E5" w14:textId="77777777" w:rsidR="001437A5" w:rsidRDefault="001437A5" w:rsidP="001437A5">
      <w:pPr>
        <w:autoSpaceDE w:val="0"/>
        <w:autoSpaceDN w:val="0"/>
        <w:adjustRightInd w:val="0"/>
        <w:rPr>
          <w:rFonts w:ascii="Arial" w:hAnsi="Arial" w:cs="Arial"/>
          <w:color w:val="000000"/>
        </w:rPr>
      </w:pPr>
      <w:r>
        <w:rPr>
          <w:rFonts w:ascii="Arial" w:hAnsi="Arial" w:cs="Arial"/>
          <w:color w:val="000000"/>
        </w:rPr>
        <w:t>Validation errors have been detected in at least one of the payment validation requests included within the service request.</w:t>
      </w:r>
    </w:p>
    <w:p w14:paraId="2E1B29E6" w14:textId="77777777" w:rsidR="001437A5" w:rsidRDefault="001437A5" w:rsidP="001437A5">
      <w:pPr>
        <w:autoSpaceDE w:val="0"/>
        <w:autoSpaceDN w:val="0"/>
        <w:adjustRightInd w:val="0"/>
        <w:rPr>
          <w:rFonts w:ascii="Arial" w:hAnsi="Arial" w:cs="Arial"/>
          <w:color w:val="000000"/>
        </w:rPr>
      </w:pPr>
      <w:r>
        <w:rPr>
          <w:rFonts w:ascii="Arial" w:hAnsi="Arial" w:cs="Arial"/>
          <w:b/>
          <w:color w:val="000000"/>
        </w:rPr>
        <w:t>Behavior:</w:t>
      </w:r>
      <w:r>
        <w:rPr>
          <w:rFonts w:ascii="Arial" w:hAnsi="Arial" w:cs="Arial"/>
          <w:color w:val="000000"/>
        </w:rPr>
        <w:t xml:space="preserve"> </w:t>
      </w:r>
    </w:p>
    <w:p w14:paraId="2E1B29E7" w14:textId="77777777" w:rsidR="001437A5" w:rsidRDefault="001437A5" w:rsidP="00EF006F">
      <w:pPr>
        <w:numPr>
          <w:ilvl w:val="0"/>
          <w:numId w:val="44"/>
        </w:numPr>
        <w:autoSpaceDE w:val="0"/>
        <w:autoSpaceDN w:val="0"/>
        <w:adjustRightInd w:val="0"/>
        <w:spacing w:before="0" w:after="0"/>
        <w:jc w:val="left"/>
        <w:rPr>
          <w:rFonts w:ascii="Arial" w:hAnsi="Arial" w:cs="Arial"/>
          <w:color w:val="000000"/>
        </w:rPr>
      </w:pPr>
      <w:r>
        <w:rPr>
          <w:rFonts w:ascii="Arial" w:hAnsi="Arial" w:cs="Arial"/>
          <w:color w:val="000000"/>
        </w:rPr>
        <w:lastRenderedPageBreak/>
        <w:t xml:space="preserve">The service response header will set the success indicator to ‘Failed’. </w:t>
      </w:r>
    </w:p>
    <w:p w14:paraId="2E1B29E8" w14:textId="77777777" w:rsidR="001437A5" w:rsidRDefault="001437A5" w:rsidP="00EF006F">
      <w:pPr>
        <w:numPr>
          <w:ilvl w:val="0"/>
          <w:numId w:val="44"/>
        </w:numPr>
        <w:autoSpaceDE w:val="0"/>
        <w:autoSpaceDN w:val="0"/>
        <w:adjustRightInd w:val="0"/>
        <w:spacing w:before="0" w:after="0"/>
        <w:jc w:val="left"/>
        <w:rPr>
          <w:rFonts w:ascii="Arial" w:hAnsi="Arial" w:cs="Arial"/>
          <w:color w:val="000000"/>
        </w:rPr>
      </w:pPr>
      <w:r>
        <w:rPr>
          <w:rFonts w:ascii="Arial" w:hAnsi="Arial" w:cs="Arial"/>
          <w:color w:val="000000"/>
        </w:rPr>
        <w:t>The service response body will contain a list of one or more payment validation responses. Each element within the list will contain a list of one or more validation error messages.</w:t>
      </w:r>
    </w:p>
    <w:p w14:paraId="2E1B29E9" w14:textId="77777777" w:rsidR="001437A5" w:rsidRDefault="001437A5" w:rsidP="006558AA"/>
    <w:p w14:paraId="2E1B29EA" w14:textId="77777777" w:rsidR="001437A5" w:rsidRDefault="001437A5" w:rsidP="006558AA"/>
    <w:p w14:paraId="2E1B29EB" w14:textId="77777777" w:rsidR="00826E34" w:rsidRPr="00826E34" w:rsidRDefault="00826E34" w:rsidP="00826E34">
      <w:pPr>
        <w:pStyle w:val="Heading1NoNumber"/>
        <w:numPr>
          <w:ilvl w:val="0"/>
          <w:numId w:val="0"/>
        </w:numPr>
        <w:rPr>
          <w:lang w:val="fr-CA"/>
        </w:rPr>
      </w:pPr>
      <w:bookmarkStart w:id="2003" w:name="_Toc352915527"/>
      <w:bookmarkStart w:id="2004" w:name="_Toc87427736"/>
      <w:proofErr w:type="spellStart"/>
      <w:r w:rsidRPr="00826E34">
        <w:rPr>
          <w:lang w:val="fr-CA"/>
        </w:rPr>
        <w:lastRenderedPageBreak/>
        <w:t>Appendix</w:t>
      </w:r>
      <w:proofErr w:type="spellEnd"/>
      <w:r w:rsidRPr="00826E34">
        <w:rPr>
          <w:lang w:val="fr-CA"/>
        </w:rPr>
        <w:t xml:space="preserve"> D – </w:t>
      </w:r>
      <w:proofErr w:type="spellStart"/>
      <w:r w:rsidRPr="00826E34">
        <w:rPr>
          <w:lang w:val="fr-CA"/>
        </w:rPr>
        <w:t>Dev</w:t>
      </w:r>
      <w:r>
        <w:rPr>
          <w:lang w:val="fr-CA"/>
        </w:rPr>
        <w:t>elopment</w:t>
      </w:r>
      <w:proofErr w:type="spellEnd"/>
      <w:r w:rsidRPr="00826E34">
        <w:rPr>
          <w:lang w:val="fr-CA"/>
        </w:rPr>
        <w:t xml:space="preserve"> </w:t>
      </w:r>
      <w:proofErr w:type="spellStart"/>
      <w:r w:rsidRPr="00826E34">
        <w:rPr>
          <w:lang w:val="fr-CA"/>
        </w:rPr>
        <w:t>Environment</w:t>
      </w:r>
      <w:proofErr w:type="spellEnd"/>
      <w:r>
        <w:rPr>
          <w:lang w:val="fr-CA"/>
        </w:rPr>
        <w:t xml:space="preserve"> (ICN)</w:t>
      </w:r>
      <w:bookmarkEnd w:id="2003"/>
    </w:p>
    <w:p w14:paraId="2E1B29EC" w14:textId="77777777" w:rsidR="00826E34" w:rsidRPr="009110C8" w:rsidRDefault="00826E34" w:rsidP="00826E34">
      <w:pPr>
        <w:rPr>
          <w:sz w:val="22"/>
          <w:lang w:val="fr-CA"/>
        </w:rPr>
      </w:pPr>
    </w:p>
    <w:p w14:paraId="2E1B29ED" w14:textId="77777777" w:rsidR="00826E34" w:rsidRPr="00883318" w:rsidRDefault="00826E34" w:rsidP="00826E34">
      <w:pPr>
        <w:rPr>
          <w:lang w:val="en-CA"/>
        </w:rPr>
      </w:pPr>
      <w:r w:rsidRPr="00883318">
        <w:rPr>
          <w:lang w:val="en-CA"/>
        </w:rPr>
        <w:t>The diagram below depicts the PCI Dev-UAT environment on the ICN.</w:t>
      </w:r>
    </w:p>
    <w:p w14:paraId="2E1B29EE" w14:textId="77777777" w:rsidR="00826E34" w:rsidRPr="00883318" w:rsidRDefault="00826E34" w:rsidP="00826E34">
      <w:pPr>
        <w:rPr>
          <w:lang w:val="en-CA"/>
        </w:rPr>
      </w:pPr>
    </w:p>
    <w:p w14:paraId="2E1B29EF" w14:textId="77777777" w:rsidR="00826E34" w:rsidRPr="00F7449E" w:rsidRDefault="00414EA6" w:rsidP="00883318">
      <w:pPr>
        <w:ind w:left="-426"/>
        <w:rPr>
          <w:sz w:val="22"/>
        </w:rPr>
      </w:pPr>
      <w:r>
        <w:rPr>
          <w:noProof/>
          <w:sz w:val="22"/>
          <w:lang w:eastAsia="en-US"/>
        </w:rPr>
        <w:drawing>
          <wp:inline distT="0" distB="0" distL="0" distR="0" wp14:anchorId="2E1B2A5F" wp14:editId="2E1B2A60">
            <wp:extent cx="6219825" cy="5695950"/>
            <wp:effectExtent l="0" t="0" r="9525" b="0"/>
            <wp:docPr id="19" name="Picture 19" descr="PCI-DSS hardware Topology v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CI-DSS hardware Topology v25-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219825" cy="5695950"/>
                    </a:xfrm>
                    <a:prstGeom prst="rect">
                      <a:avLst/>
                    </a:prstGeom>
                    <a:noFill/>
                    <a:ln>
                      <a:noFill/>
                    </a:ln>
                  </pic:spPr>
                </pic:pic>
              </a:graphicData>
            </a:graphic>
          </wp:inline>
        </w:drawing>
      </w:r>
    </w:p>
    <w:p w14:paraId="2E1B29F0" w14:textId="77777777" w:rsidR="00314853" w:rsidRDefault="00314853" w:rsidP="00314853">
      <w:pPr>
        <w:pStyle w:val="Heading1NoNumber"/>
        <w:numPr>
          <w:ilvl w:val="0"/>
          <w:numId w:val="0"/>
        </w:numPr>
      </w:pPr>
      <w:bookmarkStart w:id="2005" w:name="_Toc352915528"/>
      <w:r>
        <w:lastRenderedPageBreak/>
        <w:t xml:space="preserve">Appendix </w:t>
      </w:r>
      <w:r w:rsidR="00826E34">
        <w:t>E</w:t>
      </w:r>
      <w:r w:rsidR="0019204D">
        <w:t xml:space="preserve"> </w:t>
      </w:r>
      <w:r>
        <w:t xml:space="preserve">– </w:t>
      </w:r>
      <w:r w:rsidR="00D03AFA">
        <w:t>Glossary</w:t>
      </w:r>
      <w:bookmarkEnd w:id="2004"/>
      <w:bookmarkEnd w:id="2005"/>
    </w:p>
    <w:p w14:paraId="2E1B29F1" w14:textId="77777777" w:rsidR="00D03AFA" w:rsidRPr="00F7449E" w:rsidRDefault="00D03AFA" w:rsidP="00D03AFA">
      <w:pPr>
        <w:rPr>
          <w:sz w:val="22"/>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8118"/>
      </w:tblGrid>
      <w:tr w:rsidR="00D03AFA" w:rsidRPr="00E2769D" w14:paraId="2E1B29F4" w14:textId="77777777" w:rsidTr="000162EB">
        <w:trPr>
          <w:trHeight w:val="314"/>
        </w:trPr>
        <w:tc>
          <w:tcPr>
            <w:tcW w:w="1458" w:type="dxa"/>
          </w:tcPr>
          <w:p w14:paraId="2E1B29F2" w14:textId="77777777" w:rsidR="00D03AFA" w:rsidRPr="000914E7" w:rsidRDefault="00D03AFA" w:rsidP="000162EB">
            <w:pPr>
              <w:jc w:val="center"/>
              <w:rPr>
                <w:b/>
              </w:rPr>
            </w:pPr>
            <w:r w:rsidRPr="000914E7">
              <w:rPr>
                <w:b/>
              </w:rPr>
              <w:t>Acronym</w:t>
            </w:r>
          </w:p>
        </w:tc>
        <w:tc>
          <w:tcPr>
            <w:tcW w:w="8118" w:type="dxa"/>
          </w:tcPr>
          <w:p w14:paraId="2E1B29F3" w14:textId="77777777" w:rsidR="00D03AFA" w:rsidRPr="000914E7" w:rsidRDefault="00D03AFA" w:rsidP="000162EB">
            <w:pPr>
              <w:rPr>
                <w:b/>
              </w:rPr>
            </w:pPr>
            <w:r w:rsidRPr="000914E7">
              <w:rPr>
                <w:b/>
              </w:rPr>
              <w:t>Expanded Form</w:t>
            </w:r>
          </w:p>
        </w:tc>
      </w:tr>
      <w:tr w:rsidR="00415615" w:rsidRPr="00A403BC" w14:paraId="2E1B29F7" w14:textId="77777777" w:rsidTr="000162EB">
        <w:tc>
          <w:tcPr>
            <w:tcW w:w="1458" w:type="dxa"/>
          </w:tcPr>
          <w:p w14:paraId="2E1B29F5" w14:textId="77777777" w:rsidR="00415615" w:rsidRPr="00502AB0" w:rsidRDefault="00415615" w:rsidP="000162EB">
            <w:r>
              <w:t>BSS</w:t>
            </w:r>
          </w:p>
        </w:tc>
        <w:tc>
          <w:tcPr>
            <w:tcW w:w="8118" w:type="dxa"/>
          </w:tcPr>
          <w:p w14:paraId="2E1B29F6" w14:textId="77777777" w:rsidR="00415615" w:rsidRPr="00502AB0" w:rsidRDefault="00415615" w:rsidP="000162EB">
            <w:smartTag w:uri="urn:schemas-microsoft-com:office:smarttags" w:element="City">
              <w:smartTag w:uri="urn:schemas-microsoft-com:office:smarttags" w:element="place">
                <w:r>
                  <w:t>Bell</w:t>
                </w:r>
              </w:smartTag>
            </w:smartTag>
            <w:r>
              <w:t xml:space="preserve"> Support Systems</w:t>
            </w:r>
          </w:p>
        </w:tc>
      </w:tr>
      <w:tr w:rsidR="00D03AFA" w:rsidRPr="00A403BC" w14:paraId="2E1B29FA" w14:textId="77777777" w:rsidTr="000162EB">
        <w:tc>
          <w:tcPr>
            <w:tcW w:w="1458" w:type="dxa"/>
          </w:tcPr>
          <w:p w14:paraId="2E1B29F8" w14:textId="77777777" w:rsidR="00D03AFA" w:rsidRPr="00502AB0" w:rsidRDefault="00D03AFA" w:rsidP="000162EB">
            <w:r w:rsidRPr="00502AB0">
              <w:t>CDE</w:t>
            </w:r>
          </w:p>
        </w:tc>
        <w:tc>
          <w:tcPr>
            <w:tcW w:w="8118" w:type="dxa"/>
          </w:tcPr>
          <w:p w14:paraId="2E1B29F9" w14:textId="77777777" w:rsidR="00D03AFA" w:rsidRPr="00502AB0" w:rsidRDefault="00D03AFA" w:rsidP="000162EB">
            <w:r w:rsidRPr="00502AB0">
              <w:t>Cardholder Data Environment.  Area of computer system network that possesses cardholder data or sensitive authentication data and those systems and segments that directly attach or support cardholder processing, storage, or transmission. Adequate network segmentation, which isolates systems that store, process, or transmit cardholder data from those that do not, may reduce the scope of the cardholder data environment and thus the scope of the PCI DSS assessment. A cardholder data environment is comprised of system components.</w:t>
            </w:r>
          </w:p>
        </w:tc>
      </w:tr>
      <w:tr w:rsidR="00D03AFA" w:rsidRPr="00A403BC" w14:paraId="2E1B29FD" w14:textId="77777777" w:rsidTr="000162EB">
        <w:tc>
          <w:tcPr>
            <w:tcW w:w="1458" w:type="dxa"/>
          </w:tcPr>
          <w:p w14:paraId="2E1B29FB" w14:textId="77777777" w:rsidR="00D03AFA" w:rsidRPr="00502AB0" w:rsidRDefault="00D03AFA" w:rsidP="000162EB">
            <w:r w:rsidRPr="00502AB0">
              <w:t>CDE DMZ</w:t>
            </w:r>
          </w:p>
        </w:tc>
        <w:tc>
          <w:tcPr>
            <w:tcW w:w="8118" w:type="dxa"/>
          </w:tcPr>
          <w:p w14:paraId="2E1B29FC" w14:textId="77777777" w:rsidR="00D03AFA" w:rsidRPr="00502AB0" w:rsidRDefault="00D03AFA" w:rsidP="000162EB">
            <w:proofErr w:type="spellStart"/>
            <w:r w:rsidRPr="00427ADE">
              <w:rPr>
                <w:lang w:val="fr-CA"/>
              </w:rPr>
              <w:t>Cardholder</w:t>
            </w:r>
            <w:proofErr w:type="spellEnd"/>
            <w:r w:rsidRPr="00427ADE">
              <w:rPr>
                <w:lang w:val="fr-CA"/>
              </w:rPr>
              <w:t xml:space="preserve"> Data </w:t>
            </w:r>
            <w:proofErr w:type="spellStart"/>
            <w:r w:rsidRPr="00427ADE">
              <w:rPr>
                <w:lang w:val="fr-CA"/>
              </w:rPr>
              <w:t>Environment</w:t>
            </w:r>
            <w:proofErr w:type="spellEnd"/>
            <w:r w:rsidRPr="00427ADE">
              <w:rPr>
                <w:lang w:val="fr-CA"/>
              </w:rPr>
              <w:t xml:space="preserve"> De-</w:t>
            </w:r>
            <w:proofErr w:type="spellStart"/>
            <w:r w:rsidRPr="00427ADE">
              <w:rPr>
                <w:lang w:val="fr-CA"/>
              </w:rPr>
              <w:t>Militarized</w:t>
            </w:r>
            <w:proofErr w:type="spellEnd"/>
            <w:r w:rsidRPr="00427ADE">
              <w:rPr>
                <w:lang w:val="fr-CA"/>
              </w:rPr>
              <w:t xml:space="preserve"> Zone.   </w:t>
            </w:r>
            <w:r w:rsidRPr="00502AB0">
              <w:t>A portion of the cardholder data environment (CDE) that is Internet-facing.</w:t>
            </w:r>
          </w:p>
        </w:tc>
      </w:tr>
      <w:tr w:rsidR="00D03AFA" w:rsidRPr="00A403BC" w14:paraId="2E1B2A00" w14:textId="77777777" w:rsidTr="000162EB">
        <w:tc>
          <w:tcPr>
            <w:tcW w:w="1458" w:type="dxa"/>
          </w:tcPr>
          <w:p w14:paraId="2E1B29FE" w14:textId="77777777" w:rsidR="00D03AFA" w:rsidRPr="00502AB0" w:rsidRDefault="00D03AFA" w:rsidP="000162EB">
            <w:r w:rsidRPr="00502AB0">
              <w:t>CHD</w:t>
            </w:r>
          </w:p>
        </w:tc>
        <w:tc>
          <w:tcPr>
            <w:tcW w:w="8118" w:type="dxa"/>
          </w:tcPr>
          <w:p w14:paraId="2E1B29FF" w14:textId="77777777" w:rsidR="00D03AFA" w:rsidRPr="00502AB0" w:rsidRDefault="00D03AFA" w:rsidP="000162EB">
            <w:r w:rsidRPr="00502AB0">
              <w:t>Cardholder Data. Cardholder data includes the primary account number (PAN), the cardholder name, card expiry data, and the service code</w:t>
            </w:r>
          </w:p>
        </w:tc>
      </w:tr>
      <w:tr w:rsidR="00D03AFA" w:rsidRPr="00A403BC" w14:paraId="2E1B2A0E" w14:textId="77777777" w:rsidTr="000162EB">
        <w:tc>
          <w:tcPr>
            <w:tcW w:w="1458" w:type="dxa"/>
          </w:tcPr>
          <w:p w14:paraId="2E1B2A01" w14:textId="77777777" w:rsidR="00D03AFA" w:rsidRPr="00502AB0" w:rsidRDefault="00D03AFA" w:rsidP="000162EB">
            <w:r w:rsidRPr="00502AB0">
              <w:rPr>
                <w:bCs/>
              </w:rPr>
              <w:t>Card Verification Code or Value</w:t>
            </w:r>
          </w:p>
        </w:tc>
        <w:tc>
          <w:tcPr>
            <w:tcW w:w="8118" w:type="dxa"/>
          </w:tcPr>
          <w:p w14:paraId="2E1B2A02" w14:textId="77777777" w:rsidR="00D03AFA" w:rsidRPr="00502AB0" w:rsidRDefault="00D03AFA" w:rsidP="000162EB">
            <w:r w:rsidRPr="00502AB0">
              <w:t xml:space="preserve">Refers to either: (1) magnetic-stripe data, or (2) printed security features. </w:t>
            </w:r>
          </w:p>
          <w:p w14:paraId="2E1B2A03" w14:textId="77777777" w:rsidR="00D03AFA" w:rsidRPr="00502AB0" w:rsidRDefault="00D03AFA" w:rsidP="00EF006F">
            <w:pPr>
              <w:numPr>
                <w:ilvl w:val="0"/>
                <w:numId w:val="11"/>
              </w:numPr>
              <w:jc w:val="left"/>
            </w:pPr>
            <w:r w:rsidRPr="00502AB0">
              <w:t>Data element on a card's magnetic stripe that uses secure cryptographic process to protect data integrity on the stripe, and reveals any alteration or counterfeiting. Referred to as CAV, CVC, CVV, or CSC depending on payment card brand. The following list provides the terms for each card brand:</w:t>
            </w:r>
          </w:p>
          <w:p w14:paraId="2E1B2A04" w14:textId="77777777" w:rsidR="00D03AFA" w:rsidRPr="00502AB0" w:rsidRDefault="00D03AFA" w:rsidP="00EF006F">
            <w:pPr>
              <w:numPr>
                <w:ilvl w:val="0"/>
                <w:numId w:val="9"/>
              </w:numPr>
              <w:spacing w:before="120" w:after="0"/>
              <w:jc w:val="left"/>
            </w:pPr>
            <w:r w:rsidRPr="00502AB0">
              <w:rPr>
                <w:bCs/>
              </w:rPr>
              <w:t xml:space="preserve">CAV – </w:t>
            </w:r>
            <w:r w:rsidRPr="00502AB0">
              <w:t>Card Authentication Value (JCB payment cards)</w:t>
            </w:r>
          </w:p>
          <w:p w14:paraId="2E1B2A05" w14:textId="77777777" w:rsidR="00D03AFA" w:rsidRPr="00502AB0" w:rsidRDefault="00D03AFA" w:rsidP="00EF006F">
            <w:pPr>
              <w:numPr>
                <w:ilvl w:val="0"/>
                <w:numId w:val="9"/>
              </w:numPr>
              <w:spacing w:before="120" w:after="0"/>
              <w:jc w:val="left"/>
            </w:pPr>
            <w:r w:rsidRPr="00502AB0">
              <w:rPr>
                <w:bCs/>
              </w:rPr>
              <w:t xml:space="preserve">CVC – </w:t>
            </w:r>
            <w:r w:rsidRPr="00502AB0">
              <w:t>Card Validation Code (MasterCard payment cards)</w:t>
            </w:r>
          </w:p>
          <w:p w14:paraId="2E1B2A06" w14:textId="77777777" w:rsidR="00D03AFA" w:rsidRPr="00502AB0" w:rsidRDefault="00D03AFA" w:rsidP="00EF006F">
            <w:pPr>
              <w:numPr>
                <w:ilvl w:val="0"/>
                <w:numId w:val="9"/>
              </w:numPr>
              <w:spacing w:before="120" w:after="0"/>
              <w:jc w:val="left"/>
            </w:pPr>
            <w:r w:rsidRPr="00502AB0">
              <w:rPr>
                <w:bCs/>
              </w:rPr>
              <w:t xml:space="preserve">CVV – </w:t>
            </w:r>
            <w:r w:rsidRPr="00502AB0">
              <w:t>Card Verification Value (Visa and Discover payment cards)</w:t>
            </w:r>
          </w:p>
          <w:p w14:paraId="2E1B2A07" w14:textId="77777777" w:rsidR="00D03AFA" w:rsidRDefault="00D03AFA" w:rsidP="00EF006F">
            <w:pPr>
              <w:numPr>
                <w:ilvl w:val="0"/>
                <w:numId w:val="9"/>
              </w:numPr>
              <w:spacing w:before="120" w:after="0"/>
              <w:jc w:val="left"/>
            </w:pPr>
            <w:r w:rsidRPr="00502AB0">
              <w:rPr>
                <w:bCs/>
              </w:rPr>
              <w:t xml:space="preserve">CSC – </w:t>
            </w:r>
            <w:r w:rsidRPr="00502AB0">
              <w:t>Card Security Code (American Express)</w:t>
            </w:r>
          </w:p>
          <w:p w14:paraId="2E1B2A08" w14:textId="77777777" w:rsidR="00D03AFA" w:rsidRPr="00502AB0" w:rsidRDefault="00D03AFA" w:rsidP="000162EB">
            <w:pPr>
              <w:spacing w:before="120" w:after="0"/>
            </w:pPr>
          </w:p>
          <w:p w14:paraId="2E1B2A09" w14:textId="77777777" w:rsidR="00D03AFA" w:rsidRPr="00502AB0" w:rsidRDefault="00D03AFA" w:rsidP="00EF006F">
            <w:pPr>
              <w:numPr>
                <w:ilvl w:val="0"/>
                <w:numId w:val="11"/>
              </w:numPr>
              <w:jc w:val="left"/>
            </w:pPr>
            <w:r w:rsidRPr="00502AB0">
              <w:t>For Discover, JCB, MasterCard, and Visa payment cards, the second type of card verification value or code is the rightmost three-digit value printed in the signature panel area on the back of the card. For American Express payment cards, the code is a four-digit un-embossed number printed above the PAN on the face of the payment cards. The code is uniquely associated with each individual piece of plastic and ties the PAN to the plastic. The following provides an overview:</w:t>
            </w:r>
          </w:p>
          <w:p w14:paraId="2E1B2A0A" w14:textId="77777777" w:rsidR="00D03AFA" w:rsidRPr="00502AB0" w:rsidRDefault="00D03AFA" w:rsidP="00EF006F">
            <w:pPr>
              <w:numPr>
                <w:ilvl w:val="0"/>
                <w:numId w:val="10"/>
              </w:numPr>
              <w:spacing w:before="120" w:after="0"/>
              <w:jc w:val="left"/>
            </w:pPr>
            <w:r w:rsidRPr="00502AB0">
              <w:rPr>
                <w:bCs/>
              </w:rPr>
              <w:t xml:space="preserve">CID – </w:t>
            </w:r>
            <w:r w:rsidRPr="00502AB0">
              <w:t>Card Identification Number (American Express and Discover payment cards)</w:t>
            </w:r>
          </w:p>
          <w:p w14:paraId="2E1B2A0B" w14:textId="77777777" w:rsidR="00D03AFA" w:rsidRPr="00502AB0" w:rsidRDefault="00D03AFA" w:rsidP="00EF006F">
            <w:pPr>
              <w:numPr>
                <w:ilvl w:val="0"/>
                <w:numId w:val="10"/>
              </w:numPr>
              <w:spacing w:before="120" w:after="0"/>
              <w:jc w:val="left"/>
            </w:pPr>
            <w:r w:rsidRPr="00502AB0">
              <w:rPr>
                <w:bCs/>
              </w:rPr>
              <w:t xml:space="preserve">CAV2 – </w:t>
            </w:r>
            <w:r w:rsidRPr="00502AB0">
              <w:t>Card Authentication Value 2 (JCB payment cards)</w:t>
            </w:r>
          </w:p>
          <w:p w14:paraId="2E1B2A0C" w14:textId="77777777" w:rsidR="00D03AFA" w:rsidRPr="00502AB0" w:rsidRDefault="00D03AFA" w:rsidP="00EF006F">
            <w:pPr>
              <w:numPr>
                <w:ilvl w:val="0"/>
                <w:numId w:val="10"/>
              </w:numPr>
              <w:spacing w:before="120" w:after="0"/>
              <w:jc w:val="left"/>
            </w:pPr>
            <w:r w:rsidRPr="00502AB0">
              <w:rPr>
                <w:bCs/>
              </w:rPr>
              <w:t xml:space="preserve">CVC2 – </w:t>
            </w:r>
            <w:r w:rsidRPr="00502AB0">
              <w:t>Card Validation Code 2 (MasterCard payment cards)</w:t>
            </w:r>
          </w:p>
          <w:p w14:paraId="2E1B2A0D" w14:textId="77777777" w:rsidR="00D03AFA" w:rsidRPr="00502AB0" w:rsidRDefault="00D03AFA" w:rsidP="00EF006F">
            <w:pPr>
              <w:numPr>
                <w:ilvl w:val="0"/>
                <w:numId w:val="10"/>
              </w:numPr>
              <w:spacing w:before="120" w:after="0"/>
              <w:jc w:val="left"/>
            </w:pPr>
            <w:r w:rsidRPr="00502AB0">
              <w:rPr>
                <w:bCs/>
              </w:rPr>
              <w:t xml:space="preserve">CVV2 – </w:t>
            </w:r>
            <w:r w:rsidRPr="00502AB0">
              <w:t>Card Verification Value 2 (Visa payment cards)</w:t>
            </w:r>
          </w:p>
        </w:tc>
      </w:tr>
      <w:tr w:rsidR="00F32DD9" w:rsidRPr="00A403BC" w14:paraId="2E1B2A11" w14:textId="77777777" w:rsidTr="000162EB">
        <w:tc>
          <w:tcPr>
            <w:tcW w:w="1458" w:type="dxa"/>
          </w:tcPr>
          <w:p w14:paraId="2E1B2A0F" w14:textId="77777777" w:rsidR="00F32DD9" w:rsidRDefault="00F32DD9" w:rsidP="000162EB">
            <w:r>
              <w:t>DART</w:t>
            </w:r>
          </w:p>
        </w:tc>
        <w:tc>
          <w:tcPr>
            <w:tcW w:w="8118" w:type="dxa"/>
          </w:tcPr>
          <w:p w14:paraId="2E1B2A10" w14:textId="77777777" w:rsidR="00F32DD9" w:rsidRDefault="00F32DD9" w:rsidP="000162EB">
            <w:r>
              <w:t>Dispatch Activation Repair Tool</w:t>
            </w:r>
          </w:p>
        </w:tc>
      </w:tr>
      <w:tr w:rsidR="00F6031F" w:rsidRPr="00A403BC" w14:paraId="2E1B2A14" w14:textId="77777777" w:rsidTr="000162EB">
        <w:tc>
          <w:tcPr>
            <w:tcW w:w="1458" w:type="dxa"/>
          </w:tcPr>
          <w:p w14:paraId="2E1B2A12" w14:textId="77777777" w:rsidR="00F6031F" w:rsidRPr="00502AB0" w:rsidRDefault="00F6031F" w:rsidP="000162EB">
            <w:r>
              <w:t>DNSS</w:t>
            </w:r>
          </w:p>
        </w:tc>
        <w:tc>
          <w:tcPr>
            <w:tcW w:w="8118" w:type="dxa"/>
          </w:tcPr>
          <w:p w14:paraId="2E1B2A13" w14:textId="77777777" w:rsidR="00F6031F" w:rsidRPr="00502AB0" w:rsidRDefault="00F6031F" w:rsidP="000162EB">
            <w:r>
              <w:t>Data Network Services &amp; Support (</w:t>
            </w:r>
            <w:smartTag w:uri="urn:schemas-microsoft-com:office:smarttags" w:element="City">
              <w:smartTag w:uri="urn:schemas-microsoft-com:office:smarttags" w:element="place">
                <w:r>
                  <w:t>Bell</w:t>
                </w:r>
              </w:smartTag>
            </w:smartTag>
            <w:r>
              <w:t>)</w:t>
            </w:r>
          </w:p>
        </w:tc>
      </w:tr>
      <w:tr w:rsidR="00415615" w:rsidRPr="00A403BC" w14:paraId="2E1B2A17" w14:textId="77777777" w:rsidTr="000162EB">
        <w:tc>
          <w:tcPr>
            <w:tcW w:w="1458" w:type="dxa"/>
          </w:tcPr>
          <w:p w14:paraId="2E1B2A15" w14:textId="77777777" w:rsidR="00415615" w:rsidRPr="00502AB0" w:rsidRDefault="00415615" w:rsidP="000162EB">
            <w:r>
              <w:t>DSS</w:t>
            </w:r>
          </w:p>
        </w:tc>
        <w:tc>
          <w:tcPr>
            <w:tcW w:w="8118" w:type="dxa"/>
          </w:tcPr>
          <w:p w14:paraId="2E1B2A16" w14:textId="77777777" w:rsidR="00415615" w:rsidRPr="00502AB0" w:rsidRDefault="00415615" w:rsidP="000162EB">
            <w:r>
              <w:t>Data Security Standard</w:t>
            </w:r>
          </w:p>
        </w:tc>
      </w:tr>
      <w:tr w:rsidR="00D03AFA" w:rsidRPr="00A403BC" w14:paraId="2E1B2A1A" w14:textId="77777777" w:rsidTr="000162EB">
        <w:tc>
          <w:tcPr>
            <w:tcW w:w="1458" w:type="dxa"/>
          </w:tcPr>
          <w:p w14:paraId="2E1B2A18" w14:textId="77777777" w:rsidR="00D03AFA" w:rsidRPr="00502AB0" w:rsidRDefault="00D03AFA" w:rsidP="000162EB">
            <w:r w:rsidRPr="00502AB0">
              <w:t>DTS</w:t>
            </w:r>
          </w:p>
        </w:tc>
        <w:tc>
          <w:tcPr>
            <w:tcW w:w="8118" w:type="dxa"/>
          </w:tcPr>
          <w:p w14:paraId="2E1B2A19" w14:textId="77777777" w:rsidR="00D03AFA" w:rsidRPr="00502AB0" w:rsidRDefault="00D03AFA" w:rsidP="000162EB">
            <w:r w:rsidRPr="00502AB0">
              <w:t>Data Tokenization System</w:t>
            </w:r>
          </w:p>
        </w:tc>
      </w:tr>
      <w:tr w:rsidR="006558AA" w:rsidRPr="00A403BC" w14:paraId="2E1B2A1D" w14:textId="77777777" w:rsidTr="000162EB">
        <w:tc>
          <w:tcPr>
            <w:tcW w:w="1458" w:type="dxa"/>
          </w:tcPr>
          <w:p w14:paraId="2E1B2A1B" w14:textId="77777777" w:rsidR="006558AA" w:rsidRPr="00502AB0" w:rsidRDefault="006558AA" w:rsidP="000162EB">
            <w:r>
              <w:t>LUHN-10</w:t>
            </w:r>
          </w:p>
        </w:tc>
        <w:tc>
          <w:tcPr>
            <w:tcW w:w="8118" w:type="dxa"/>
          </w:tcPr>
          <w:p w14:paraId="2E1B2A1C" w14:textId="77777777" w:rsidR="006558AA" w:rsidRPr="00502AB0" w:rsidRDefault="006558AA" w:rsidP="000162EB">
            <w:r>
              <w:t>An algorithm for character-based error control, defining a common format for credit cards.</w:t>
            </w:r>
          </w:p>
        </w:tc>
      </w:tr>
      <w:tr w:rsidR="00305361" w:rsidRPr="00A403BC" w14:paraId="2E1B2A20" w14:textId="77777777" w:rsidTr="000162EB">
        <w:tc>
          <w:tcPr>
            <w:tcW w:w="1458" w:type="dxa"/>
          </w:tcPr>
          <w:p w14:paraId="2E1B2A1E" w14:textId="77777777" w:rsidR="00305361" w:rsidRDefault="00305361" w:rsidP="000162EB">
            <w:r>
              <w:t>MPC</w:t>
            </w:r>
          </w:p>
        </w:tc>
        <w:tc>
          <w:tcPr>
            <w:tcW w:w="8118" w:type="dxa"/>
          </w:tcPr>
          <w:p w14:paraId="2E1B2A1F" w14:textId="77777777" w:rsidR="00305361" w:rsidRDefault="00305361" w:rsidP="000162EB">
            <w:r>
              <w:t>Monitoring, Performance, and Capacity (CGI)</w:t>
            </w:r>
          </w:p>
        </w:tc>
      </w:tr>
      <w:tr w:rsidR="006558AA" w:rsidRPr="00A403BC" w14:paraId="2E1B2A23" w14:textId="77777777" w:rsidTr="000162EB">
        <w:tc>
          <w:tcPr>
            <w:tcW w:w="1458" w:type="dxa"/>
          </w:tcPr>
          <w:p w14:paraId="2E1B2A21" w14:textId="77777777" w:rsidR="006558AA" w:rsidRDefault="006558AA" w:rsidP="000162EB">
            <w:r>
              <w:t>OMF</w:t>
            </w:r>
          </w:p>
        </w:tc>
        <w:tc>
          <w:tcPr>
            <w:tcW w:w="8118" w:type="dxa"/>
          </w:tcPr>
          <w:p w14:paraId="2E1B2A22" w14:textId="77777777" w:rsidR="006558AA" w:rsidRDefault="006558AA" w:rsidP="000162EB">
            <w:r>
              <w:t>Order Management Framework</w:t>
            </w:r>
          </w:p>
        </w:tc>
      </w:tr>
      <w:tr w:rsidR="006558AA" w:rsidRPr="00A403BC" w14:paraId="2E1B2A27" w14:textId="77777777" w:rsidTr="000162EB">
        <w:tc>
          <w:tcPr>
            <w:tcW w:w="1458" w:type="dxa"/>
          </w:tcPr>
          <w:p w14:paraId="2E1B2A24" w14:textId="77777777" w:rsidR="006558AA" w:rsidRPr="00502AB0" w:rsidRDefault="006558AA" w:rsidP="000162EB">
            <w:r w:rsidRPr="00502AB0">
              <w:t>PAN</w:t>
            </w:r>
          </w:p>
        </w:tc>
        <w:tc>
          <w:tcPr>
            <w:tcW w:w="8118" w:type="dxa"/>
          </w:tcPr>
          <w:p w14:paraId="2E1B2A25" w14:textId="77777777" w:rsidR="006558AA" w:rsidRPr="00502AB0" w:rsidRDefault="006558AA" w:rsidP="000162EB">
            <w:r w:rsidRPr="00502AB0">
              <w:t xml:space="preserve">Primary Account Number  </w:t>
            </w:r>
          </w:p>
          <w:p w14:paraId="2E1B2A26" w14:textId="77777777" w:rsidR="006558AA" w:rsidRPr="00502AB0" w:rsidRDefault="006558AA" w:rsidP="000162EB">
            <w:r w:rsidRPr="00502AB0">
              <w:lastRenderedPageBreak/>
              <w:t>The 13- to 16-digit credit card number that uniquely identifies the particular credit card account owner, and the credit card issuer.</w:t>
            </w:r>
          </w:p>
        </w:tc>
      </w:tr>
      <w:tr w:rsidR="00415615" w:rsidRPr="00A403BC" w14:paraId="2E1B2A2A" w14:textId="77777777" w:rsidTr="000162EB">
        <w:tc>
          <w:tcPr>
            <w:tcW w:w="1458" w:type="dxa"/>
          </w:tcPr>
          <w:p w14:paraId="2E1B2A28" w14:textId="77777777" w:rsidR="00415615" w:rsidRPr="00502AB0" w:rsidRDefault="00415615" w:rsidP="000162EB">
            <w:r>
              <w:lastRenderedPageBreak/>
              <w:t>PCI</w:t>
            </w:r>
          </w:p>
        </w:tc>
        <w:tc>
          <w:tcPr>
            <w:tcW w:w="8118" w:type="dxa"/>
          </w:tcPr>
          <w:p w14:paraId="2E1B2A29" w14:textId="77777777" w:rsidR="00415615" w:rsidRPr="00502AB0" w:rsidRDefault="00415615" w:rsidP="000162EB">
            <w:r>
              <w:t>Payment Card Industry</w:t>
            </w:r>
          </w:p>
        </w:tc>
      </w:tr>
      <w:tr w:rsidR="006558AA" w:rsidRPr="00A403BC" w14:paraId="2E1B2A2D" w14:textId="77777777" w:rsidTr="000162EB">
        <w:tc>
          <w:tcPr>
            <w:tcW w:w="1458" w:type="dxa"/>
          </w:tcPr>
          <w:p w14:paraId="2E1B2A2B" w14:textId="77777777" w:rsidR="006558AA" w:rsidRPr="00502AB0" w:rsidRDefault="006558AA" w:rsidP="000162EB">
            <w:r w:rsidRPr="00502AB0">
              <w:t>PCI DSS</w:t>
            </w:r>
          </w:p>
        </w:tc>
        <w:tc>
          <w:tcPr>
            <w:tcW w:w="8118" w:type="dxa"/>
          </w:tcPr>
          <w:p w14:paraId="2E1B2A2C" w14:textId="77777777" w:rsidR="006558AA" w:rsidRPr="00502AB0" w:rsidRDefault="006558AA" w:rsidP="000162EB">
            <w:r w:rsidRPr="00502AB0">
              <w:t>The Payment Card Industry (PCI) Data Security Standard (DSS) was developed to encourage and enhance cardholder data security and facilitate the broad adoption of consistent data security measures globally. The DSS consists of 12 requirements, each of which has sub-sets of control requirements. The current version of the DSS is version 2, effective July 2009.</w:t>
            </w:r>
          </w:p>
        </w:tc>
      </w:tr>
      <w:tr w:rsidR="00955E22" w:rsidRPr="00A403BC" w14:paraId="2E1B2A30" w14:textId="77777777" w:rsidTr="000162EB">
        <w:tc>
          <w:tcPr>
            <w:tcW w:w="1458" w:type="dxa"/>
          </w:tcPr>
          <w:p w14:paraId="2E1B2A2E" w14:textId="77777777" w:rsidR="00955E22" w:rsidRPr="00502AB0" w:rsidRDefault="00955E22" w:rsidP="000162EB">
            <w:r>
              <w:t>PVS</w:t>
            </w:r>
          </w:p>
        </w:tc>
        <w:tc>
          <w:tcPr>
            <w:tcW w:w="8118" w:type="dxa"/>
          </w:tcPr>
          <w:p w14:paraId="2E1B2A2F" w14:textId="77777777" w:rsidR="00955E22" w:rsidRPr="00502AB0" w:rsidRDefault="00955E22" w:rsidP="000162EB">
            <w:r>
              <w:t>Payment Validation Service</w:t>
            </w:r>
          </w:p>
        </w:tc>
      </w:tr>
      <w:tr w:rsidR="00B226FA" w:rsidRPr="00A403BC" w14:paraId="2E1B2A33" w14:textId="77777777" w:rsidTr="000162EB">
        <w:tc>
          <w:tcPr>
            <w:tcW w:w="1458" w:type="dxa"/>
          </w:tcPr>
          <w:p w14:paraId="2E1B2A31" w14:textId="77777777" w:rsidR="00B226FA" w:rsidRPr="00502AB0" w:rsidRDefault="00B226FA" w:rsidP="000162EB">
            <w:r>
              <w:t>RTS</w:t>
            </w:r>
          </w:p>
        </w:tc>
        <w:tc>
          <w:tcPr>
            <w:tcW w:w="8118" w:type="dxa"/>
          </w:tcPr>
          <w:p w14:paraId="2E1B2A32" w14:textId="77777777" w:rsidR="00B226FA" w:rsidRPr="00502AB0" w:rsidRDefault="00B226FA" w:rsidP="000162EB">
            <w:r>
              <w:t>RSA Tokenization System</w:t>
            </w:r>
          </w:p>
        </w:tc>
      </w:tr>
      <w:tr w:rsidR="006558AA" w:rsidRPr="00A403BC" w14:paraId="2E1B2A36" w14:textId="77777777" w:rsidTr="000162EB">
        <w:tc>
          <w:tcPr>
            <w:tcW w:w="1458" w:type="dxa"/>
          </w:tcPr>
          <w:p w14:paraId="2E1B2A34" w14:textId="77777777" w:rsidR="006558AA" w:rsidRPr="00502AB0" w:rsidRDefault="006558AA" w:rsidP="000162EB">
            <w:r w:rsidRPr="00502AB0">
              <w:t>Tokenization</w:t>
            </w:r>
          </w:p>
        </w:tc>
        <w:tc>
          <w:tcPr>
            <w:tcW w:w="8118" w:type="dxa"/>
          </w:tcPr>
          <w:p w14:paraId="2E1B2A35" w14:textId="77777777" w:rsidR="006558AA" w:rsidRPr="00502AB0" w:rsidRDefault="006558AA" w:rsidP="000162EB">
            <w:r w:rsidRPr="00502AB0">
              <w:t>Tokenization is the process of replacing sensitive data with unique identification symbols that retain all the essential information without compromising its security. The token has no mathematical relationship to the data it represents.</w:t>
            </w:r>
          </w:p>
        </w:tc>
      </w:tr>
      <w:tr w:rsidR="00E17237" w:rsidRPr="00A403BC" w14:paraId="2E1B2A39" w14:textId="77777777" w:rsidTr="000162EB">
        <w:tc>
          <w:tcPr>
            <w:tcW w:w="1458" w:type="dxa"/>
          </w:tcPr>
          <w:p w14:paraId="2E1B2A37" w14:textId="77777777" w:rsidR="00E17237" w:rsidRPr="00502AB0" w:rsidRDefault="00E17237" w:rsidP="000162EB">
            <w:r>
              <w:t>VAS-POS</w:t>
            </w:r>
          </w:p>
        </w:tc>
        <w:tc>
          <w:tcPr>
            <w:tcW w:w="8118" w:type="dxa"/>
          </w:tcPr>
          <w:p w14:paraId="2E1B2A38" w14:textId="77777777" w:rsidR="00E17237" w:rsidRPr="00502AB0" w:rsidRDefault="00E17237" w:rsidP="000162EB">
            <w:r>
              <w:t>Value Added Services – Payment Of Service</w:t>
            </w:r>
          </w:p>
        </w:tc>
      </w:tr>
      <w:tr w:rsidR="006109C3" w:rsidRPr="00A403BC" w14:paraId="2E1B2A3C" w14:textId="77777777" w:rsidTr="000162EB">
        <w:tc>
          <w:tcPr>
            <w:tcW w:w="1458" w:type="dxa"/>
          </w:tcPr>
          <w:p w14:paraId="2E1B2A3A" w14:textId="77777777" w:rsidR="006109C3" w:rsidRDefault="006109C3" w:rsidP="006109C3">
            <w:ins w:id="2006" w:author="Giacomini-Varvarigos, Maria" w:date="2013-01-10T10:09:00Z">
              <w:r w:rsidRPr="0080583A">
                <w:t>WAC</w:t>
              </w:r>
            </w:ins>
          </w:p>
        </w:tc>
        <w:tc>
          <w:tcPr>
            <w:tcW w:w="8118" w:type="dxa"/>
          </w:tcPr>
          <w:p w14:paraId="2E1B2A3B" w14:textId="77777777" w:rsidR="006109C3" w:rsidRDefault="006109C3" w:rsidP="000162EB">
            <w:ins w:id="2007" w:author="Giacomini-Varvarigos, Maria" w:date="2013-01-10T10:09:00Z">
              <w:r w:rsidRPr="0080583A">
                <w:t>Wireless Activation Center</w:t>
              </w:r>
            </w:ins>
          </w:p>
        </w:tc>
      </w:tr>
    </w:tbl>
    <w:p w14:paraId="2E1B2A3D" w14:textId="77777777" w:rsidR="00D03AFA" w:rsidRDefault="00D03AFA" w:rsidP="00D03AFA"/>
    <w:p w14:paraId="2E1B2A3E" w14:textId="77777777" w:rsidR="00D03AFA" w:rsidRPr="00D03AFA" w:rsidRDefault="00D03AFA" w:rsidP="00D03AFA"/>
    <w:p w14:paraId="2E1B2A3F" w14:textId="77777777" w:rsidR="000B44BE" w:rsidRDefault="000B44BE">
      <w:pPr>
        <w:pStyle w:val="TemplateInstructions"/>
        <w:spacing w:before="0" w:after="0"/>
        <w:rPr>
          <w:i w:val="0"/>
        </w:rPr>
      </w:pPr>
    </w:p>
    <w:sectPr w:rsidR="000B44BE" w:rsidSect="00D617C5">
      <w:pgSz w:w="12240" w:h="15840"/>
      <w:pgMar w:top="1440" w:right="1797" w:bottom="1440" w:left="179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7AAA3" w14:textId="77777777" w:rsidR="00DD62E0" w:rsidRDefault="00DD62E0">
      <w:r>
        <w:separator/>
      </w:r>
    </w:p>
  </w:endnote>
  <w:endnote w:type="continuationSeparator" w:id="0">
    <w:p w14:paraId="20EF8801" w14:textId="77777777" w:rsidR="00DD62E0" w:rsidRDefault="00DD6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Linotype">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Sans Serif">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78"/>
      <w:gridCol w:w="2700"/>
      <w:gridCol w:w="1890"/>
      <w:gridCol w:w="1188"/>
    </w:tblGrid>
    <w:tr w:rsidR="0011275B" w14:paraId="2E1B2A6C" w14:textId="77777777">
      <w:trPr>
        <w:cantSplit/>
      </w:trPr>
      <w:tc>
        <w:tcPr>
          <w:tcW w:w="3078" w:type="dxa"/>
        </w:tcPr>
        <w:p w14:paraId="2E1B2A68" w14:textId="77777777" w:rsidR="0011275B" w:rsidRDefault="0011275B" w:rsidP="00734E59">
          <w:pPr>
            <w:pStyle w:val="Footer"/>
          </w:pPr>
          <w:r>
            <w:t>DTS-PVS Production Guide v1.</w:t>
          </w:r>
          <w:del w:id="67" w:author="Giacomini-Varvarigos, Maria" w:date="2013-02-07T14:20:00Z">
            <w:r w:rsidDel="00734E59">
              <w:delText>3</w:delText>
            </w:r>
          </w:del>
          <w:ins w:id="68" w:author="Giacomini-Varvarigos, Maria" w:date="2013-02-07T14:20:00Z">
            <w:r>
              <w:t>4</w:t>
            </w:r>
          </w:ins>
        </w:p>
      </w:tc>
      <w:tc>
        <w:tcPr>
          <w:tcW w:w="2700" w:type="dxa"/>
        </w:tcPr>
        <w:p w14:paraId="2E1B2A69" w14:textId="77777777" w:rsidR="0011275B" w:rsidRDefault="0011275B">
          <w:pPr>
            <w:pStyle w:val="Footer"/>
            <w:jc w:val="center"/>
          </w:pPr>
        </w:p>
      </w:tc>
      <w:tc>
        <w:tcPr>
          <w:tcW w:w="1890" w:type="dxa"/>
        </w:tcPr>
        <w:p w14:paraId="2E1B2A6A" w14:textId="77777777" w:rsidR="0011275B" w:rsidRDefault="0011275B">
          <w:pPr>
            <w:pStyle w:val="Footer"/>
            <w:jc w:val="center"/>
          </w:pPr>
        </w:p>
      </w:tc>
      <w:tc>
        <w:tcPr>
          <w:tcW w:w="1188" w:type="dxa"/>
        </w:tcPr>
        <w:p w14:paraId="2E1B2A6B" w14:textId="77777777" w:rsidR="0011275B" w:rsidRDefault="0011275B">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120F92">
            <w:rPr>
              <w:rStyle w:val="PageNumber"/>
              <w:noProof/>
            </w:rPr>
            <w:t>37</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sidR="00120F92">
            <w:rPr>
              <w:rStyle w:val="PageNumber"/>
              <w:noProof/>
            </w:rPr>
            <w:t>55</w:t>
          </w:r>
          <w:r>
            <w:rPr>
              <w:rStyle w:val="PageNumber"/>
            </w:rPr>
            <w:fldChar w:fldCharType="end"/>
          </w:r>
        </w:p>
      </w:tc>
    </w:tr>
  </w:tbl>
  <w:p w14:paraId="2E1B2A6D" w14:textId="77777777" w:rsidR="0011275B" w:rsidRDefault="0011275B" w:rsidP="00351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A295D4" w14:textId="77777777" w:rsidR="00DD62E0" w:rsidRDefault="00DD62E0">
      <w:r>
        <w:separator/>
      </w:r>
    </w:p>
  </w:footnote>
  <w:footnote w:type="continuationSeparator" w:id="0">
    <w:p w14:paraId="5843AE02" w14:textId="77777777" w:rsidR="00DD62E0" w:rsidRDefault="00DD62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11275B" w14:paraId="2E1B2A66" w14:textId="77777777">
      <w:tc>
        <w:tcPr>
          <w:tcW w:w="8856" w:type="dxa"/>
        </w:tcPr>
        <w:p w14:paraId="2E1B2A65" w14:textId="77777777" w:rsidR="0011275B" w:rsidRDefault="0011275B" w:rsidP="00CA1039">
          <w:pPr>
            <w:pStyle w:val="Header"/>
            <w:jc w:val="center"/>
          </w:pPr>
          <w:r>
            <w:t xml:space="preserve">DTS-PVS  </w:t>
          </w:r>
          <w:fldSimple w:instr=" DOCPROPERTY &quot;Component Name&quot;  \* MERGEFORMAT ">
            <w:r>
              <w:t>Production Guide</w:t>
            </w:r>
          </w:fldSimple>
        </w:p>
      </w:tc>
    </w:tr>
  </w:tbl>
  <w:p w14:paraId="2E1B2A67" w14:textId="77777777" w:rsidR="0011275B" w:rsidRDefault="0011275B" w:rsidP="003514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E26EEE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177536A"/>
    <w:multiLevelType w:val="hybridMultilevel"/>
    <w:tmpl w:val="8C368C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1ED1B4B"/>
    <w:multiLevelType w:val="hybridMultilevel"/>
    <w:tmpl w:val="79BA636C"/>
    <w:lvl w:ilvl="0" w:tplc="37CE5170">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5792B94"/>
    <w:multiLevelType w:val="hybridMultilevel"/>
    <w:tmpl w:val="1DE41F1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nsid w:val="09EE2339"/>
    <w:multiLevelType w:val="hybridMultilevel"/>
    <w:tmpl w:val="D110D0C6"/>
    <w:lvl w:ilvl="0" w:tplc="54A84ADA">
      <w:start w:val="2007"/>
      <w:numFmt w:val="bullet"/>
      <w:lvlText w:val="-"/>
      <w:lvlJc w:val="left"/>
      <w:pPr>
        <w:tabs>
          <w:tab w:val="num" w:pos="360"/>
        </w:tabs>
        <w:ind w:left="360" w:hanging="360"/>
      </w:pPr>
      <w:rPr>
        <w:rFonts w:ascii="Helvetica Linotype" w:eastAsia="Times New Roman" w:hAnsi="Helvetica Linotype" w:cs="Helvetica Linotype"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0C083925"/>
    <w:multiLevelType w:val="hybridMultilevel"/>
    <w:tmpl w:val="F9DC2490"/>
    <w:lvl w:ilvl="0" w:tplc="F9BC34F4">
      <w:start w:val="1"/>
      <w:numFmt w:val="bullet"/>
      <w:lvlText w:val=""/>
      <w:lvlJc w:val="left"/>
      <w:pPr>
        <w:tabs>
          <w:tab w:val="num" w:pos="360"/>
        </w:tabs>
        <w:ind w:left="360" w:hanging="360"/>
      </w:pPr>
      <w:rPr>
        <w:rFonts w:ascii="Symbol" w:hAnsi="Symbol" w:hint="default"/>
      </w:rPr>
    </w:lvl>
    <w:lvl w:ilvl="1" w:tplc="B3D0D8C8">
      <w:start w:val="1"/>
      <w:numFmt w:val="bullet"/>
      <w:lvlText w:val="o"/>
      <w:lvlJc w:val="left"/>
      <w:pPr>
        <w:tabs>
          <w:tab w:val="num" w:pos="1440"/>
        </w:tabs>
        <w:ind w:left="1440" w:hanging="360"/>
      </w:pPr>
      <w:rPr>
        <w:rFonts w:ascii="Courier New" w:hAnsi="Courier New" w:cs="Courier New" w:hint="default"/>
      </w:rPr>
    </w:lvl>
    <w:lvl w:ilvl="2" w:tplc="10090005">
      <w:start w:val="1"/>
      <w:numFmt w:val="bullet"/>
      <w:lvlText w:val=""/>
      <w:lvlJc w:val="left"/>
      <w:pPr>
        <w:tabs>
          <w:tab w:val="num" w:pos="2160"/>
        </w:tabs>
        <w:ind w:left="2160" w:hanging="360"/>
      </w:pPr>
      <w:rPr>
        <w:rFonts w:ascii="Symbol" w:hAnsi="Symbol" w:hint="default"/>
      </w:rPr>
    </w:lvl>
    <w:lvl w:ilvl="3" w:tplc="1009000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6">
    <w:nsid w:val="10803F56"/>
    <w:multiLevelType w:val="singleLevel"/>
    <w:tmpl w:val="194CE5A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117F60F4"/>
    <w:multiLevelType w:val="hybridMultilevel"/>
    <w:tmpl w:val="6E9860F2"/>
    <w:lvl w:ilvl="0" w:tplc="5C443B22">
      <w:start w:val="1"/>
      <w:numFmt w:val="bullet"/>
      <w:lvlText w:val="○"/>
      <w:lvlJc w:val="left"/>
      <w:pPr>
        <w:tabs>
          <w:tab w:val="num" w:pos="720"/>
        </w:tabs>
        <w:ind w:left="720" w:hanging="360"/>
      </w:pPr>
      <w:rPr>
        <w:rFonts w:ascii="Times New Roman" w:hAnsi="Times New Roman" w:cs="Times New Roman"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nsid w:val="13FF5D85"/>
    <w:multiLevelType w:val="singleLevel"/>
    <w:tmpl w:val="3552078C"/>
    <w:lvl w:ilvl="0">
      <w:start w:val="1"/>
      <w:numFmt w:val="bullet"/>
      <w:pStyle w:val="bullet"/>
      <w:lvlText w:val=""/>
      <w:lvlJc w:val="left"/>
      <w:pPr>
        <w:tabs>
          <w:tab w:val="num" w:pos="360"/>
        </w:tabs>
        <w:ind w:left="360" w:hanging="360"/>
      </w:pPr>
      <w:rPr>
        <w:rFonts w:ascii="Symbol" w:hAnsi="Symbol" w:cs="Times New Roman" w:hint="default"/>
      </w:rPr>
    </w:lvl>
  </w:abstractNum>
  <w:abstractNum w:abstractNumId="9">
    <w:nsid w:val="1623608D"/>
    <w:multiLevelType w:val="hybridMultilevel"/>
    <w:tmpl w:val="B6C2B412"/>
    <w:lvl w:ilvl="0" w:tplc="1D1AF172">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D3C4F8D"/>
    <w:multiLevelType w:val="hybridMultilevel"/>
    <w:tmpl w:val="20AE1040"/>
    <w:lvl w:ilvl="0" w:tplc="0409000F">
      <w:start w:val="1"/>
      <w:numFmt w:val="bullet"/>
      <w:lvlText w:val=""/>
      <w:lvlJc w:val="left"/>
      <w:pPr>
        <w:tabs>
          <w:tab w:val="num" w:pos="360"/>
        </w:tabs>
        <w:ind w:left="36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1F6D42F7"/>
    <w:multiLevelType w:val="hybridMultilevel"/>
    <w:tmpl w:val="6CBE4D3C"/>
    <w:lvl w:ilvl="0" w:tplc="EB0AA2DC">
      <w:start w:val="1"/>
      <w:numFmt w:val="bullet"/>
      <w:lvlText w:val="•"/>
      <w:lvlJc w:val="left"/>
      <w:pPr>
        <w:tabs>
          <w:tab w:val="num" w:pos="1080"/>
        </w:tabs>
        <w:ind w:left="1080" w:hanging="360"/>
      </w:pPr>
      <w:rPr>
        <w:rFonts w:ascii="Times New Roman" w:hAnsi="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77274C1"/>
    <w:multiLevelType w:val="hybridMultilevel"/>
    <w:tmpl w:val="C81C637A"/>
    <w:lvl w:ilvl="0" w:tplc="10090001">
      <w:start w:val="1"/>
      <w:numFmt w:val="bullet"/>
      <w:lvlText w:val=""/>
      <w:lvlJc w:val="left"/>
      <w:pPr>
        <w:tabs>
          <w:tab w:val="num" w:pos="720"/>
        </w:tabs>
        <w:ind w:left="720" w:hanging="360"/>
      </w:pPr>
      <w:rPr>
        <w:rFonts w:ascii="Symbol" w:hAnsi="Symbol" w:hint="default"/>
      </w:rPr>
    </w:lvl>
    <w:lvl w:ilvl="1" w:tplc="10090003">
      <w:start w:val="1"/>
      <w:numFmt w:val="decimal"/>
      <w:lvlText w:val="%2."/>
      <w:lvlJc w:val="left"/>
      <w:pPr>
        <w:tabs>
          <w:tab w:val="num" w:pos="1440"/>
        </w:tabs>
        <w:ind w:left="1440" w:hanging="360"/>
      </w:p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3">
    <w:nsid w:val="28BD180D"/>
    <w:multiLevelType w:val="hybridMultilevel"/>
    <w:tmpl w:val="7F00AABC"/>
    <w:lvl w:ilvl="0" w:tplc="10090001">
      <w:start w:val="1"/>
      <w:numFmt w:val="bullet"/>
      <w:lvlText w:val=""/>
      <w:lvlJc w:val="left"/>
      <w:pPr>
        <w:tabs>
          <w:tab w:val="num" w:pos="360"/>
        </w:tabs>
        <w:ind w:left="36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2C0C7B10"/>
    <w:multiLevelType w:val="hybridMultilevel"/>
    <w:tmpl w:val="61927E0E"/>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nsid w:val="2C2136E5"/>
    <w:multiLevelType w:val="singleLevel"/>
    <w:tmpl w:val="A6E04F92"/>
    <w:lvl w:ilvl="0">
      <w:start w:val="1"/>
      <w:numFmt w:val="decimal"/>
      <w:pStyle w:val="ListNumbered"/>
      <w:lvlText w:val="%1)"/>
      <w:lvlJc w:val="left"/>
      <w:pPr>
        <w:tabs>
          <w:tab w:val="num" w:pos="360"/>
        </w:tabs>
        <w:ind w:left="360" w:hanging="360"/>
      </w:pPr>
    </w:lvl>
  </w:abstractNum>
  <w:abstractNum w:abstractNumId="16">
    <w:nsid w:val="2E035E66"/>
    <w:multiLevelType w:val="hybridMultilevel"/>
    <w:tmpl w:val="79541D7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2FBE587B"/>
    <w:multiLevelType w:val="hybridMultilevel"/>
    <w:tmpl w:val="F7E00628"/>
    <w:lvl w:ilvl="0" w:tplc="FFFFFFFF">
      <w:start w:val="1"/>
      <w:numFmt w:val="bullet"/>
      <w:lvlText w:val="o"/>
      <w:lvlJc w:val="left"/>
      <w:pPr>
        <w:tabs>
          <w:tab w:val="num" w:pos="360"/>
        </w:tabs>
        <w:ind w:left="360" w:hanging="360"/>
      </w:pPr>
      <w:rPr>
        <w:rFonts w:ascii="Courier New" w:hAnsi="Courier New" w:hint="default"/>
      </w:rPr>
    </w:lvl>
    <w:lvl w:ilvl="1" w:tplc="0409000F">
      <w:start w:val="1"/>
      <w:numFmt w:val="decimal"/>
      <w:lvlText w:val="%2."/>
      <w:lvlJc w:val="left"/>
      <w:pPr>
        <w:tabs>
          <w:tab w:val="num" w:pos="1080"/>
        </w:tabs>
        <w:ind w:left="1080" w:hanging="360"/>
      </w:pPr>
      <w:rPr>
        <w:rFont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342D69FA"/>
    <w:multiLevelType w:val="hybridMultilevel"/>
    <w:tmpl w:val="CC5A4F5E"/>
    <w:lvl w:ilvl="0" w:tplc="04090003">
      <w:start w:val="1"/>
      <w:numFmt w:val="bullet"/>
      <w:lvlText w:val=""/>
      <w:lvlJc w:val="left"/>
      <w:pPr>
        <w:tabs>
          <w:tab w:val="num" w:pos="762"/>
        </w:tabs>
        <w:ind w:left="762" w:hanging="360"/>
      </w:pPr>
      <w:rPr>
        <w:rFonts w:ascii="Symbol" w:hAnsi="Symbol" w:hint="default"/>
      </w:rPr>
    </w:lvl>
    <w:lvl w:ilvl="1" w:tplc="04090003" w:tentative="1">
      <w:start w:val="1"/>
      <w:numFmt w:val="bullet"/>
      <w:lvlText w:val="o"/>
      <w:lvlJc w:val="left"/>
      <w:pPr>
        <w:tabs>
          <w:tab w:val="num" w:pos="1842"/>
        </w:tabs>
        <w:ind w:left="1842" w:hanging="360"/>
      </w:pPr>
      <w:rPr>
        <w:rFonts w:ascii="Courier New" w:hAnsi="Courier New" w:cs="Courier New" w:hint="default"/>
      </w:rPr>
    </w:lvl>
    <w:lvl w:ilvl="2" w:tplc="04090005" w:tentative="1">
      <w:start w:val="1"/>
      <w:numFmt w:val="bullet"/>
      <w:lvlText w:val=""/>
      <w:lvlJc w:val="left"/>
      <w:pPr>
        <w:tabs>
          <w:tab w:val="num" w:pos="2562"/>
        </w:tabs>
        <w:ind w:left="2562" w:hanging="360"/>
      </w:pPr>
      <w:rPr>
        <w:rFonts w:ascii="Wingdings" w:hAnsi="Wingdings" w:hint="default"/>
      </w:rPr>
    </w:lvl>
    <w:lvl w:ilvl="3" w:tplc="04090001" w:tentative="1">
      <w:start w:val="1"/>
      <w:numFmt w:val="bullet"/>
      <w:lvlText w:val=""/>
      <w:lvlJc w:val="left"/>
      <w:pPr>
        <w:tabs>
          <w:tab w:val="num" w:pos="3282"/>
        </w:tabs>
        <w:ind w:left="3282" w:hanging="360"/>
      </w:pPr>
      <w:rPr>
        <w:rFonts w:ascii="Symbol" w:hAnsi="Symbol" w:hint="default"/>
      </w:rPr>
    </w:lvl>
    <w:lvl w:ilvl="4" w:tplc="04090003" w:tentative="1">
      <w:start w:val="1"/>
      <w:numFmt w:val="bullet"/>
      <w:lvlText w:val="o"/>
      <w:lvlJc w:val="left"/>
      <w:pPr>
        <w:tabs>
          <w:tab w:val="num" w:pos="4002"/>
        </w:tabs>
        <w:ind w:left="4002" w:hanging="360"/>
      </w:pPr>
      <w:rPr>
        <w:rFonts w:ascii="Courier New" w:hAnsi="Courier New" w:cs="Courier New" w:hint="default"/>
      </w:rPr>
    </w:lvl>
    <w:lvl w:ilvl="5" w:tplc="04090005" w:tentative="1">
      <w:start w:val="1"/>
      <w:numFmt w:val="bullet"/>
      <w:lvlText w:val=""/>
      <w:lvlJc w:val="left"/>
      <w:pPr>
        <w:tabs>
          <w:tab w:val="num" w:pos="4722"/>
        </w:tabs>
        <w:ind w:left="4722" w:hanging="360"/>
      </w:pPr>
      <w:rPr>
        <w:rFonts w:ascii="Wingdings" w:hAnsi="Wingdings" w:hint="default"/>
      </w:rPr>
    </w:lvl>
    <w:lvl w:ilvl="6" w:tplc="04090001" w:tentative="1">
      <w:start w:val="1"/>
      <w:numFmt w:val="bullet"/>
      <w:lvlText w:val=""/>
      <w:lvlJc w:val="left"/>
      <w:pPr>
        <w:tabs>
          <w:tab w:val="num" w:pos="5442"/>
        </w:tabs>
        <w:ind w:left="5442" w:hanging="360"/>
      </w:pPr>
      <w:rPr>
        <w:rFonts w:ascii="Symbol" w:hAnsi="Symbol" w:hint="default"/>
      </w:rPr>
    </w:lvl>
    <w:lvl w:ilvl="7" w:tplc="04090003" w:tentative="1">
      <w:start w:val="1"/>
      <w:numFmt w:val="bullet"/>
      <w:lvlText w:val="o"/>
      <w:lvlJc w:val="left"/>
      <w:pPr>
        <w:tabs>
          <w:tab w:val="num" w:pos="6162"/>
        </w:tabs>
        <w:ind w:left="6162" w:hanging="360"/>
      </w:pPr>
      <w:rPr>
        <w:rFonts w:ascii="Courier New" w:hAnsi="Courier New" w:cs="Courier New" w:hint="default"/>
      </w:rPr>
    </w:lvl>
    <w:lvl w:ilvl="8" w:tplc="04090005" w:tentative="1">
      <w:start w:val="1"/>
      <w:numFmt w:val="bullet"/>
      <w:lvlText w:val=""/>
      <w:lvlJc w:val="left"/>
      <w:pPr>
        <w:tabs>
          <w:tab w:val="num" w:pos="6882"/>
        </w:tabs>
        <w:ind w:left="6882" w:hanging="360"/>
      </w:pPr>
      <w:rPr>
        <w:rFonts w:ascii="Wingdings" w:hAnsi="Wingdings" w:hint="default"/>
      </w:rPr>
    </w:lvl>
  </w:abstractNum>
  <w:abstractNum w:abstractNumId="19">
    <w:nsid w:val="370F7D5A"/>
    <w:multiLevelType w:val="hybridMultilevel"/>
    <w:tmpl w:val="5CC67A8A"/>
    <w:lvl w:ilvl="0" w:tplc="54A84ADA">
      <w:start w:val="2007"/>
      <w:numFmt w:val="bullet"/>
      <w:lvlText w:val="-"/>
      <w:lvlJc w:val="left"/>
      <w:pPr>
        <w:tabs>
          <w:tab w:val="num" w:pos="360"/>
        </w:tabs>
        <w:ind w:left="360" w:hanging="360"/>
      </w:pPr>
      <w:rPr>
        <w:rFonts w:ascii="Helvetica Linotype" w:eastAsia="Times New Roman" w:hAnsi="Helvetica Linotype" w:cs="Helvetica Linotype"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389A2CF4"/>
    <w:multiLevelType w:val="hybridMultilevel"/>
    <w:tmpl w:val="C94AC004"/>
    <w:lvl w:ilvl="0" w:tplc="10090017">
      <w:start w:val="1"/>
      <w:numFmt w:val="bullet"/>
      <w:lvlText w:val=""/>
      <w:lvlJc w:val="left"/>
      <w:pPr>
        <w:tabs>
          <w:tab w:val="num" w:pos="1572"/>
        </w:tabs>
        <w:ind w:left="1572" w:hanging="360"/>
      </w:pPr>
      <w:rPr>
        <w:rFonts w:ascii="Symbol" w:hAnsi="Symbol" w:hint="default"/>
      </w:rPr>
    </w:lvl>
    <w:lvl w:ilvl="1" w:tplc="10090019">
      <w:start w:val="1"/>
      <w:numFmt w:val="bullet"/>
      <w:lvlText w:val=""/>
      <w:lvlJc w:val="left"/>
      <w:pPr>
        <w:tabs>
          <w:tab w:val="num" w:pos="2292"/>
        </w:tabs>
        <w:ind w:left="2292" w:hanging="360"/>
      </w:pPr>
      <w:rPr>
        <w:rFonts w:ascii="Wingdings" w:hAnsi="Wingdings" w:hint="default"/>
      </w:rPr>
    </w:lvl>
    <w:lvl w:ilvl="2" w:tplc="1009001B">
      <w:start w:val="1"/>
      <w:numFmt w:val="bullet"/>
      <w:lvlText w:val=""/>
      <w:lvlJc w:val="left"/>
      <w:pPr>
        <w:tabs>
          <w:tab w:val="num" w:pos="3012"/>
        </w:tabs>
        <w:ind w:left="3012" w:hanging="360"/>
      </w:pPr>
      <w:rPr>
        <w:rFonts w:ascii="Wingdings" w:hAnsi="Wingdings" w:hint="default"/>
      </w:rPr>
    </w:lvl>
    <w:lvl w:ilvl="3" w:tplc="1009000F" w:tentative="1">
      <w:start w:val="1"/>
      <w:numFmt w:val="bullet"/>
      <w:lvlText w:val=""/>
      <w:lvlJc w:val="left"/>
      <w:pPr>
        <w:tabs>
          <w:tab w:val="num" w:pos="3732"/>
        </w:tabs>
        <w:ind w:left="3732" w:hanging="360"/>
      </w:pPr>
      <w:rPr>
        <w:rFonts w:ascii="Symbol" w:hAnsi="Symbol" w:hint="default"/>
      </w:rPr>
    </w:lvl>
    <w:lvl w:ilvl="4" w:tplc="10090019" w:tentative="1">
      <w:start w:val="1"/>
      <w:numFmt w:val="bullet"/>
      <w:lvlText w:val="o"/>
      <w:lvlJc w:val="left"/>
      <w:pPr>
        <w:tabs>
          <w:tab w:val="num" w:pos="4452"/>
        </w:tabs>
        <w:ind w:left="4452" w:hanging="360"/>
      </w:pPr>
      <w:rPr>
        <w:rFonts w:ascii="Courier New" w:hAnsi="Courier New" w:cs="Courier New" w:hint="default"/>
      </w:rPr>
    </w:lvl>
    <w:lvl w:ilvl="5" w:tplc="1009001B" w:tentative="1">
      <w:start w:val="1"/>
      <w:numFmt w:val="bullet"/>
      <w:lvlText w:val=""/>
      <w:lvlJc w:val="left"/>
      <w:pPr>
        <w:tabs>
          <w:tab w:val="num" w:pos="5172"/>
        </w:tabs>
        <w:ind w:left="5172" w:hanging="360"/>
      </w:pPr>
      <w:rPr>
        <w:rFonts w:ascii="Wingdings" w:hAnsi="Wingdings" w:hint="default"/>
      </w:rPr>
    </w:lvl>
    <w:lvl w:ilvl="6" w:tplc="1009000F" w:tentative="1">
      <w:start w:val="1"/>
      <w:numFmt w:val="bullet"/>
      <w:lvlText w:val=""/>
      <w:lvlJc w:val="left"/>
      <w:pPr>
        <w:tabs>
          <w:tab w:val="num" w:pos="5892"/>
        </w:tabs>
        <w:ind w:left="5892" w:hanging="360"/>
      </w:pPr>
      <w:rPr>
        <w:rFonts w:ascii="Symbol" w:hAnsi="Symbol" w:hint="default"/>
      </w:rPr>
    </w:lvl>
    <w:lvl w:ilvl="7" w:tplc="10090019" w:tentative="1">
      <w:start w:val="1"/>
      <w:numFmt w:val="bullet"/>
      <w:lvlText w:val="o"/>
      <w:lvlJc w:val="left"/>
      <w:pPr>
        <w:tabs>
          <w:tab w:val="num" w:pos="6612"/>
        </w:tabs>
        <w:ind w:left="6612" w:hanging="360"/>
      </w:pPr>
      <w:rPr>
        <w:rFonts w:ascii="Courier New" w:hAnsi="Courier New" w:cs="Courier New" w:hint="default"/>
      </w:rPr>
    </w:lvl>
    <w:lvl w:ilvl="8" w:tplc="1009001B" w:tentative="1">
      <w:start w:val="1"/>
      <w:numFmt w:val="bullet"/>
      <w:lvlText w:val=""/>
      <w:lvlJc w:val="left"/>
      <w:pPr>
        <w:tabs>
          <w:tab w:val="num" w:pos="7332"/>
        </w:tabs>
        <w:ind w:left="7332" w:hanging="360"/>
      </w:pPr>
      <w:rPr>
        <w:rFonts w:ascii="Wingdings" w:hAnsi="Wingdings" w:hint="default"/>
      </w:rPr>
    </w:lvl>
  </w:abstractNum>
  <w:abstractNum w:abstractNumId="21">
    <w:nsid w:val="3A02302A"/>
    <w:multiLevelType w:val="hybridMultilevel"/>
    <w:tmpl w:val="C3A05C38"/>
    <w:lvl w:ilvl="0" w:tplc="10090001">
      <w:start w:val="1"/>
      <w:numFmt w:val="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3B0D33A7"/>
    <w:multiLevelType w:val="hybridMultilevel"/>
    <w:tmpl w:val="9EB064E4"/>
    <w:lvl w:ilvl="0" w:tplc="54A84ADA">
      <w:start w:val="2007"/>
      <w:numFmt w:val="bullet"/>
      <w:lvlText w:val="-"/>
      <w:lvlJc w:val="left"/>
      <w:pPr>
        <w:tabs>
          <w:tab w:val="num" w:pos="360"/>
        </w:tabs>
        <w:ind w:left="360" w:hanging="360"/>
      </w:pPr>
      <w:rPr>
        <w:rFonts w:ascii="Helvetica Linotype" w:eastAsia="Times New Roman" w:hAnsi="Helvetica Linotype" w:cs="Helvetica Linotype"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3D1B6993"/>
    <w:multiLevelType w:val="hybridMultilevel"/>
    <w:tmpl w:val="16F04DDA"/>
    <w:lvl w:ilvl="0" w:tplc="FFFFFFFF">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nsid w:val="3D535EE3"/>
    <w:multiLevelType w:val="hybridMultilevel"/>
    <w:tmpl w:val="08F60B22"/>
    <w:lvl w:ilvl="0" w:tplc="10090003">
      <w:start w:val="1"/>
      <w:numFmt w:val="bullet"/>
      <w:lvlText w:val="o"/>
      <w:lvlJc w:val="left"/>
      <w:pPr>
        <w:tabs>
          <w:tab w:val="num" w:pos="360"/>
        </w:tabs>
        <w:ind w:left="360" w:hanging="360"/>
      </w:pPr>
      <w:rPr>
        <w:rFonts w:ascii="Courier New" w:hAnsi="Courier New" w:cs="Courier New"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nsid w:val="41786140"/>
    <w:multiLevelType w:val="hybridMultilevel"/>
    <w:tmpl w:val="42D434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226B288"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29640F4"/>
    <w:multiLevelType w:val="multilevel"/>
    <w:tmpl w:val="387A1E72"/>
    <w:lvl w:ilvl="0">
      <w:start w:val="1"/>
      <w:numFmt w:val="bullet"/>
      <w:lvlText w:val=""/>
      <w:legacy w:legacy="1" w:legacySpace="0" w:legacyIndent="360"/>
      <w:lvlJc w:val="left"/>
      <w:pPr>
        <w:ind w:left="1080" w:hanging="360"/>
      </w:pPr>
      <w:rPr>
        <w:rFonts w:ascii="Symbol" w:hAnsi="Symbol"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43E85F30"/>
    <w:multiLevelType w:val="hybridMultilevel"/>
    <w:tmpl w:val="0B24B688"/>
    <w:lvl w:ilvl="0" w:tplc="10090003">
      <w:start w:val="1"/>
      <w:numFmt w:val="bullet"/>
      <w:lvlText w:val="o"/>
      <w:lvlJc w:val="left"/>
      <w:pPr>
        <w:tabs>
          <w:tab w:val="num" w:pos="360"/>
        </w:tabs>
        <w:ind w:left="360" w:hanging="360"/>
      </w:pPr>
      <w:rPr>
        <w:rFonts w:ascii="Courier New" w:hAnsi="Courier New" w:cs="Courier New"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8">
    <w:nsid w:val="46294B19"/>
    <w:multiLevelType w:val="hybridMultilevel"/>
    <w:tmpl w:val="605C3562"/>
    <w:lvl w:ilvl="0" w:tplc="04090003">
      <w:start w:val="1"/>
      <w:numFmt w:val="bullet"/>
      <w:pStyle w:val="Bullet0"/>
      <w:lvlText w:val=""/>
      <w:lvlJc w:val="left"/>
      <w:pPr>
        <w:tabs>
          <w:tab w:val="num" w:pos="360"/>
        </w:tabs>
        <w:ind w:left="360" w:hanging="360"/>
      </w:pPr>
      <w:rPr>
        <w:rFonts w:ascii="Symbol" w:hAnsi="Symbol" w:cs="Times New Roman" w:hint="default"/>
      </w:rPr>
    </w:lvl>
    <w:lvl w:ilvl="1" w:tplc="04090003">
      <w:start w:val="1"/>
      <w:numFmt w:val="bullet"/>
      <w:lvlText w:val=""/>
      <w:lvlJc w:val="left"/>
      <w:pPr>
        <w:tabs>
          <w:tab w:val="num" w:pos="1440"/>
        </w:tabs>
        <w:ind w:left="1440" w:hanging="360"/>
      </w:pPr>
      <w:rPr>
        <w:rFonts w:ascii="Symbol" w:hAnsi="Symbol" w:hint="default"/>
        <w:color w:val="auto"/>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473033C5"/>
    <w:multiLevelType w:val="hybridMultilevel"/>
    <w:tmpl w:val="8E10914C"/>
    <w:lvl w:ilvl="0" w:tplc="5170C384">
      <w:start w:val="1"/>
      <w:numFmt w:val="bullet"/>
      <w:lvlText w:val=""/>
      <w:lvlJc w:val="left"/>
      <w:pPr>
        <w:tabs>
          <w:tab w:val="num" w:pos="360"/>
        </w:tabs>
        <w:ind w:left="360" w:hanging="360"/>
      </w:pPr>
      <w:rPr>
        <w:rFonts w:ascii="Symbol" w:hAnsi="Symbol" w:hint="default"/>
        <w:color w:val="auto"/>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30">
    <w:nsid w:val="47AC454A"/>
    <w:multiLevelType w:val="hybridMultilevel"/>
    <w:tmpl w:val="4F5E3974"/>
    <w:lvl w:ilvl="0" w:tplc="E898CFA6">
      <w:start w:val="1"/>
      <w:numFmt w:val="bullet"/>
      <w:lvlText w:val=""/>
      <w:lvlJc w:val="left"/>
      <w:pPr>
        <w:tabs>
          <w:tab w:val="num" w:pos="540"/>
        </w:tabs>
        <w:ind w:left="540" w:hanging="360"/>
      </w:pPr>
      <w:rPr>
        <w:rFonts w:ascii="Symbol" w:hAnsi="Symbol" w:hint="default"/>
      </w:rPr>
    </w:lvl>
    <w:lvl w:ilvl="1" w:tplc="4030DF08">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48146F09"/>
    <w:multiLevelType w:val="hybridMultilevel"/>
    <w:tmpl w:val="0CAA2572"/>
    <w:lvl w:ilvl="0" w:tplc="1009000F">
      <w:start w:val="1"/>
      <w:numFmt w:val="decimal"/>
      <w:lvlText w:val="%1."/>
      <w:lvlJc w:val="left"/>
      <w:pPr>
        <w:ind w:left="1080" w:hanging="360"/>
      </w:pPr>
      <w:rPr>
        <w:rFont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nsid w:val="518E0898"/>
    <w:multiLevelType w:val="hybridMultilevel"/>
    <w:tmpl w:val="D244FC7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3">
    <w:nsid w:val="54CA07A6"/>
    <w:multiLevelType w:val="hybridMultilevel"/>
    <w:tmpl w:val="72C43CF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4E40813"/>
    <w:multiLevelType w:val="hybridMultilevel"/>
    <w:tmpl w:val="913E9F98"/>
    <w:lvl w:ilvl="0" w:tplc="10090003">
      <w:start w:val="1"/>
      <w:numFmt w:val="decimal"/>
      <w:lvlText w:val="%1."/>
      <w:lvlJc w:val="left"/>
      <w:pPr>
        <w:tabs>
          <w:tab w:val="num" w:pos="720"/>
        </w:tabs>
        <w:ind w:left="720" w:hanging="360"/>
      </w:pPr>
      <w:rPr>
        <w:lang w:val="en-US"/>
      </w:rPr>
    </w:lvl>
    <w:lvl w:ilvl="1" w:tplc="5C443B22" w:tentative="1">
      <w:start w:val="1"/>
      <w:numFmt w:val="lowerLetter"/>
      <w:lvlText w:val="%2."/>
      <w:lvlJc w:val="left"/>
      <w:pPr>
        <w:tabs>
          <w:tab w:val="num" w:pos="1440"/>
        </w:tabs>
        <w:ind w:left="1440" w:hanging="360"/>
      </w:pPr>
    </w:lvl>
    <w:lvl w:ilvl="2" w:tplc="10090005" w:tentative="1">
      <w:start w:val="1"/>
      <w:numFmt w:val="lowerRoman"/>
      <w:lvlText w:val="%3."/>
      <w:lvlJc w:val="right"/>
      <w:pPr>
        <w:tabs>
          <w:tab w:val="num" w:pos="2160"/>
        </w:tabs>
        <w:ind w:left="2160" w:hanging="180"/>
      </w:pPr>
    </w:lvl>
    <w:lvl w:ilvl="3" w:tplc="10090001" w:tentative="1">
      <w:start w:val="1"/>
      <w:numFmt w:val="decimal"/>
      <w:lvlText w:val="%4."/>
      <w:lvlJc w:val="left"/>
      <w:pPr>
        <w:tabs>
          <w:tab w:val="num" w:pos="2880"/>
        </w:tabs>
        <w:ind w:left="2880" w:hanging="360"/>
      </w:pPr>
    </w:lvl>
    <w:lvl w:ilvl="4" w:tplc="10090003" w:tentative="1">
      <w:start w:val="1"/>
      <w:numFmt w:val="lowerLetter"/>
      <w:lvlText w:val="%5."/>
      <w:lvlJc w:val="left"/>
      <w:pPr>
        <w:tabs>
          <w:tab w:val="num" w:pos="3600"/>
        </w:tabs>
        <w:ind w:left="3600" w:hanging="360"/>
      </w:pPr>
    </w:lvl>
    <w:lvl w:ilvl="5" w:tplc="10090005" w:tentative="1">
      <w:start w:val="1"/>
      <w:numFmt w:val="lowerRoman"/>
      <w:lvlText w:val="%6."/>
      <w:lvlJc w:val="right"/>
      <w:pPr>
        <w:tabs>
          <w:tab w:val="num" w:pos="4320"/>
        </w:tabs>
        <w:ind w:left="4320" w:hanging="180"/>
      </w:pPr>
    </w:lvl>
    <w:lvl w:ilvl="6" w:tplc="10090001" w:tentative="1">
      <w:start w:val="1"/>
      <w:numFmt w:val="decimal"/>
      <w:lvlText w:val="%7."/>
      <w:lvlJc w:val="left"/>
      <w:pPr>
        <w:tabs>
          <w:tab w:val="num" w:pos="5040"/>
        </w:tabs>
        <w:ind w:left="5040" w:hanging="360"/>
      </w:pPr>
    </w:lvl>
    <w:lvl w:ilvl="7" w:tplc="10090003" w:tentative="1">
      <w:start w:val="1"/>
      <w:numFmt w:val="lowerLetter"/>
      <w:lvlText w:val="%8."/>
      <w:lvlJc w:val="left"/>
      <w:pPr>
        <w:tabs>
          <w:tab w:val="num" w:pos="5760"/>
        </w:tabs>
        <w:ind w:left="5760" w:hanging="360"/>
      </w:pPr>
    </w:lvl>
    <w:lvl w:ilvl="8" w:tplc="10090005" w:tentative="1">
      <w:start w:val="1"/>
      <w:numFmt w:val="lowerRoman"/>
      <w:lvlText w:val="%9."/>
      <w:lvlJc w:val="right"/>
      <w:pPr>
        <w:tabs>
          <w:tab w:val="num" w:pos="6480"/>
        </w:tabs>
        <w:ind w:left="6480" w:hanging="180"/>
      </w:pPr>
    </w:lvl>
  </w:abstractNum>
  <w:abstractNum w:abstractNumId="35">
    <w:nsid w:val="575A6509"/>
    <w:multiLevelType w:val="hybridMultilevel"/>
    <w:tmpl w:val="CD5E484E"/>
    <w:lvl w:ilvl="0" w:tplc="5C443B22">
      <w:start w:val="1"/>
      <w:numFmt w:val="bullet"/>
      <w:lvlText w:val="○"/>
      <w:lvlJc w:val="left"/>
      <w:pPr>
        <w:tabs>
          <w:tab w:val="num" w:pos="360"/>
        </w:tabs>
        <w:ind w:left="360" w:hanging="360"/>
      </w:pPr>
      <w:rPr>
        <w:rFonts w:ascii="Times New Roman" w:hAnsi="Times New Roman" w:cs="Times New Roman"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36">
    <w:nsid w:val="581730D6"/>
    <w:multiLevelType w:val="hybridMultilevel"/>
    <w:tmpl w:val="8F4A8364"/>
    <w:lvl w:ilvl="0" w:tplc="EB0AA2DC">
      <w:start w:val="1"/>
      <w:numFmt w:val="bullet"/>
      <w:lvlText w:val="•"/>
      <w:lvlJc w:val="left"/>
      <w:pPr>
        <w:tabs>
          <w:tab w:val="num" w:pos="1080"/>
        </w:tabs>
        <w:ind w:left="1080" w:hanging="360"/>
      </w:pPr>
      <w:rPr>
        <w:rFonts w:ascii="Times New Roman" w:hAnsi="Times New Roman" w:hint="default"/>
      </w:rPr>
    </w:lvl>
    <w:lvl w:ilvl="1" w:tplc="10090003" w:tentative="1">
      <w:start w:val="1"/>
      <w:numFmt w:val="bullet"/>
      <w:lvlText w:val="o"/>
      <w:lvlJc w:val="left"/>
      <w:pPr>
        <w:tabs>
          <w:tab w:val="num" w:pos="2160"/>
        </w:tabs>
        <w:ind w:left="2160" w:hanging="360"/>
      </w:pPr>
      <w:rPr>
        <w:rFonts w:ascii="Courier New" w:hAnsi="Courier New" w:cs="Courier New" w:hint="default"/>
      </w:rPr>
    </w:lvl>
    <w:lvl w:ilvl="2" w:tplc="10090005" w:tentative="1">
      <w:start w:val="1"/>
      <w:numFmt w:val="bullet"/>
      <w:lvlText w:val=""/>
      <w:lvlJc w:val="left"/>
      <w:pPr>
        <w:tabs>
          <w:tab w:val="num" w:pos="2880"/>
        </w:tabs>
        <w:ind w:left="2880" w:hanging="360"/>
      </w:pPr>
      <w:rPr>
        <w:rFonts w:ascii="Wingdings" w:hAnsi="Wingdings" w:hint="default"/>
      </w:rPr>
    </w:lvl>
    <w:lvl w:ilvl="3" w:tplc="10090001" w:tentative="1">
      <w:start w:val="1"/>
      <w:numFmt w:val="bullet"/>
      <w:lvlText w:val=""/>
      <w:lvlJc w:val="left"/>
      <w:pPr>
        <w:tabs>
          <w:tab w:val="num" w:pos="3600"/>
        </w:tabs>
        <w:ind w:left="3600" w:hanging="360"/>
      </w:pPr>
      <w:rPr>
        <w:rFonts w:ascii="Symbol" w:hAnsi="Symbol" w:hint="default"/>
      </w:rPr>
    </w:lvl>
    <w:lvl w:ilvl="4" w:tplc="10090003" w:tentative="1">
      <w:start w:val="1"/>
      <w:numFmt w:val="bullet"/>
      <w:lvlText w:val="o"/>
      <w:lvlJc w:val="left"/>
      <w:pPr>
        <w:tabs>
          <w:tab w:val="num" w:pos="4320"/>
        </w:tabs>
        <w:ind w:left="4320" w:hanging="360"/>
      </w:pPr>
      <w:rPr>
        <w:rFonts w:ascii="Courier New" w:hAnsi="Courier New" w:cs="Courier New" w:hint="default"/>
      </w:rPr>
    </w:lvl>
    <w:lvl w:ilvl="5" w:tplc="10090005" w:tentative="1">
      <w:start w:val="1"/>
      <w:numFmt w:val="bullet"/>
      <w:lvlText w:val=""/>
      <w:lvlJc w:val="left"/>
      <w:pPr>
        <w:tabs>
          <w:tab w:val="num" w:pos="5040"/>
        </w:tabs>
        <w:ind w:left="5040" w:hanging="360"/>
      </w:pPr>
      <w:rPr>
        <w:rFonts w:ascii="Wingdings" w:hAnsi="Wingdings" w:hint="default"/>
      </w:rPr>
    </w:lvl>
    <w:lvl w:ilvl="6" w:tplc="10090001" w:tentative="1">
      <w:start w:val="1"/>
      <w:numFmt w:val="bullet"/>
      <w:lvlText w:val=""/>
      <w:lvlJc w:val="left"/>
      <w:pPr>
        <w:tabs>
          <w:tab w:val="num" w:pos="5760"/>
        </w:tabs>
        <w:ind w:left="5760" w:hanging="360"/>
      </w:pPr>
      <w:rPr>
        <w:rFonts w:ascii="Symbol" w:hAnsi="Symbol" w:hint="default"/>
      </w:rPr>
    </w:lvl>
    <w:lvl w:ilvl="7" w:tplc="10090003" w:tentative="1">
      <w:start w:val="1"/>
      <w:numFmt w:val="bullet"/>
      <w:lvlText w:val="o"/>
      <w:lvlJc w:val="left"/>
      <w:pPr>
        <w:tabs>
          <w:tab w:val="num" w:pos="6480"/>
        </w:tabs>
        <w:ind w:left="6480" w:hanging="360"/>
      </w:pPr>
      <w:rPr>
        <w:rFonts w:ascii="Courier New" w:hAnsi="Courier New" w:cs="Courier New" w:hint="default"/>
      </w:rPr>
    </w:lvl>
    <w:lvl w:ilvl="8" w:tplc="10090005" w:tentative="1">
      <w:start w:val="1"/>
      <w:numFmt w:val="bullet"/>
      <w:lvlText w:val=""/>
      <w:lvlJc w:val="left"/>
      <w:pPr>
        <w:tabs>
          <w:tab w:val="num" w:pos="7200"/>
        </w:tabs>
        <w:ind w:left="7200" w:hanging="360"/>
      </w:pPr>
      <w:rPr>
        <w:rFonts w:ascii="Wingdings" w:hAnsi="Wingdings" w:hint="default"/>
      </w:rPr>
    </w:lvl>
  </w:abstractNum>
  <w:abstractNum w:abstractNumId="37">
    <w:nsid w:val="58771838"/>
    <w:multiLevelType w:val="hybridMultilevel"/>
    <w:tmpl w:val="AFDE4FAC"/>
    <w:lvl w:ilvl="0" w:tplc="10090001">
      <w:start w:val="1"/>
      <w:numFmt w:val="bullet"/>
      <w:lvlText w:val=""/>
      <w:lvlJc w:val="left"/>
      <w:pPr>
        <w:tabs>
          <w:tab w:val="num" w:pos="720"/>
        </w:tabs>
        <w:ind w:left="720" w:hanging="360"/>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8">
    <w:nsid w:val="59027B49"/>
    <w:multiLevelType w:val="hybridMultilevel"/>
    <w:tmpl w:val="F5960454"/>
    <w:lvl w:ilvl="0" w:tplc="10090017">
      <w:start w:val="1"/>
      <w:numFmt w:val="bullet"/>
      <w:lvlText w:val=""/>
      <w:lvlJc w:val="left"/>
      <w:pPr>
        <w:tabs>
          <w:tab w:val="num" w:pos="360"/>
        </w:tabs>
        <w:ind w:left="360" w:hanging="360"/>
      </w:pPr>
      <w:rPr>
        <w:rFonts w:ascii="Symbol" w:hAnsi="Symbol" w:hint="default"/>
      </w:rPr>
    </w:lvl>
    <w:lvl w:ilvl="1" w:tplc="10090019">
      <w:start w:val="1"/>
      <w:numFmt w:val="bullet"/>
      <w:lvlText w:val="o"/>
      <w:lvlJc w:val="left"/>
      <w:pPr>
        <w:tabs>
          <w:tab w:val="num" w:pos="1440"/>
        </w:tabs>
        <w:ind w:left="1440" w:hanging="360"/>
      </w:pPr>
      <w:rPr>
        <w:rFonts w:ascii="Courier New" w:hAnsi="Courier New" w:cs="Courier New" w:hint="default"/>
      </w:rPr>
    </w:lvl>
    <w:lvl w:ilvl="2" w:tplc="1009001B">
      <w:start w:val="1"/>
      <w:numFmt w:val="bullet"/>
      <w:lvlText w:val=""/>
      <w:lvlJc w:val="left"/>
      <w:pPr>
        <w:tabs>
          <w:tab w:val="num" w:pos="2160"/>
        </w:tabs>
        <w:ind w:left="2160" w:hanging="360"/>
      </w:pPr>
      <w:rPr>
        <w:rFonts w:ascii="Wingdings" w:hAnsi="Wingdings" w:hint="default"/>
      </w:rPr>
    </w:lvl>
    <w:lvl w:ilvl="3" w:tplc="1009000F">
      <w:start w:val="1"/>
      <w:numFmt w:val="bullet"/>
      <w:lvlText w:val=""/>
      <w:lvlJc w:val="left"/>
      <w:pPr>
        <w:tabs>
          <w:tab w:val="num" w:pos="2880"/>
        </w:tabs>
        <w:ind w:left="2880" w:hanging="360"/>
      </w:pPr>
      <w:rPr>
        <w:rFonts w:ascii="Symbol" w:hAnsi="Symbol" w:hint="default"/>
      </w:rPr>
    </w:lvl>
    <w:lvl w:ilvl="4" w:tplc="10090019" w:tentative="1">
      <w:start w:val="1"/>
      <w:numFmt w:val="bullet"/>
      <w:lvlText w:val="o"/>
      <w:lvlJc w:val="left"/>
      <w:pPr>
        <w:tabs>
          <w:tab w:val="num" w:pos="3600"/>
        </w:tabs>
        <w:ind w:left="3600" w:hanging="360"/>
      </w:pPr>
      <w:rPr>
        <w:rFonts w:ascii="Courier New" w:hAnsi="Courier New" w:cs="Courier New" w:hint="default"/>
      </w:rPr>
    </w:lvl>
    <w:lvl w:ilvl="5" w:tplc="1009001B" w:tentative="1">
      <w:start w:val="1"/>
      <w:numFmt w:val="bullet"/>
      <w:lvlText w:val=""/>
      <w:lvlJc w:val="left"/>
      <w:pPr>
        <w:tabs>
          <w:tab w:val="num" w:pos="4320"/>
        </w:tabs>
        <w:ind w:left="4320" w:hanging="360"/>
      </w:pPr>
      <w:rPr>
        <w:rFonts w:ascii="Wingdings" w:hAnsi="Wingdings" w:hint="default"/>
      </w:rPr>
    </w:lvl>
    <w:lvl w:ilvl="6" w:tplc="1009000F" w:tentative="1">
      <w:start w:val="1"/>
      <w:numFmt w:val="bullet"/>
      <w:lvlText w:val=""/>
      <w:lvlJc w:val="left"/>
      <w:pPr>
        <w:tabs>
          <w:tab w:val="num" w:pos="5040"/>
        </w:tabs>
        <w:ind w:left="5040" w:hanging="360"/>
      </w:pPr>
      <w:rPr>
        <w:rFonts w:ascii="Symbol" w:hAnsi="Symbol" w:hint="default"/>
      </w:rPr>
    </w:lvl>
    <w:lvl w:ilvl="7" w:tplc="10090019" w:tentative="1">
      <w:start w:val="1"/>
      <w:numFmt w:val="bullet"/>
      <w:lvlText w:val="o"/>
      <w:lvlJc w:val="left"/>
      <w:pPr>
        <w:tabs>
          <w:tab w:val="num" w:pos="5760"/>
        </w:tabs>
        <w:ind w:left="5760" w:hanging="360"/>
      </w:pPr>
      <w:rPr>
        <w:rFonts w:ascii="Courier New" w:hAnsi="Courier New" w:cs="Courier New" w:hint="default"/>
      </w:rPr>
    </w:lvl>
    <w:lvl w:ilvl="8" w:tplc="1009001B" w:tentative="1">
      <w:start w:val="1"/>
      <w:numFmt w:val="bullet"/>
      <w:lvlText w:val=""/>
      <w:lvlJc w:val="left"/>
      <w:pPr>
        <w:tabs>
          <w:tab w:val="num" w:pos="6480"/>
        </w:tabs>
        <w:ind w:left="6480" w:hanging="360"/>
      </w:pPr>
      <w:rPr>
        <w:rFonts w:ascii="Wingdings" w:hAnsi="Wingdings" w:hint="default"/>
      </w:rPr>
    </w:lvl>
  </w:abstractNum>
  <w:abstractNum w:abstractNumId="39">
    <w:nsid w:val="5E220611"/>
    <w:multiLevelType w:val="hybridMultilevel"/>
    <w:tmpl w:val="CEF29774"/>
    <w:lvl w:ilvl="0" w:tplc="1009000F">
      <w:start w:val="1"/>
      <w:numFmt w:val="bullet"/>
      <w:lvlText w:val=""/>
      <w:lvlJc w:val="left"/>
      <w:pPr>
        <w:tabs>
          <w:tab w:val="num" w:pos="720"/>
        </w:tabs>
        <w:ind w:left="720" w:hanging="360"/>
      </w:pPr>
      <w:rPr>
        <w:rFonts w:ascii="Symbol" w:hAnsi="Symbol" w:hint="default"/>
      </w:rPr>
    </w:lvl>
    <w:lvl w:ilvl="1" w:tplc="10090019">
      <w:start w:val="1"/>
      <w:numFmt w:val="bullet"/>
      <w:lvlText w:val="o"/>
      <w:lvlJc w:val="left"/>
      <w:pPr>
        <w:tabs>
          <w:tab w:val="num" w:pos="1440"/>
        </w:tabs>
        <w:ind w:left="1440" w:hanging="360"/>
      </w:pPr>
      <w:rPr>
        <w:rFonts w:ascii="Courier New" w:hAnsi="Courier New" w:hint="default"/>
      </w:rPr>
    </w:lvl>
    <w:lvl w:ilvl="2" w:tplc="1009001B" w:tentative="1">
      <w:start w:val="1"/>
      <w:numFmt w:val="bullet"/>
      <w:lvlText w:val=""/>
      <w:lvlJc w:val="left"/>
      <w:pPr>
        <w:tabs>
          <w:tab w:val="num" w:pos="2160"/>
        </w:tabs>
        <w:ind w:left="2160" w:hanging="360"/>
      </w:pPr>
      <w:rPr>
        <w:rFonts w:ascii="Wingdings" w:hAnsi="Wingdings" w:hint="default"/>
      </w:rPr>
    </w:lvl>
    <w:lvl w:ilvl="3" w:tplc="1009000F">
      <w:start w:val="1"/>
      <w:numFmt w:val="bullet"/>
      <w:lvlText w:val=""/>
      <w:lvlJc w:val="left"/>
      <w:pPr>
        <w:tabs>
          <w:tab w:val="num" w:pos="2880"/>
        </w:tabs>
        <w:ind w:left="2880" w:hanging="360"/>
      </w:pPr>
      <w:rPr>
        <w:rFonts w:ascii="Symbol" w:hAnsi="Symbol" w:hint="default"/>
      </w:rPr>
    </w:lvl>
    <w:lvl w:ilvl="4" w:tplc="10090019" w:tentative="1">
      <w:start w:val="1"/>
      <w:numFmt w:val="bullet"/>
      <w:lvlText w:val="o"/>
      <w:lvlJc w:val="left"/>
      <w:pPr>
        <w:tabs>
          <w:tab w:val="num" w:pos="3600"/>
        </w:tabs>
        <w:ind w:left="3600" w:hanging="360"/>
      </w:pPr>
      <w:rPr>
        <w:rFonts w:ascii="Courier New" w:hAnsi="Courier New" w:hint="default"/>
      </w:rPr>
    </w:lvl>
    <w:lvl w:ilvl="5" w:tplc="1009001B" w:tentative="1">
      <w:start w:val="1"/>
      <w:numFmt w:val="bullet"/>
      <w:lvlText w:val=""/>
      <w:lvlJc w:val="left"/>
      <w:pPr>
        <w:tabs>
          <w:tab w:val="num" w:pos="4320"/>
        </w:tabs>
        <w:ind w:left="4320" w:hanging="360"/>
      </w:pPr>
      <w:rPr>
        <w:rFonts w:ascii="Wingdings" w:hAnsi="Wingdings" w:hint="default"/>
      </w:rPr>
    </w:lvl>
    <w:lvl w:ilvl="6" w:tplc="1009000F" w:tentative="1">
      <w:start w:val="1"/>
      <w:numFmt w:val="bullet"/>
      <w:lvlText w:val=""/>
      <w:lvlJc w:val="left"/>
      <w:pPr>
        <w:tabs>
          <w:tab w:val="num" w:pos="5040"/>
        </w:tabs>
        <w:ind w:left="5040" w:hanging="360"/>
      </w:pPr>
      <w:rPr>
        <w:rFonts w:ascii="Symbol" w:hAnsi="Symbol" w:hint="default"/>
      </w:rPr>
    </w:lvl>
    <w:lvl w:ilvl="7" w:tplc="10090019" w:tentative="1">
      <w:start w:val="1"/>
      <w:numFmt w:val="bullet"/>
      <w:lvlText w:val="o"/>
      <w:lvlJc w:val="left"/>
      <w:pPr>
        <w:tabs>
          <w:tab w:val="num" w:pos="5760"/>
        </w:tabs>
        <w:ind w:left="5760" w:hanging="360"/>
      </w:pPr>
      <w:rPr>
        <w:rFonts w:ascii="Courier New" w:hAnsi="Courier New" w:hint="default"/>
      </w:rPr>
    </w:lvl>
    <w:lvl w:ilvl="8" w:tplc="1009001B" w:tentative="1">
      <w:start w:val="1"/>
      <w:numFmt w:val="bullet"/>
      <w:lvlText w:val=""/>
      <w:lvlJc w:val="left"/>
      <w:pPr>
        <w:tabs>
          <w:tab w:val="num" w:pos="6480"/>
        </w:tabs>
        <w:ind w:left="6480" w:hanging="360"/>
      </w:pPr>
      <w:rPr>
        <w:rFonts w:ascii="Wingdings" w:hAnsi="Wingdings" w:hint="default"/>
      </w:rPr>
    </w:lvl>
  </w:abstractNum>
  <w:abstractNum w:abstractNumId="40">
    <w:nsid w:val="5E46774F"/>
    <w:multiLevelType w:val="hybridMultilevel"/>
    <w:tmpl w:val="C3F40C14"/>
    <w:lvl w:ilvl="0" w:tplc="54A84ADA">
      <w:start w:val="2007"/>
      <w:numFmt w:val="bullet"/>
      <w:lvlText w:val="-"/>
      <w:lvlJc w:val="left"/>
      <w:pPr>
        <w:tabs>
          <w:tab w:val="num" w:pos="360"/>
        </w:tabs>
        <w:ind w:left="360" w:hanging="360"/>
      </w:pPr>
      <w:rPr>
        <w:rFonts w:ascii="Helvetica Linotype" w:eastAsia="Times New Roman" w:hAnsi="Helvetica Linotype" w:cs="Helvetica Linotype"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nsid w:val="5E8A242B"/>
    <w:multiLevelType w:val="hybridMultilevel"/>
    <w:tmpl w:val="8062C8FC"/>
    <w:lvl w:ilvl="0" w:tplc="F9BC34F4">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866"/>
        </w:tabs>
        <w:ind w:left="1866" w:hanging="360"/>
      </w:pPr>
      <w:rPr>
        <w:rFonts w:ascii="Courier New" w:hAnsi="Courier New" w:cs="Courier New" w:hint="default"/>
      </w:rPr>
    </w:lvl>
    <w:lvl w:ilvl="2" w:tplc="10090005">
      <w:start w:val="1"/>
      <w:numFmt w:val="bullet"/>
      <w:lvlText w:val=""/>
      <w:lvlJc w:val="left"/>
      <w:pPr>
        <w:tabs>
          <w:tab w:val="num" w:pos="2586"/>
        </w:tabs>
        <w:ind w:left="2586" w:hanging="360"/>
      </w:pPr>
      <w:rPr>
        <w:rFonts w:ascii="Wingdings" w:hAnsi="Wingdings" w:hint="default"/>
      </w:rPr>
    </w:lvl>
    <w:lvl w:ilvl="3" w:tplc="10090001" w:tentative="1">
      <w:start w:val="1"/>
      <w:numFmt w:val="bullet"/>
      <w:lvlText w:val=""/>
      <w:lvlJc w:val="left"/>
      <w:pPr>
        <w:tabs>
          <w:tab w:val="num" w:pos="3306"/>
        </w:tabs>
        <w:ind w:left="3306" w:hanging="360"/>
      </w:pPr>
      <w:rPr>
        <w:rFonts w:ascii="Symbol" w:hAnsi="Symbol" w:hint="default"/>
      </w:rPr>
    </w:lvl>
    <w:lvl w:ilvl="4" w:tplc="10090003" w:tentative="1">
      <w:start w:val="1"/>
      <w:numFmt w:val="bullet"/>
      <w:lvlText w:val="o"/>
      <w:lvlJc w:val="left"/>
      <w:pPr>
        <w:tabs>
          <w:tab w:val="num" w:pos="4026"/>
        </w:tabs>
        <w:ind w:left="4026" w:hanging="360"/>
      </w:pPr>
      <w:rPr>
        <w:rFonts w:ascii="Courier New" w:hAnsi="Courier New" w:cs="Courier New" w:hint="default"/>
      </w:rPr>
    </w:lvl>
    <w:lvl w:ilvl="5" w:tplc="10090005" w:tentative="1">
      <w:start w:val="1"/>
      <w:numFmt w:val="bullet"/>
      <w:lvlText w:val=""/>
      <w:lvlJc w:val="left"/>
      <w:pPr>
        <w:tabs>
          <w:tab w:val="num" w:pos="4746"/>
        </w:tabs>
        <w:ind w:left="4746" w:hanging="360"/>
      </w:pPr>
      <w:rPr>
        <w:rFonts w:ascii="Wingdings" w:hAnsi="Wingdings" w:hint="default"/>
      </w:rPr>
    </w:lvl>
    <w:lvl w:ilvl="6" w:tplc="10090001" w:tentative="1">
      <w:start w:val="1"/>
      <w:numFmt w:val="bullet"/>
      <w:lvlText w:val=""/>
      <w:lvlJc w:val="left"/>
      <w:pPr>
        <w:tabs>
          <w:tab w:val="num" w:pos="5466"/>
        </w:tabs>
        <w:ind w:left="5466" w:hanging="360"/>
      </w:pPr>
      <w:rPr>
        <w:rFonts w:ascii="Symbol" w:hAnsi="Symbol" w:hint="default"/>
      </w:rPr>
    </w:lvl>
    <w:lvl w:ilvl="7" w:tplc="10090003" w:tentative="1">
      <w:start w:val="1"/>
      <w:numFmt w:val="bullet"/>
      <w:lvlText w:val="o"/>
      <w:lvlJc w:val="left"/>
      <w:pPr>
        <w:tabs>
          <w:tab w:val="num" w:pos="6186"/>
        </w:tabs>
        <w:ind w:left="6186" w:hanging="360"/>
      </w:pPr>
      <w:rPr>
        <w:rFonts w:ascii="Courier New" w:hAnsi="Courier New" w:cs="Courier New" w:hint="default"/>
      </w:rPr>
    </w:lvl>
    <w:lvl w:ilvl="8" w:tplc="10090005" w:tentative="1">
      <w:start w:val="1"/>
      <w:numFmt w:val="bullet"/>
      <w:lvlText w:val=""/>
      <w:lvlJc w:val="left"/>
      <w:pPr>
        <w:tabs>
          <w:tab w:val="num" w:pos="6906"/>
        </w:tabs>
        <w:ind w:left="6906" w:hanging="360"/>
      </w:pPr>
      <w:rPr>
        <w:rFonts w:ascii="Wingdings" w:hAnsi="Wingdings" w:hint="default"/>
      </w:rPr>
    </w:lvl>
  </w:abstractNum>
  <w:abstractNum w:abstractNumId="42">
    <w:nsid w:val="63C70BAF"/>
    <w:multiLevelType w:val="hybridMultilevel"/>
    <w:tmpl w:val="CFD0DDA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43">
    <w:nsid w:val="64044471"/>
    <w:multiLevelType w:val="hybridMultilevel"/>
    <w:tmpl w:val="EE468964"/>
    <w:lvl w:ilvl="0" w:tplc="FFFFFFFF">
      <w:start w:val="1"/>
      <w:numFmt w:val="bullet"/>
      <w:lvlText w:val="o"/>
      <w:lvlJc w:val="left"/>
      <w:pPr>
        <w:tabs>
          <w:tab w:val="num" w:pos="360"/>
        </w:tabs>
        <w:ind w:left="360" w:hanging="360"/>
      </w:pPr>
      <w:rPr>
        <w:rFonts w:ascii="Courier New" w:hAnsi="Courier New"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4">
    <w:nsid w:val="687E068F"/>
    <w:multiLevelType w:val="hybridMultilevel"/>
    <w:tmpl w:val="88442C9C"/>
    <w:lvl w:ilvl="0" w:tplc="04090003">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8A37FDA"/>
    <w:multiLevelType w:val="hybridMultilevel"/>
    <w:tmpl w:val="29F63E4A"/>
    <w:lvl w:ilvl="0" w:tplc="10090001">
      <w:start w:val="1"/>
      <w:numFmt w:val="bullet"/>
      <w:lvlText w:val=""/>
      <w:lvlJc w:val="left"/>
      <w:pPr>
        <w:tabs>
          <w:tab w:val="num" w:pos="2028"/>
        </w:tabs>
        <w:ind w:left="2028" w:hanging="360"/>
      </w:pPr>
      <w:rPr>
        <w:rFonts w:ascii="Symbol" w:hAnsi="Symbol" w:hint="default"/>
      </w:rPr>
    </w:lvl>
    <w:lvl w:ilvl="1" w:tplc="10090003" w:tentative="1">
      <w:start w:val="1"/>
      <w:numFmt w:val="bullet"/>
      <w:lvlText w:val="o"/>
      <w:lvlJc w:val="left"/>
      <w:pPr>
        <w:tabs>
          <w:tab w:val="num" w:pos="2748"/>
        </w:tabs>
        <w:ind w:left="2748" w:hanging="360"/>
      </w:pPr>
      <w:rPr>
        <w:rFonts w:ascii="Courier New" w:hAnsi="Courier New" w:cs="Courier New" w:hint="default"/>
      </w:rPr>
    </w:lvl>
    <w:lvl w:ilvl="2" w:tplc="10090005" w:tentative="1">
      <w:start w:val="1"/>
      <w:numFmt w:val="bullet"/>
      <w:lvlText w:val=""/>
      <w:lvlJc w:val="left"/>
      <w:pPr>
        <w:tabs>
          <w:tab w:val="num" w:pos="3468"/>
        </w:tabs>
        <w:ind w:left="3468" w:hanging="360"/>
      </w:pPr>
      <w:rPr>
        <w:rFonts w:ascii="Wingdings" w:hAnsi="Wingdings" w:hint="default"/>
      </w:rPr>
    </w:lvl>
    <w:lvl w:ilvl="3" w:tplc="10090001" w:tentative="1">
      <w:start w:val="1"/>
      <w:numFmt w:val="bullet"/>
      <w:lvlText w:val=""/>
      <w:lvlJc w:val="left"/>
      <w:pPr>
        <w:tabs>
          <w:tab w:val="num" w:pos="4188"/>
        </w:tabs>
        <w:ind w:left="4188" w:hanging="360"/>
      </w:pPr>
      <w:rPr>
        <w:rFonts w:ascii="Symbol" w:hAnsi="Symbol" w:hint="default"/>
      </w:rPr>
    </w:lvl>
    <w:lvl w:ilvl="4" w:tplc="10090003" w:tentative="1">
      <w:start w:val="1"/>
      <w:numFmt w:val="bullet"/>
      <w:lvlText w:val="o"/>
      <w:lvlJc w:val="left"/>
      <w:pPr>
        <w:tabs>
          <w:tab w:val="num" w:pos="4908"/>
        </w:tabs>
        <w:ind w:left="4908" w:hanging="360"/>
      </w:pPr>
      <w:rPr>
        <w:rFonts w:ascii="Courier New" w:hAnsi="Courier New" w:cs="Courier New" w:hint="default"/>
      </w:rPr>
    </w:lvl>
    <w:lvl w:ilvl="5" w:tplc="10090005" w:tentative="1">
      <w:start w:val="1"/>
      <w:numFmt w:val="bullet"/>
      <w:lvlText w:val=""/>
      <w:lvlJc w:val="left"/>
      <w:pPr>
        <w:tabs>
          <w:tab w:val="num" w:pos="5628"/>
        </w:tabs>
        <w:ind w:left="5628" w:hanging="360"/>
      </w:pPr>
      <w:rPr>
        <w:rFonts w:ascii="Wingdings" w:hAnsi="Wingdings" w:hint="default"/>
      </w:rPr>
    </w:lvl>
    <w:lvl w:ilvl="6" w:tplc="10090001" w:tentative="1">
      <w:start w:val="1"/>
      <w:numFmt w:val="bullet"/>
      <w:lvlText w:val=""/>
      <w:lvlJc w:val="left"/>
      <w:pPr>
        <w:tabs>
          <w:tab w:val="num" w:pos="6348"/>
        </w:tabs>
        <w:ind w:left="6348" w:hanging="360"/>
      </w:pPr>
      <w:rPr>
        <w:rFonts w:ascii="Symbol" w:hAnsi="Symbol" w:hint="default"/>
      </w:rPr>
    </w:lvl>
    <w:lvl w:ilvl="7" w:tplc="10090003" w:tentative="1">
      <w:start w:val="1"/>
      <w:numFmt w:val="bullet"/>
      <w:lvlText w:val="o"/>
      <w:lvlJc w:val="left"/>
      <w:pPr>
        <w:tabs>
          <w:tab w:val="num" w:pos="7068"/>
        </w:tabs>
        <w:ind w:left="7068" w:hanging="360"/>
      </w:pPr>
      <w:rPr>
        <w:rFonts w:ascii="Courier New" w:hAnsi="Courier New" w:cs="Courier New" w:hint="default"/>
      </w:rPr>
    </w:lvl>
    <w:lvl w:ilvl="8" w:tplc="10090005" w:tentative="1">
      <w:start w:val="1"/>
      <w:numFmt w:val="bullet"/>
      <w:lvlText w:val=""/>
      <w:lvlJc w:val="left"/>
      <w:pPr>
        <w:tabs>
          <w:tab w:val="num" w:pos="7788"/>
        </w:tabs>
        <w:ind w:left="7788" w:hanging="360"/>
      </w:pPr>
      <w:rPr>
        <w:rFonts w:ascii="Wingdings" w:hAnsi="Wingdings" w:hint="default"/>
      </w:rPr>
    </w:lvl>
  </w:abstractNum>
  <w:abstractNum w:abstractNumId="46">
    <w:nsid w:val="6A0D3DCA"/>
    <w:multiLevelType w:val="hybridMultilevel"/>
    <w:tmpl w:val="700E2E4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47">
    <w:nsid w:val="6A31245A"/>
    <w:multiLevelType w:val="hybridMultilevel"/>
    <w:tmpl w:val="80D047B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48">
    <w:nsid w:val="6BA860DB"/>
    <w:multiLevelType w:val="hybridMultilevel"/>
    <w:tmpl w:val="33EE8C2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09024AC"/>
    <w:multiLevelType w:val="hybridMultilevel"/>
    <w:tmpl w:val="8D8CBB56"/>
    <w:lvl w:ilvl="0" w:tplc="1009000F">
      <w:start w:val="1"/>
      <w:numFmt w:val="bullet"/>
      <w:lvlText w:val=""/>
      <w:lvlJc w:val="left"/>
      <w:pPr>
        <w:tabs>
          <w:tab w:val="num" w:pos="720"/>
        </w:tabs>
        <w:ind w:left="720" w:hanging="360"/>
      </w:pPr>
      <w:rPr>
        <w:rFonts w:ascii="Symbol" w:hAnsi="Symbol" w:hint="default"/>
      </w:rPr>
    </w:lvl>
    <w:lvl w:ilvl="1" w:tplc="10090019">
      <w:start w:val="1"/>
      <w:numFmt w:val="lowerLetter"/>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50">
    <w:nsid w:val="724D4EB2"/>
    <w:multiLevelType w:val="hybridMultilevel"/>
    <w:tmpl w:val="84BE0246"/>
    <w:lvl w:ilvl="0" w:tplc="5170C384">
      <w:start w:val="1"/>
      <w:numFmt w:val="bullet"/>
      <w:lvlText w:val=""/>
      <w:lvlJc w:val="left"/>
      <w:pPr>
        <w:tabs>
          <w:tab w:val="num" w:pos="360"/>
        </w:tabs>
        <w:ind w:left="360" w:hanging="360"/>
      </w:pPr>
      <w:rPr>
        <w:rFonts w:ascii="Symbol" w:hAnsi="Symbol" w:hint="default"/>
        <w:color w:val="auto"/>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51">
    <w:nsid w:val="72DC26A8"/>
    <w:multiLevelType w:val="hybridMultilevel"/>
    <w:tmpl w:val="71321E6A"/>
    <w:lvl w:ilvl="0" w:tplc="10090017">
      <w:start w:val="1"/>
      <w:numFmt w:val="bullet"/>
      <w:lvlText w:val=""/>
      <w:lvlJc w:val="left"/>
      <w:pPr>
        <w:tabs>
          <w:tab w:val="num" w:pos="540"/>
        </w:tabs>
        <w:ind w:left="540" w:hanging="360"/>
      </w:pPr>
      <w:rPr>
        <w:rFonts w:ascii="Symbol" w:hAnsi="Symbol" w:hint="default"/>
      </w:rPr>
    </w:lvl>
    <w:lvl w:ilvl="1" w:tplc="10090019">
      <w:start w:val="1"/>
      <w:numFmt w:val="bullet"/>
      <w:lvlText w:val="o"/>
      <w:lvlJc w:val="left"/>
      <w:pPr>
        <w:ind w:left="1440" w:hanging="360"/>
      </w:pPr>
      <w:rPr>
        <w:rFonts w:ascii="Courier New" w:hAnsi="Courier New" w:cs="Times New Roman" w:hint="default"/>
      </w:r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52">
    <w:nsid w:val="74F766D0"/>
    <w:multiLevelType w:val="singleLevel"/>
    <w:tmpl w:val="04090017"/>
    <w:lvl w:ilvl="0">
      <w:start w:val="1"/>
      <w:numFmt w:val="lowerLetter"/>
      <w:lvlText w:val="%1)"/>
      <w:lvlJc w:val="left"/>
      <w:pPr>
        <w:tabs>
          <w:tab w:val="num" w:pos="360"/>
        </w:tabs>
        <w:ind w:left="360" w:hanging="360"/>
      </w:pPr>
    </w:lvl>
  </w:abstractNum>
  <w:abstractNum w:abstractNumId="53">
    <w:nsid w:val="760902EC"/>
    <w:multiLevelType w:val="hybridMultilevel"/>
    <w:tmpl w:val="ADECBB94"/>
    <w:lvl w:ilvl="0" w:tplc="FFFFFFFF">
      <w:start w:val="1"/>
      <w:numFmt w:val="bullet"/>
      <w:lvlText w:val=""/>
      <w:lvlJc w:val="left"/>
      <w:pPr>
        <w:tabs>
          <w:tab w:val="num" w:pos="360"/>
        </w:tabs>
        <w:ind w:left="36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4">
    <w:nsid w:val="78C165E9"/>
    <w:multiLevelType w:val="hybridMultilevel"/>
    <w:tmpl w:val="F3827C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num w:numId="1">
    <w:abstractNumId w:val="0"/>
  </w:num>
  <w:num w:numId="2">
    <w:abstractNumId w:val="6"/>
  </w:num>
  <w:num w:numId="3">
    <w:abstractNumId w:val="15"/>
  </w:num>
  <w:num w:numId="4">
    <w:abstractNumId w:val="0"/>
  </w:num>
  <w:num w:numId="5">
    <w:abstractNumId w:val="0"/>
  </w:num>
  <w:num w:numId="6">
    <w:abstractNumId w:val="16"/>
  </w:num>
  <w:num w:numId="7">
    <w:abstractNumId w:val="27"/>
  </w:num>
  <w:num w:numId="8">
    <w:abstractNumId w:val="36"/>
  </w:num>
  <w:num w:numId="9">
    <w:abstractNumId w:val="17"/>
  </w:num>
  <w:num w:numId="10">
    <w:abstractNumId w:val="43"/>
  </w:num>
  <w:num w:numId="11">
    <w:abstractNumId w:val="48"/>
  </w:num>
  <w:num w:numId="12">
    <w:abstractNumId w:val="29"/>
  </w:num>
  <w:num w:numId="13">
    <w:abstractNumId w:val="50"/>
  </w:num>
  <w:num w:numId="14">
    <w:abstractNumId w:val="34"/>
  </w:num>
  <w:num w:numId="15">
    <w:abstractNumId w:val="39"/>
  </w:num>
  <w:num w:numId="16">
    <w:abstractNumId w:val="28"/>
  </w:num>
  <w:num w:numId="17">
    <w:abstractNumId w:val="2"/>
  </w:num>
  <w:num w:numId="18">
    <w:abstractNumId w:val="44"/>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35"/>
  </w:num>
  <w:num w:numId="22">
    <w:abstractNumId w:val="47"/>
  </w:num>
  <w:num w:numId="23">
    <w:abstractNumId w:val="32"/>
  </w:num>
  <w:num w:numId="24">
    <w:abstractNumId w:val="24"/>
  </w:num>
  <w:num w:numId="25">
    <w:abstractNumId w:val="20"/>
  </w:num>
  <w:num w:numId="26">
    <w:abstractNumId w:val="30"/>
  </w:num>
  <w:num w:numId="27">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1"/>
  </w:num>
  <w:num w:numId="30">
    <w:abstractNumId w:val="38"/>
  </w:num>
  <w:num w:numId="31">
    <w:abstractNumId w:val="41"/>
  </w:num>
  <w:num w:numId="32">
    <w:abstractNumId w:val="5"/>
  </w:num>
  <w:num w:numId="33">
    <w:abstractNumId w:val="51"/>
  </w:num>
  <w:num w:numId="3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2"/>
  </w:num>
  <w:num w:numId="36">
    <w:abstractNumId w:val="45"/>
  </w:num>
  <w:num w:numId="37">
    <w:abstractNumId w:val="13"/>
  </w:num>
  <w:num w:numId="38">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33"/>
  </w:num>
  <w:num w:numId="41">
    <w:abstractNumId w:val="19"/>
  </w:num>
  <w:num w:numId="42">
    <w:abstractNumId w:val="22"/>
  </w:num>
  <w:num w:numId="43">
    <w:abstractNumId w:val="4"/>
  </w:num>
  <w:num w:numId="44">
    <w:abstractNumId w:val="40"/>
  </w:num>
  <w:num w:numId="45">
    <w:abstractNumId w:val="31"/>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4"/>
  </w:num>
  <w:num w:numId="52">
    <w:abstractNumId w:val="3"/>
  </w:num>
  <w:num w:numId="53">
    <w:abstractNumId w:val="53"/>
  </w:num>
  <w:num w:numId="54">
    <w:abstractNumId w:val="10"/>
  </w:num>
  <w:num w:numId="55">
    <w:abstractNumId w:val="1"/>
  </w:num>
  <w:num w:numId="56">
    <w:abstractNumId w:val="54"/>
  </w:num>
  <w:num w:numId="57">
    <w:abstractNumId w:val="14"/>
  </w:num>
  <w:num w:numId="58">
    <w:abstractNumId w:val="8"/>
  </w:num>
  <w:num w:numId="59">
    <w:abstractNumId w:val="25"/>
  </w:num>
  <w:num w:numId="6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A14"/>
    <w:rsid w:val="00000575"/>
    <w:rsid w:val="00004CF0"/>
    <w:rsid w:val="00013419"/>
    <w:rsid w:val="0001561B"/>
    <w:rsid w:val="000162EB"/>
    <w:rsid w:val="000178CE"/>
    <w:rsid w:val="000200A0"/>
    <w:rsid w:val="0003387A"/>
    <w:rsid w:val="000518D8"/>
    <w:rsid w:val="0005387E"/>
    <w:rsid w:val="00054EBA"/>
    <w:rsid w:val="000663BC"/>
    <w:rsid w:val="000739D5"/>
    <w:rsid w:val="00074441"/>
    <w:rsid w:val="000807CA"/>
    <w:rsid w:val="00081444"/>
    <w:rsid w:val="00082F1D"/>
    <w:rsid w:val="00092747"/>
    <w:rsid w:val="00096B20"/>
    <w:rsid w:val="0009795C"/>
    <w:rsid w:val="00097EFD"/>
    <w:rsid w:val="000A3A41"/>
    <w:rsid w:val="000B44BE"/>
    <w:rsid w:val="000C1158"/>
    <w:rsid w:val="000C4F3F"/>
    <w:rsid w:val="000C53D6"/>
    <w:rsid w:val="000C6E63"/>
    <w:rsid w:val="000D3F8F"/>
    <w:rsid w:val="000E0FBB"/>
    <w:rsid w:val="000E1689"/>
    <w:rsid w:val="000E5FA2"/>
    <w:rsid w:val="000E7D01"/>
    <w:rsid w:val="00102EE4"/>
    <w:rsid w:val="00105987"/>
    <w:rsid w:val="0011275B"/>
    <w:rsid w:val="0011645D"/>
    <w:rsid w:val="00120F92"/>
    <w:rsid w:val="00121CFE"/>
    <w:rsid w:val="00123346"/>
    <w:rsid w:val="0013036E"/>
    <w:rsid w:val="00132B69"/>
    <w:rsid w:val="001334A4"/>
    <w:rsid w:val="00137CFF"/>
    <w:rsid w:val="00140253"/>
    <w:rsid w:val="001437A5"/>
    <w:rsid w:val="001465DD"/>
    <w:rsid w:val="00146F15"/>
    <w:rsid w:val="00151315"/>
    <w:rsid w:val="00151E90"/>
    <w:rsid w:val="00152155"/>
    <w:rsid w:val="00154ACC"/>
    <w:rsid w:val="00155DD0"/>
    <w:rsid w:val="001571DE"/>
    <w:rsid w:val="00157366"/>
    <w:rsid w:val="0016694D"/>
    <w:rsid w:val="00186443"/>
    <w:rsid w:val="0019204D"/>
    <w:rsid w:val="001924A0"/>
    <w:rsid w:val="001A448C"/>
    <w:rsid w:val="001A4BA0"/>
    <w:rsid w:val="001B77B8"/>
    <w:rsid w:val="001C1E50"/>
    <w:rsid w:val="001C65D2"/>
    <w:rsid w:val="001C687A"/>
    <w:rsid w:val="001D5A9D"/>
    <w:rsid w:val="001E2844"/>
    <w:rsid w:val="001E3D86"/>
    <w:rsid w:val="001E5168"/>
    <w:rsid w:val="001F1955"/>
    <w:rsid w:val="001F6EDF"/>
    <w:rsid w:val="00204E41"/>
    <w:rsid w:val="00206399"/>
    <w:rsid w:val="002123E0"/>
    <w:rsid w:val="002128EE"/>
    <w:rsid w:val="00217EFC"/>
    <w:rsid w:val="00231A05"/>
    <w:rsid w:val="002334CC"/>
    <w:rsid w:val="00247C0A"/>
    <w:rsid w:val="0025058E"/>
    <w:rsid w:val="002646E9"/>
    <w:rsid w:val="00272D45"/>
    <w:rsid w:val="002733D4"/>
    <w:rsid w:val="00273AD9"/>
    <w:rsid w:val="00286896"/>
    <w:rsid w:val="002A1CDA"/>
    <w:rsid w:val="002A2B40"/>
    <w:rsid w:val="002A595E"/>
    <w:rsid w:val="002C0F87"/>
    <w:rsid w:val="002C299E"/>
    <w:rsid w:val="002C2C5C"/>
    <w:rsid w:val="002D08C0"/>
    <w:rsid w:val="002D56F1"/>
    <w:rsid w:val="002D5C28"/>
    <w:rsid w:val="002D6E11"/>
    <w:rsid w:val="002D7995"/>
    <w:rsid w:val="002F20F1"/>
    <w:rsid w:val="002F3F3B"/>
    <w:rsid w:val="002F4509"/>
    <w:rsid w:val="002F5966"/>
    <w:rsid w:val="003011DA"/>
    <w:rsid w:val="00305361"/>
    <w:rsid w:val="003121B6"/>
    <w:rsid w:val="00312441"/>
    <w:rsid w:val="00312658"/>
    <w:rsid w:val="00314853"/>
    <w:rsid w:val="00320B2B"/>
    <w:rsid w:val="0032114F"/>
    <w:rsid w:val="00322DBD"/>
    <w:rsid w:val="003278FF"/>
    <w:rsid w:val="00327CA6"/>
    <w:rsid w:val="00335674"/>
    <w:rsid w:val="0035062E"/>
    <w:rsid w:val="00350B12"/>
    <w:rsid w:val="0035143C"/>
    <w:rsid w:val="00351B15"/>
    <w:rsid w:val="003553C1"/>
    <w:rsid w:val="003656DE"/>
    <w:rsid w:val="00371E0E"/>
    <w:rsid w:val="00376429"/>
    <w:rsid w:val="0037794F"/>
    <w:rsid w:val="00386A5B"/>
    <w:rsid w:val="00386B9A"/>
    <w:rsid w:val="003912B5"/>
    <w:rsid w:val="00391AE2"/>
    <w:rsid w:val="003965A3"/>
    <w:rsid w:val="003B0635"/>
    <w:rsid w:val="003B2760"/>
    <w:rsid w:val="003B4C87"/>
    <w:rsid w:val="003B5549"/>
    <w:rsid w:val="003C2B65"/>
    <w:rsid w:val="003D200B"/>
    <w:rsid w:val="003D266C"/>
    <w:rsid w:val="003D3899"/>
    <w:rsid w:val="003E026F"/>
    <w:rsid w:val="003E34FB"/>
    <w:rsid w:val="003E55D3"/>
    <w:rsid w:val="003F1951"/>
    <w:rsid w:val="0040320E"/>
    <w:rsid w:val="00403799"/>
    <w:rsid w:val="00404B0F"/>
    <w:rsid w:val="0041244C"/>
    <w:rsid w:val="00414205"/>
    <w:rsid w:val="00414EA6"/>
    <w:rsid w:val="00415615"/>
    <w:rsid w:val="00423871"/>
    <w:rsid w:val="00426F27"/>
    <w:rsid w:val="00427ADE"/>
    <w:rsid w:val="00443B13"/>
    <w:rsid w:val="0045707C"/>
    <w:rsid w:val="00460230"/>
    <w:rsid w:val="00462094"/>
    <w:rsid w:val="00471B76"/>
    <w:rsid w:val="004757C9"/>
    <w:rsid w:val="004852B1"/>
    <w:rsid w:val="0048784B"/>
    <w:rsid w:val="00487A6D"/>
    <w:rsid w:val="00491438"/>
    <w:rsid w:val="004967C3"/>
    <w:rsid w:val="004A102A"/>
    <w:rsid w:val="004A1C0F"/>
    <w:rsid w:val="004B1C80"/>
    <w:rsid w:val="004B242D"/>
    <w:rsid w:val="004B5220"/>
    <w:rsid w:val="004B7097"/>
    <w:rsid w:val="004D0B6E"/>
    <w:rsid w:val="004D1335"/>
    <w:rsid w:val="004D54BE"/>
    <w:rsid w:val="004E179C"/>
    <w:rsid w:val="004E67DE"/>
    <w:rsid w:val="004F10A5"/>
    <w:rsid w:val="005049C1"/>
    <w:rsid w:val="0051450C"/>
    <w:rsid w:val="0051534E"/>
    <w:rsid w:val="00516CC1"/>
    <w:rsid w:val="005205E2"/>
    <w:rsid w:val="0052384C"/>
    <w:rsid w:val="00524FFB"/>
    <w:rsid w:val="0052654B"/>
    <w:rsid w:val="00531B1C"/>
    <w:rsid w:val="00535CC5"/>
    <w:rsid w:val="00541553"/>
    <w:rsid w:val="00543C12"/>
    <w:rsid w:val="005517E1"/>
    <w:rsid w:val="005528AD"/>
    <w:rsid w:val="00552AF6"/>
    <w:rsid w:val="005539F4"/>
    <w:rsid w:val="00553C3E"/>
    <w:rsid w:val="00563667"/>
    <w:rsid w:val="00563EED"/>
    <w:rsid w:val="00566CE7"/>
    <w:rsid w:val="00574BF7"/>
    <w:rsid w:val="00575D13"/>
    <w:rsid w:val="00577E95"/>
    <w:rsid w:val="005822DD"/>
    <w:rsid w:val="0058436F"/>
    <w:rsid w:val="00584845"/>
    <w:rsid w:val="00594926"/>
    <w:rsid w:val="005B3E49"/>
    <w:rsid w:val="005B4035"/>
    <w:rsid w:val="005B6135"/>
    <w:rsid w:val="005D3BB2"/>
    <w:rsid w:val="005D5431"/>
    <w:rsid w:val="005D6195"/>
    <w:rsid w:val="005E2AF3"/>
    <w:rsid w:val="005F1C19"/>
    <w:rsid w:val="005F3A83"/>
    <w:rsid w:val="00601BAE"/>
    <w:rsid w:val="0060251D"/>
    <w:rsid w:val="006056B0"/>
    <w:rsid w:val="006109C3"/>
    <w:rsid w:val="006139A9"/>
    <w:rsid w:val="00617100"/>
    <w:rsid w:val="006202B7"/>
    <w:rsid w:val="0062479B"/>
    <w:rsid w:val="0063061F"/>
    <w:rsid w:val="00630B7C"/>
    <w:rsid w:val="00644CEE"/>
    <w:rsid w:val="006516AA"/>
    <w:rsid w:val="00652B57"/>
    <w:rsid w:val="006558AA"/>
    <w:rsid w:val="00657B4C"/>
    <w:rsid w:val="00660734"/>
    <w:rsid w:val="006636A5"/>
    <w:rsid w:val="006642D0"/>
    <w:rsid w:val="00664FF0"/>
    <w:rsid w:val="00666AF2"/>
    <w:rsid w:val="00677F4B"/>
    <w:rsid w:val="00687DF8"/>
    <w:rsid w:val="00693E89"/>
    <w:rsid w:val="006955CA"/>
    <w:rsid w:val="00695E2C"/>
    <w:rsid w:val="006B3FD1"/>
    <w:rsid w:val="006B6DB2"/>
    <w:rsid w:val="006C10BF"/>
    <w:rsid w:val="006C568F"/>
    <w:rsid w:val="006D5935"/>
    <w:rsid w:val="006D5C46"/>
    <w:rsid w:val="006D602E"/>
    <w:rsid w:val="006D6394"/>
    <w:rsid w:val="006E1A55"/>
    <w:rsid w:val="006E4B8A"/>
    <w:rsid w:val="006F0515"/>
    <w:rsid w:val="006F1071"/>
    <w:rsid w:val="006F2140"/>
    <w:rsid w:val="00706845"/>
    <w:rsid w:val="00710836"/>
    <w:rsid w:val="007158EF"/>
    <w:rsid w:val="00721E53"/>
    <w:rsid w:val="007238FD"/>
    <w:rsid w:val="00723EEC"/>
    <w:rsid w:val="00726216"/>
    <w:rsid w:val="00732659"/>
    <w:rsid w:val="00734E59"/>
    <w:rsid w:val="007369BB"/>
    <w:rsid w:val="00740A6B"/>
    <w:rsid w:val="007414CF"/>
    <w:rsid w:val="00743FAF"/>
    <w:rsid w:val="00750165"/>
    <w:rsid w:val="0075431C"/>
    <w:rsid w:val="00754FE2"/>
    <w:rsid w:val="0075539C"/>
    <w:rsid w:val="00780FD3"/>
    <w:rsid w:val="007A3D95"/>
    <w:rsid w:val="007C0B5D"/>
    <w:rsid w:val="007C39D8"/>
    <w:rsid w:val="007C6860"/>
    <w:rsid w:val="007D3F70"/>
    <w:rsid w:val="007D6260"/>
    <w:rsid w:val="007E3AF4"/>
    <w:rsid w:val="007F63C8"/>
    <w:rsid w:val="007F6E06"/>
    <w:rsid w:val="00801961"/>
    <w:rsid w:val="00802999"/>
    <w:rsid w:val="0080583A"/>
    <w:rsid w:val="00805873"/>
    <w:rsid w:val="00806CAC"/>
    <w:rsid w:val="00812FAA"/>
    <w:rsid w:val="00820C03"/>
    <w:rsid w:val="00823261"/>
    <w:rsid w:val="008237AA"/>
    <w:rsid w:val="008249B5"/>
    <w:rsid w:val="00826E34"/>
    <w:rsid w:val="00830B08"/>
    <w:rsid w:val="008311B0"/>
    <w:rsid w:val="00833D02"/>
    <w:rsid w:val="00841A26"/>
    <w:rsid w:val="00861AA7"/>
    <w:rsid w:val="00862659"/>
    <w:rsid w:val="00864EEB"/>
    <w:rsid w:val="00872ED8"/>
    <w:rsid w:val="00882497"/>
    <w:rsid w:val="00883318"/>
    <w:rsid w:val="00885C59"/>
    <w:rsid w:val="00886684"/>
    <w:rsid w:val="008927C6"/>
    <w:rsid w:val="00892B68"/>
    <w:rsid w:val="00897E2B"/>
    <w:rsid w:val="008A1511"/>
    <w:rsid w:val="008A1788"/>
    <w:rsid w:val="008A52CA"/>
    <w:rsid w:val="008B7035"/>
    <w:rsid w:val="008B7E6C"/>
    <w:rsid w:val="008C15F1"/>
    <w:rsid w:val="008C685B"/>
    <w:rsid w:val="008D133C"/>
    <w:rsid w:val="008D603F"/>
    <w:rsid w:val="008F094D"/>
    <w:rsid w:val="008F0B66"/>
    <w:rsid w:val="008F471F"/>
    <w:rsid w:val="008F5FF7"/>
    <w:rsid w:val="008F7D03"/>
    <w:rsid w:val="00900C70"/>
    <w:rsid w:val="00900EB5"/>
    <w:rsid w:val="0090215D"/>
    <w:rsid w:val="00903A3B"/>
    <w:rsid w:val="009110C8"/>
    <w:rsid w:val="00926987"/>
    <w:rsid w:val="00932A2C"/>
    <w:rsid w:val="00933E6F"/>
    <w:rsid w:val="00934EC1"/>
    <w:rsid w:val="009353FA"/>
    <w:rsid w:val="00941DC6"/>
    <w:rsid w:val="009421EE"/>
    <w:rsid w:val="00944095"/>
    <w:rsid w:val="00944495"/>
    <w:rsid w:val="009452CE"/>
    <w:rsid w:val="009479C1"/>
    <w:rsid w:val="00947AFF"/>
    <w:rsid w:val="009524AD"/>
    <w:rsid w:val="00955E22"/>
    <w:rsid w:val="00963B8B"/>
    <w:rsid w:val="0096586E"/>
    <w:rsid w:val="009746E7"/>
    <w:rsid w:val="00975AC1"/>
    <w:rsid w:val="00981CAD"/>
    <w:rsid w:val="0098316C"/>
    <w:rsid w:val="00987AF3"/>
    <w:rsid w:val="00993373"/>
    <w:rsid w:val="00996057"/>
    <w:rsid w:val="009A33AD"/>
    <w:rsid w:val="009A57EC"/>
    <w:rsid w:val="009A718E"/>
    <w:rsid w:val="009A7239"/>
    <w:rsid w:val="009B3809"/>
    <w:rsid w:val="009C5A4E"/>
    <w:rsid w:val="009C68C5"/>
    <w:rsid w:val="009D6360"/>
    <w:rsid w:val="009D6E23"/>
    <w:rsid w:val="009E2513"/>
    <w:rsid w:val="009E5110"/>
    <w:rsid w:val="009E7A14"/>
    <w:rsid w:val="009F0E8D"/>
    <w:rsid w:val="009F1C08"/>
    <w:rsid w:val="009F25DA"/>
    <w:rsid w:val="00A050E2"/>
    <w:rsid w:val="00A06632"/>
    <w:rsid w:val="00A07FF3"/>
    <w:rsid w:val="00A206E9"/>
    <w:rsid w:val="00A278C3"/>
    <w:rsid w:val="00A3291F"/>
    <w:rsid w:val="00A35763"/>
    <w:rsid w:val="00A47FFE"/>
    <w:rsid w:val="00A536DA"/>
    <w:rsid w:val="00A54879"/>
    <w:rsid w:val="00A563A7"/>
    <w:rsid w:val="00A60FD3"/>
    <w:rsid w:val="00A632B6"/>
    <w:rsid w:val="00A71FCD"/>
    <w:rsid w:val="00A801F2"/>
    <w:rsid w:val="00A83E61"/>
    <w:rsid w:val="00A856A3"/>
    <w:rsid w:val="00A86F31"/>
    <w:rsid w:val="00A87747"/>
    <w:rsid w:val="00A90ECA"/>
    <w:rsid w:val="00A94FC6"/>
    <w:rsid w:val="00A96042"/>
    <w:rsid w:val="00A97168"/>
    <w:rsid w:val="00AA0BB6"/>
    <w:rsid w:val="00AA4CEE"/>
    <w:rsid w:val="00AA5A6C"/>
    <w:rsid w:val="00AA62EA"/>
    <w:rsid w:val="00AB290E"/>
    <w:rsid w:val="00AB54AD"/>
    <w:rsid w:val="00AB7309"/>
    <w:rsid w:val="00AC1191"/>
    <w:rsid w:val="00AD421D"/>
    <w:rsid w:val="00AD6A8A"/>
    <w:rsid w:val="00AD73DC"/>
    <w:rsid w:val="00AE2B21"/>
    <w:rsid w:val="00AE34F7"/>
    <w:rsid w:val="00AE3EF5"/>
    <w:rsid w:val="00AE4A12"/>
    <w:rsid w:val="00AE63E8"/>
    <w:rsid w:val="00AE70E1"/>
    <w:rsid w:val="00AF11B1"/>
    <w:rsid w:val="00B05C87"/>
    <w:rsid w:val="00B068A6"/>
    <w:rsid w:val="00B12D34"/>
    <w:rsid w:val="00B15A9F"/>
    <w:rsid w:val="00B22350"/>
    <w:rsid w:val="00B226FA"/>
    <w:rsid w:val="00B256A6"/>
    <w:rsid w:val="00B317C4"/>
    <w:rsid w:val="00B45038"/>
    <w:rsid w:val="00B51891"/>
    <w:rsid w:val="00B55CA9"/>
    <w:rsid w:val="00B5680A"/>
    <w:rsid w:val="00B637E0"/>
    <w:rsid w:val="00B73EBE"/>
    <w:rsid w:val="00B76AAE"/>
    <w:rsid w:val="00B76DFB"/>
    <w:rsid w:val="00B837AA"/>
    <w:rsid w:val="00B91BA3"/>
    <w:rsid w:val="00B95920"/>
    <w:rsid w:val="00B96C2C"/>
    <w:rsid w:val="00BA7464"/>
    <w:rsid w:val="00BB31E8"/>
    <w:rsid w:val="00BB6F91"/>
    <w:rsid w:val="00BB7D5F"/>
    <w:rsid w:val="00BC410F"/>
    <w:rsid w:val="00BC63D1"/>
    <w:rsid w:val="00BC7B47"/>
    <w:rsid w:val="00BD1AF6"/>
    <w:rsid w:val="00BE3FB6"/>
    <w:rsid w:val="00BE6A47"/>
    <w:rsid w:val="00BF5676"/>
    <w:rsid w:val="00C16EE8"/>
    <w:rsid w:val="00C234FB"/>
    <w:rsid w:val="00C24F47"/>
    <w:rsid w:val="00C339B1"/>
    <w:rsid w:val="00C4235A"/>
    <w:rsid w:val="00C567EF"/>
    <w:rsid w:val="00C56DBE"/>
    <w:rsid w:val="00C600C4"/>
    <w:rsid w:val="00C7246E"/>
    <w:rsid w:val="00C80EFD"/>
    <w:rsid w:val="00C86500"/>
    <w:rsid w:val="00C87B8C"/>
    <w:rsid w:val="00C918C3"/>
    <w:rsid w:val="00C946E9"/>
    <w:rsid w:val="00C974D8"/>
    <w:rsid w:val="00CA1039"/>
    <w:rsid w:val="00CA6760"/>
    <w:rsid w:val="00CB4765"/>
    <w:rsid w:val="00CD03DB"/>
    <w:rsid w:val="00CD4F46"/>
    <w:rsid w:val="00CD6146"/>
    <w:rsid w:val="00CE2C42"/>
    <w:rsid w:val="00CF1E65"/>
    <w:rsid w:val="00CF3B09"/>
    <w:rsid w:val="00CF47F3"/>
    <w:rsid w:val="00CF7D94"/>
    <w:rsid w:val="00CF7F98"/>
    <w:rsid w:val="00D01341"/>
    <w:rsid w:val="00D03AFA"/>
    <w:rsid w:val="00D05A6D"/>
    <w:rsid w:val="00D12C64"/>
    <w:rsid w:val="00D16E72"/>
    <w:rsid w:val="00D4511A"/>
    <w:rsid w:val="00D56C3A"/>
    <w:rsid w:val="00D5740E"/>
    <w:rsid w:val="00D617C5"/>
    <w:rsid w:val="00D733BB"/>
    <w:rsid w:val="00D77A80"/>
    <w:rsid w:val="00D84E0A"/>
    <w:rsid w:val="00D871D2"/>
    <w:rsid w:val="00D944B5"/>
    <w:rsid w:val="00D95833"/>
    <w:rsid w:val="00D97FD8"/>
    <w:rsid w:val="00DB115E"/>
    <w:rsid w:val="00DB5F0D"/>
    <w:rsid w:val="00DC118A"/>
    <w:rsid w:val="00DC15E6"/>
    <w:rsid w:val="00DC22F9"/>
    <w:rsid w:val="00DC3AAD"/>
    <w:rsid w:val="00DD170D"/>
    <w:rsid w:val="00DD1EAC"/>
    <w:rsid w:val="00DD62E0"/>
    <w:rsid w:val="00DE675F"/>
    <w:rsid w:val="00DE754B"/>
    <w:rsid w:val="00DF4CF5"/>
    <w:rsid w:val="00DF4D94"/>
    <w:rsid w:val="00DF606E"/>
    <w:rsid w:val="00DF7031"/>
    <w:rsid w:val="00DF7F8E"/>
    <w:rsid w:val="00E16736"/>
    <w:rsid w:val="00E17237"/>
    <w:rsid w:val="00E1772B"/>
    <w:rsid w:val="00E20B28"/>
    <w:rsid w:val="00E24192"/>
    <w:rsid w:val="00E326E5"/>
    <w:rsid w:val="00E35A2D"/>
    <w:rsid w:val="00E44403"/>
    <w:rsid w:val="00E454B6"/>
    <w:rsid w:val="00E52C03"/>
    <w:rsid w:val="00E52FD0"/>
    <w:rsid w:val="00E54F34"/>
    <w:rsid w:val="00E560E1"/>
    <w:rsid w:val="00E60413"/>
    <w:rsid w:val="00E61497"/>
    <w:rsid w:val="00E62450"/>
    <w:rsid w:val="00E62C2E"/>
    <w:rsid w:val="00E64174"/>
    <w:rsid w:val="00E653C8"/>
    <w:rsid w:val="00E66FC5"/>
    <w:rsid w:val="00E77F3B"/>
    <w:rsid w:val="00E94F4E"/>
    <w:rsid w:val="00EA1179"/>
    <w:rsid w:val="00EA32DD"/>
    <w:rsid w:val="00EA700B"/>
    <w:rsid w:val="00EB2B45"/>
    <w:rsid w:val="00EB631B"/>
    <w:rsid w:val="00EB71DD"/>
    <w:rsid w:val="00EC2120"/>
    <w:rsid w:val="00EC706B"/>
    <w:rsid w:val="00ED39C8"/>
    <w:rsid w:val="00ED73D0"/>
    <w:rsid w:val="00EE16A3"/>
    <w:rsid w:val="00EE2BC3"/>
    <w:rsid w:val="00EE5013"/>
    <w:rsid w:val="00EF006F"/>
    <w:rsid w:val="00EF6285"/>
    <w:rsid w:val="00F04626"/>
    <w:rsid w:val="00F05EE3"/>
    <w:rsid w:val="00F11370"/>
    <w:rsid w:val="00F12FC3"/>
    <w:rsid w:val="00F3041F"/>
    <w:rsid w:val="00F316DF"/>
    <w:rsid w:val="00F32DD9"/>
    <w:rsid w:val="00F3419E"/>
    <w:rsid w:val="00F34B94"/>
    <w:rsid w:val="00F350E4"/>
    <w:rsid w:val="00F4602F"/>
    <w:rsid w:val="00F51845"/>
    <w:rsid w:val="00F52096"/>
    <w:rsid w:val="00F52405"/>
    <w:rsid w:val="00F524CA"/>
    <w:rsid w:val="00F55D37"/>
    <w:rsid w:val="00F6031F"/>
    <w:rsid w:val="00F60A41"/>
    <w:rsid w:val="00F61265"/>
    <w:rsid w:val="00F63FE2"/>
    <w:rsid w:val="00F6405D"/>
    <w:rsid w:val="00F704CC"/>
    <w:rsid w:val="00F71CAA"/>
    <w:rsid w:val="00F72FE7"/>
    <w:rsid w:val="00F755D7"/>
    <w:rsid w:val="00F81039"/>
    <w:rsid w:val="00F85E02"/>
    <w:rsid w:val="00F92E4A"/>
    <w:rsid w:val="00FB1196"/>
    <w:rsid w:val="00FB15EB"/>
    <w:rsid w:val="00FB7895"/>
    <w:rsid w:val="00FC26E1"/>
    <w:rsid w:val="00FC2FCE"/>
    <w:rsid w:val="00FC3FFB"/>
    <w:rsid w:val="00FD0B15"/>
    <w:rsid w:val="00FD2BF1"/>
    <w:rsid w:val="00FD6049"/>
    <w:rsid w:val="00FE7F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date"/>
  <w:smartTagType w:namespaceuri="urn:schemas-microsoft-com:office:smarttags" w:name="tim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4:docId w14:val="2E1B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33BB"/>
    <w:pPr>
      <w:spacing w:before="60" w:after="60"/>
      <w:jc w:val="both"/>
    </w:pPr>
    <w:rPr>
      <w:lang w:eastAsia="en-CA"/>
    </w:rPr>
  </w:style>
  <w:style w:type="paragraph" w:styleId="Heading1">
    <w:name w:val="heading 1"/>
    <w:aliases w:val="Part,H1,section 1,Heading 1 Char,H1 Char,section 1 Char,Part Char,1,II+,I,heading 1,h1,Heading appendix,level2 hdg,Headline1,Section Heading,Headline11,Headline12,Headline13,Table Headings,Jack 1,Heading 1 Level 1,l1,AppendixHeader,app heading"/>
    <w:basedOn w:val="Normal"/>
    <w:next w:val="Normal"/>
    <w:qFormat/>
    <w:rsid w:val="00D733BB"/>
    <w:pPr>
      <w:keepNext/>
      <w:pageBreakBefore/>
      <w:numPr>
        <w:numId w:val="5"/>
      </w:numPr>
      <w:tabs>
        <w:tab w:val="left" w:pos="432"/>
      </w:tabs>
      <w:spacing w:before="120"/>
      <w:outlineLvl w:val="0"/>
    </w:pPr>
    <w:rPr>
      <w:rFonts w:ascii="Arial" w:hAnsi="Arial"/>
      <w:b/>
      <w:kern w:val="28"/>
      <w:sz w:val="28"/>
    </w:rPr>
  </w:style>
  <w:style w:type="paragraph" w:styleId="Heading2">
    <w:name w:val="heading 2"/>
    <w:aliases w:val="AppName,H2,h2,section 1.1,Heading 3a + 11 pt,Left,Before:  0 pt,Aft......,Heading 3a,Heading 2 Char1,Heading 2 Char Char,Heading 2 Char,2,Starhead2,Chapter Title,A.B.C.,Heading2-bio,h21.2.3.,Heading21.2.3.,Career Exp.,Level I for #'s,A,Header "/>
    <w:basedOn w:val="Heading1"/>
    <w:next w:val="Normal"/>
    <w:link w:val="Heading2Char2"/>
    <w:qFormat/>
    <w:rsid w:val="00D733BB"/>
    <w:pPr>
      <w:pageBreakBefore w:val="0"/>
      <w:numPr>
        <w:ilvl w:val="1"/>
      </w:numPr>
      <w:tabs>
        <w:tab w:val="left" w:pos="648"/>
      </w:tabs>
      <w:spacing w:before="180"/>
      <w:outlineLvl w:val="1"/>
    </w:pPr>
    <w:rPr>
      <w:sz w:val="24"/>
    </w:rPr>
  </w:style>
  <w:style w:type="paragraph" w:styleId="Heading3">
    <w:name w:val="heading 3"/>
    <w:aliases w:val="Instruction,Instruction1,Instruction2,Instruction3,Instruction4,Instruction5,Instruction6,Instruction7,Instruction8,Instruction9,Instruction10,Instruction11,Instruction12,Instruction13,Instruction14,Instruction15,Instruction16,Instruction17,H3"/>
    <w:basedOn w:val="Heading2"/>
    <w:next w:val="Normal"/>
    <w:qFormat/>
    <w:rsid w:val="00D733BB"/>
    <w:pPr>
      <w:numPr>
        <w:ilvl w:val="2"/>
      </w:numPr>
      <w:tabs>
        <w:tab w:val="left" w:pos="864"/>
      </w:tabs>
      <w:spacing w:before="120"/>
      <w:outlineLvl w:val="2"/>
    </w:pPr>
    <w:rPr>
      <w:b w:val="0"/>
    </w:rPr>
  </w:style>
  <w:style w:type="paragraph" w:styleId="Heading4">
    <w:name w:val="heading 4"/>
    <w:basedOn w:val="Normal"/>
    <w:next w:val="Normal"/>
    <w:qFormat/>
    <w:rsid w:val="00D733BB"/>
    <w:pPr>
      <w:keepNext/>
      <w:jc w:val="center"/>
      <w:outlineLvl w:val="3"/>
    </w:pPr>
    <w:rPr>
      <w:b/>
      <w:sz w:val="28"/>
    </w:rPr>
  </w:style>
  <w:style w:type="paragraph" w:styleId="Heading5">
    <w:name w:val="heading 5"/>
    <w:basedOn w:val="Normal"/>
    <w:next w:val="Normal"/>
    <w:qFormat/>
    <w:rsid w:val="00D733BB"/>
    <w:pPr>
      <w:keepNext/>
      <w:outlineLvl w:val="4"/>
    </w:pPr>
    <w:rPr>
      <w:rFonts w:ascii="Arial" w:hAnsi="Arial"/>
      <w:b/>
    </w:rPr>
  </w:style>
  <w:style w:type="paragraph" w:styleId="Heading6">
    <w:name w:val="heading 6"/>
    <w:basedOn w:val="Normal"/>
    <w:next w:val="Normal"/>
    <w:qFormat/>
    <w:rsid w:val="00D733BB"/>
    <w:pPr>
      <w:keepNext/>
      <w:jc w:val="center"/>
      <w:outlineLvl w:val="5"/>
    </w:pPr>
    <w:rPr>
      <w:b/>
    </w:rPr>
  </w:style>
  <w:style w:type="paragraph" w:styleId="Heading7">
    <w:name w:val="heading 7"/>
    <w:basedOn w:val="Normal"/>
    <w:next w:val="Normal"/>
    <w:qFormat/>
    <w:rsid w:val="00D733BB"/>
    <w:pPr>
      <w:keepNext/>
      <w:outlineLvl w:val="6"/>
    </w:pPr>
    <w:rPr>
      <w:color w:val="00FF00"/>
    </w:rPr>
  </w:style>
  <w:style w:type="paragraph" w:styleId="Heading8">
    <w:name w:val="heading 8"/>
    <w:basedOn w:val="Normal"/>
    <w:next w:val="Normal"/>
    <w:qFormat/>
    <w:rsid w:val="00D733BB"/>
    <w:pPr>
      <w:keepNext/>
      <w:jc w:val="cente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 1 No Number"/>
    <w:basedOn w:val="Heading1"/>
    <w:next w:val="Normal"/>
    <w:rsid w:val="00D733BB"/>
    <w:pPr>
      <w:tabs>
        <w:tab w:val="clear" w:pos="432"/>
      </w:tabs>
      <w:outlineLvl w:val="9"/>
    </w:pPr>
  </w:style>
  <w:style w:type="paragraph" w:styleId="ListBullet">
    <w:name w:val="List Bullet"/>
    <w:basedOn w:val="Normal"/>
    <w:autoRedefine/>
    <w:rsid w:val="00D733BB"/>
    <w:pPr>
      <w:numPr>
        <w:numId w:val="2"/>
      </w:numPr>
      <w:ind w:left="720"/>
      <w:jc w:val="left"/>
    </w:pPr>
  </w:style>
  <w:style w:type="paragraph" w:customStyle="1" w:styleId="ListNumbered">
    <w:name w:val="List Numbered"/>
    <w:basedOn w:val="Normal"/>
    <w:rsid w:val="00D733BB"/>
    <w:pPr>
      <w:numPr>
        <w:numId w:val="3"/>
      </w:numPr>
      <w:ind w:left="720"/>
      <w:jc w:val="left"/>
    </w:pPr>
  </w:style>
  <w:style w:type="paragraph" w:customStyle="1" w:styleId="TableText">
    <w:name w:val="Table Text"/>
    <w:aliases w:val="tb,Table Body"/>
    <w:link w:val="TableTextCharChar"/>
    <w:rsid w:val="00D733BB"/>
    <w:pPr>
      <w:widowControl w:val="0"/>
      <w:spacing w:before="40" w:after="40"/>
    </w:pPr>
    <w:rPr>
      <w:rFonts w:ascii="Arial" w:hAnsi="Arial"/>
      <w:sz w:val="16"/>
      <w:lang w:eastAsia="en-CA"/>
    </w:rPr>
  </w:style>
  <w:style w:type="paragraph" w:customStyle="1" w:styleId="TableHeading">
    <w:name w:val="Table Heading"/>
    <w:basedOn w:val="TableText"/>
    <w:link w:val="TableHeadingChar"/>
    <w:rsid w:val="00D733BB"/>
    <w:rPr>
      <w:b/>
    </w:rPr>
  </w:style>
  <w:style w:type="paragraph" w:styleId="Header">
    <w:name w:val="header"/>
    <w:aliases w:val="h,even"/>
    <w:basedOn w:val="Normal"/>
    <w:link w:val="HeaderChar1"/>
    <w:rsid w:val="00D733BB"/>
    <w:pPr>
      <w:tabs>
        <w:tab w:val="center" w:pos="4320"/>
        <w:tab w:val="right" w:pos="8640"/>
      </w:tabs>
    </w:pPr>
  </w:style>
  <w:style w:type="paragraph" w:styleId="Footer">
    <w:name w:val="footer"/>
    <w:basedOn w:val="Normal"/>
    <w:rsid w:val="00D733BB"/>
    <w:pPr>
      <w:tabs>
        <w:tab w:val="center" w:pos="4320"/>
        <w:tab w:val="right" w:pos="8640"/>
      </w:tabs>
    </w:pPr>
    <w:rPr>
      <w:sz w:val="16"/>
    </w:rPr>
  </w:style>
  <w:style w:type="paragraph" w:styleId="TOC1">
    <w:name w:val="toc 1"/>
    <w:basedOn w:val="Normal"/>
    <w:next w:val="Normal"/>
    <w:autoRedefine/>
    <w:uiPriority w:val="39"/>
    <w:rsid w:val="00D733BB"/>
    <w:pPr>
      <w:tabs>
        <w:tab w:val="left" w:pos="360"/>
        <w:tab w:val="right" w:leader="dot" w:pos="8630"/>
      </w:tabs>
    </w:pPr>
    <w:rPr>
      <w:noProof/>
    </w:rPr>
  </w:style>
  <w:style w:type="paragraph" w:styleId="TOC2">
    <w:name w:val="toc 2"/>
    <w:basedOn w:val="Normal"/>
    <w:next w:val="Normal"/>
    <w:autoRedefine/>
    <w:uiPriority w:val="39"/>
    <w:rsid w:val="00D733BB"/>
    <w:pPr>
      <w:ind w:left="200"/>
    </w:pPr>
  </w:style>
  <w:style w:type="paragraph" w:styleId="TOC3">
    <w:name w:val="toc 3"/>
    <w:basedOn w:val="Normal"/>
    <w:next w:val="Normal"/>
    <w:autoRedefine/>
    <w:uiPriority w:val="39"/>
    <w:rsid w:val="00D733BB"/>
    <w:pPr>
      <w:ind w:left="400"/>
    </w:pPr>
  </w:style>
  <w:style w:type="paragraph" w:styleId="TOC4">
    <w:name w:val="toc 4"/>
    <w:basedOn w:val="Normal"/>
    <w:next w:val="Normal"/>
    <w:autoRedefine/>
    <w:uiPriority w:val="39"/>
    <w:rsid w:val="00D733BB"/>
    <w:pPr>
      <w:ind w:left="600"/>
    </w:pPr>
  </w:style>
  <w:style w:type="paragraph" w:styleId="TOC5">
    <w:name w:val="toc 5"/>
    <w:basedOn w:val="Normal"/>
    <w:next w:val="Normal"/>
    <w:autoRedefine/>
    <w:uiPriority w:val="39"/>
    <w:rsid w:val="00D733BB"/>
    <w:pPr>
      <w:ind w:left="800"/>
    </w:pPr>
  </w:style>
  <w:style w:type="paragraph" w:styleId="TOC6">
    <w:name w:val="toc 6"/>
    <w:basedOn w:val="Normal"/>
    <w:next w:val="Normal"/>
    <w:autoRedefine/>
    <w:uiPriority w:val="39"/>
    <w:rsid w:val="00D733BB"/>
    <w:pPr>
      <w:ind w:left="1000"/>
    </w:pPr>
  </w:style>
  <w:style w:type="paragraph" w:styleId="TOC7">
    <w:name w:val="toc 7"/>
    <w:basedOn w:val="Normal"/>
    <w:next w:val="Normal"/>
    <w:autoRedefine/>
    <w:uiPriority w:val="39"/>
    <w:rsid w:val="00D733BB"/>
    <w:pPr>
      <w:ind w:left="1200"/>
    </w:pPr>
  </w:style>
  <w:style w:type="paragraph" w:styleId="TOC8">
    <w:name w:val="toc 8"/>
    <w:basedOn w:val="Normal"/>
    <w:next w:val="Normal"/>
    <w:autoRedefine/>
    <w:uiPriority w:val="39"/>
    <w:rsid w:val="00D733BB"/>
    <w:pPr>
      <w:ind w:left="1400"/>
    </w:pPr>
  </w:style>
  <w:style w:type="paragraph" w:styleId="TOC9">
    <w:name w:val="toc 9"/>
    <w:basedOn w:val="Normal"/>
    <w:next w:val="Normal"/>
    <w:autoRedefine/>
    <w:uiPriority w:val="39"/>
    <w:rsid w:val="00D733BB"/>
    <w:pPr>
      <w:ind w:left="1600"/>
    </w:pPr>
  </w:style>
  <w:style w:type="paragraph" w:styleId="Caption">
    <w:name w:val="caption"/>
    <w:basedOn w:val="Normal"/>
    <w:next w:val="Normal"/>
    <w:qFormat/>
    <w:rsid w:val="00D733BB"/>
    <w:pPr>
      <w:spacing w:before="120" w:after="120"/>
    </w:pPr>
    <w:rPr>
      <w:b/>
    </w:rPr>
  </w:style>
  <w:style w:type="paragraph" w:customStyle="1" w:styleId="TemplateInstructions">
    <w:name w:val="Template Instructions"/>
    <w:basedOn w:val="Normal"/>
    <w:rsid w:val="00D733BB"/>
    <w:rPr>
      <w:i/>
      <w:color w:val="0000FF"/>
    </w:rPr>
  </w:style>
  <w:style w:type="paragraph" w:customStyle="1" w:styleId="Bullettext2">
    <w:name w:val="Bullet text 2"/>
    <w:basedOn w:val="Normal"/>
    <w:rsid w:val="00D733BB"/>
    <w:pPr>
      <w:spacing w:before="0" w:after="0" w:line="280" w:lineRule="exact"/>
      <w:ind w:left="1680" w:hanging="360"/>
      <w:jc w:val="left"/>
    </w:pPr>
    <w:rPr>
      <w:sz w:val="18"/>
    </w:rPr>
  </w:style>
  <w:style w:type="paragraph" w:styleId="DocumentMap">
    <w:name w:val="Document Map"/>
    <w:basedOn w:val="Normal"/>
    <w:semiHidden/>
    <w:rsid w:val="00D733BB"/>
    <w:pPr>
      <w:shd w:val="clear" w:color="auto" w:fill="000080"/>
    </w:pPr>
    <w:rPr>
      <w:rFonts w:ascii="Tahoma" w:hAnsi="Tahoma"/>
    </w:rPr>
  </w:style>
  <w:style w:type="paragraph" w:customStyle="1" w:styleId="helptext">
    <w:name w:val="helptext"/>
    <w:basedOn w:val="CommentText"/>
    <w:rsid w:val="00D733BB"/>
    <w:pPr>
      <w:spacing w:before="0" w:after="0"/>
      <w:jc w:val="left"/>
    </w:pPr>
    <w:rPr>
      <w:rFonts w:ascii="Arial" w:hAnsi="Arial"/>
      <w:i/>
    </w:rPr>
  </w:style>
  <w:style w:type="paragraph" w:customStyle="1" w:styleId="Body2">
    <w:name w:val="Body 2"/>
    <w:basedOn w:val="Normal"/>
    <w:rsid w:val="00D733BB"/>
    <w:pPr>
      <w:tabs>
        <w:tab w:val="left" w:pos="1620"/>
        <w:tab w:val="left" w:pos="2340"/>
        <w:tab w:val="left" w:pos="3060"/>
        <w:tab w:val="left" w:pos="3780"/>
        <w:tab w:val="left" w:pos="4500"/>
        <w:tab w:val="left" w:pos="5220"/>
        <w:tab w:val="left" w:pos="5940"/>
        <w:tab w:val="left" w:pos="6660"/>
        <w:tab w:val="left" w:pos="7380"/>
        <w:tab w:val="left" w:pos="8100"/>
        <w:tab w:val="left" w:pos="8820"/>
        <w:tab w:val="center" w:pos="9360"/>
      </w:tabs>
      <w:spacing w:line="360" w:lineRule="auto"/>
      <w:ind w:left="720"/>
      <w:jc w:val="left"/>
    </w:pPr>
  </w:style>
  <w:style w:type="paragraph" w:styleId="CommentText">
    <w:name w:val="annotation text"/>
    <w:basedOn w:val="Normal"/>
    <w:semiHidden/>
    <w:rsid w:val="00D733BB"/>
  </w:style>
  <w:style w:type="character" w:styleId="PageNumber">
    <w:name w:val="page number"/>
    <w:basedOn w:val="DefaultParagraphFont"/>
    <w:rsid w:val="00D733BB"/>
  </w:style>
  <w:style w:type="character" w:styleId="Hyperlink">
    <w:name w:val="Hyperlink"/>
    <w:uiPriority w:val="99"/>
    <w:rsid w:val="00D733BB"/>
    <w:rPr>
      <w:color w:val="0000FF"/>
      <w:u w:val="single"/>
    </w:rPr>
  </w:style>
  <w:style w:type="character" w:styleId="FollowedHyperlink">
    <w:name w:val="FollowedHyperlink"/>
    <w:rsid w:val="00D733BB"/>
    <w:rPr>
      <w:color w:val="800080"/>
      <w:u w:val="single"/>
    </w:rPr>
  </w:style>
  <w:style w:type="paragraph" w:styleId="BalloonText">
    <w:name w:val="Balloon Text"/>
    <w:basedOn w:val="Normal"/>
    <w:semiHidden/>
    <w:rsid w:val="009E2513"/>
    <w:rPr>
      <w:rFonts w:ascii="Tahoma" w:hAnsi="Tahoma" w:cs="Tahoma"/>
      <w:sz w:val="16"/>
      <w:szCs w:val="16"/>
    </w:rPr>
  </w:style>
  <w:style w:type="paragraph" w:customStyle="1" w:styleId="CharCharCharCharCharChar">
    <w:name w:val="Char Char Char Char Char Char"/>
    <w:basedOn w:val="Normal"/>
    <w:rsid w:val="00926987"/>
    <w:pPr>
      <w:pageBreakBefore/>
      <w:widowControl w:val="0"/>
      <w:spacing w:before="0" w:after="160" w:line="240" w:lineRule="exact"/>
      <w:jc w:val="left"/>
    </w:pPr>
    <w:rPr>
      <w:rFonts w:ascii="Verdana" w:hAnsi="Verdana" w:cs="Arial"/>
      <w:lang w:val="en-CA" w:eastAsia="en-US"/>
    </w:rPr>
  </w:style>
  <w:style w:type="character" w:customStyle="1" w:styleId="TableHeadingChar">
    <w:name w:val="Table Heading Char"/>
    <w:link w:val="TableHeading"/>
    <w:rsid w:val="00926987"/>
    <w:rPr>
      <w:rFonts w:ascii="Arial" w:hAnsi="Arial"/>
      <w:b/>
      <w:sz w:val="16"/>
      <w:lang w:val="en-US" w:eastAsia="en-CA" w:bidi="ar-SA"/>
    </w:rPr>
  </w:style>
  <w:style w:type="character" w:customStyle="1" w:styleId="TableTextCharChar">
    <w:name w:val="Table Text Char Char"/>
    <w:link w:val="TableText"/>
    <w:rsid w:val="00926987"/>
    <w:rPr>
      <w:rFonts w:ascii="Arial" w:hAnsi="Arial"/>
      <w:sz w:val="16"/>
      <w:lang w:val="en-US" w:eastAsia="en-CA" w:bidi="ar-SA"/>
    </w:rPr>
  </w:style>
  <w:style w:type="character" w:customStyle="1" w:styleId="Heading3Char">
    <w:name w:val="Heading 3 Char"/>
    <w:aliases w:val="Instruction Char,Instruction1 Char,Instruction2 Char,Instruction3 Char,Instruction4 Char,Instruction5 Char,Instruction6 Char,Instruction7 Char,Instruction8 Char,Instruction9 Char,Instruction10 Char,Instruction11 Char,Instruction12 Char"/>
    <w:rsid w:val="00FC2FCE"/>
    <w:rPr>
      <w:rFonts w:ascii="Arial" w:hAnsi="Arial"/>
      <w:kern w:val="28"/>
      <w:sz w:val="24"/>
      <w:lang w:val="en-US" w:eastAsia="en-CA" w:bidi="ar-SA"/>
    </w:rPr>
  </w:style>
  <w:style w:type="paragraph" w:customStyle="1" w:styleId="TableTitle">
    <w:name w:val="Table Title"/>
    <w:basedOn w:val="Normal"/>
    <w:rsid w:val="002F3F3B"/>
    <w:pPr>
      <w:widowControl w:val="0"/>
      <w:adjustRightInd w:val="0"/>
      <w:spacing w:after="0" w:line="360" w:lineRule="atLeast"/>
      <w:jc w:val="left"/>
      <w:textAlignment w:val="baseline"/>
    </w:pPr>
    <w:rPr>
      <w:rFonts w:ascii="Arial" w:hAnsi="Arial"/>
      <w:b/>
      <w:sz w:val="16"/>
      <w:lang w:eastAsia="en-US"/>
    </w:rPr>
  </w:style>
  <w:style w:type="character" w:customStyle="1" w:styleId="HeaderChar1">
    <w:name w:val="Header Char1"/>
    <w:aliases w:val="h Char1,even Char"/>
    <w:link w:val="Header"/>
    <w:rsid w:val="002F3F3B"/>
    <w:rPr>
      <w:lang w:val="en-US" w:eastAsia="en-CA" w:bidi="ar-SA"/>
    </w:rPr>
  </w:style>
  <w:style w:type="paragraph" w:customStyle="1" w:styleId="tabletext0">
    <w:name w:val="tabletext"/>
    <w:basedOn w:val="Normal"/>
    <w:rsid w:val="00132B69"/>
    <w:pPr>
      <w:widowControl w:val="0"/>
      <w:adjustRightInd w:val="0"/>
      <w:spacing w:before="40" w:after="40" w:line="360" w:lineRule="atLeast"/>
      <w:jc w:val="left"/>
      <w:textAlignment w:val="baseline"/>
    </w:pPr>
    <w:rPr>
      <w:rFonts w:ascii="Arial" w:hAnsi="Arial" w:cs="Arial"/>
      <w:sz w:val="16"/>
      <w:szCs w:val="16"/>
      <w:lang w:val="en-CA"/>
    </w:rPr>
  </w:style>
  <w:style w:type="character" w:customStyle="1" w:styleId="labelsmall">
    <w:name w:val="labelsmall"/>
    <w:basedOn w:val="DefaultParagraphFont"/>
    <w:rsid w:val="00132B69"/>
  </w:style>
  <w:style w:type="paragraph" w:customStyle="1" w:styleId="tableheading0">
    <w:name w:val="tableheading"/>
    <w:basedOn w:val="Normal"/>
    <w:rsid w:val="00132B69"/>
    <w:pPr>
      <w:widowControl w:val="0"/>
      <w:adjustRightInd w:val="0"/>
      <w:spacing w:before="40" w:after="40" w:line="360" w:lineRule="atLeast"/>
      <w:jc w:val="left"/>
      <w:textAlignment w:val="baseline"/>
    </w:pPr>
    <w:rPr>
      <w:rFonts w:ascii="Arial" w:hAnsi="Arial" w:cs="Arial"/>
      <w:b/>
      <w:bCs/>
      <w:sz w:val="16"/>
      <w:szCs w:val="16"/>
      <w:lang w:val="en-CA"/>
    </w:rPr>
  </w:style>
  <w:style w:type="paragraph" w:customStyle="1" w:styleId="tabletitle0">
    <w:name w:val="tabletitle0"/>
    <w:basedOn w:val="Normal"/>
    <w:rsid w:val="00132B69"/>
    <w:pPr>
      <w:widowControl w:val="0"/>
      <w:adjustRightInd w:val="0"/>
      <w:spacing w:after="0" w:line="360" w:lineRule="atLeast"/>
      <w:jc w:val="left"/>
      <w:textAlignment w:val="baseline"/>
    </w:pPr>
    <w:rPr>
      <w:rFonts w:ascii="Arial" w:hAnsi="Arial" w:cs="Arial"/>
      <w:b/>
      <w:bCs/>
      <w:sz w:val="16"/>
      <w:szCs w:val="16"/>
      <w:lang w:val="en-CA"/>
    </w:rPr>
  </w:style>
  <w:style w:type="paragraph" w:customStyle="1" w:styleId="tabletext00">
    <w:name w:val="tabletext0"/>
    <w:basedOn w:val="Normal"/>
    <w:rsid w:val="00132B69"/>
    <w:pPr>
      <w:widowControl w:val="0"/>
      <w:adjustRightInd w:val="0"/>
      <w:spacing w:before="40" w:after="40" w:line="360" w:lineRule="atLeast"/>
      <w:jc w:val="left"/>
      <w:textAlignment w:val="baseline"/>
    </w:pPr>
    <w:rPr>
      <w:rFonts w:ascii="Arial" w:hAnsi="Arial" w:cs="Arial"/>
      <w:sz w:val="16"/>
      <w:szCs w:val="16"/>
      <w:lang w:val="en-CA"/>
    </w:rPr>
  </w:style>
  <w:style w:type="paragraph" w:customStyle="1" w:styleId="Bullet0">
    <w:name w:val="Bullet"/>
    <w:basedOn w:val="Normal"/>
    <w:rsid w:val="003E55D3"/>
    <w:pPr>
      <w:widowControl w:val="0"/>
      <w:numPr>
        <w:numId w:val="16"/>
      </w:numPr>
      <w:adjustRightInd w:val="0"/>
      <w:spacing w:line="360" w:lineRule="atLeast"/>
      <w:textAlignment w:val="baseline"/>
    </w:pPr>
    <w:rPr>
      <w:lang w:val="en-CA" w:eastAsia="en-US"/>
    </w:rPr>
  </w:style>
  <w:style w:type="character" w:customStyle="1" w:styleId="titre1">
    <w:name w:val="titre1"/>
    <w:rsid w:val="003E55D3"/>
    <w:rPr>
      <w:rFonts w:ascii="Verdana" w:hAnsi="Verdana" w:cs="Times New Roman"/>
      <w:b/>
      <w:bCs/>
      <w:color w:val="D90026"/>
    </w:rPr>
  </w:style>
  <w:style w:type="paragraph" w:styleId="BodyText">
    <w:name w:val="Body Text"/>
    <w:basedOn w:val="Normal"/>
    <w:rsid w:val="00CF47F3"/>
    <w:pPr>
      <w:widowControl w:val="0"/>
      <w:shd w:val="clear" w:color="auto" w:fill="FFFFFF"/>
      <w:adjustRightInd w:val="0"/>
      <w:spacing w:before="120" w:after="0" w:line="360" w:lineRule="atLeast"/>
      <w:jc w:val="left"/>
      <w:textAlignment w:val="baseline"/>
    </w:pPr>
    <w:rPr>
      <w:sz w:val="22"/>
      <w:lang w:val="en-CA" w:eastAsia="en-US"/>
    </w:rPr>
  </w:style>
  <w:style w:type="paragraph" w:customStyle="1" w:styleId="tableheading00">
    <w:name w:val="tableheading0"/>
    <w:basedOn w:val="Normal"/>
    <w:rsid w:val="00CF47F3"/>
    <w:pPr>
      <w:spacing w:before="40" w:after="40"/>
      <w:jc w:val="left"/>
    </w:pPr>
    <w:rPr>
      <w:rFonts w:ascii="Arial" w:hAnsi="Arial" w:cs="Arial"/>
      <w:b/>
      <w:bCs/>
      <w:sz w:val="16"/>
      <w:szCs w:val="16"/>
      <w:lang w:val="en-CA"/>
    </w:rPr>
  </w:style>
  <w:style w:type="paragraph" w:customStyle="1" w:styleId="tabletext1">
    <w:name w:val="tabletext1"/>
    <w:basedOn w:val="Normal"/>
    <w:rsid w:val="00CF47F3"/>
    <w:pPr>
      <w:spacing w:before="40" w:after="40"/>
      <w:jc w:val="left"/>
    </w:pPr>
    <w:rPr>
      <w:rFonts w:ascii="Arial" w:hAnsi="Arial" w:cs="Arial"/>
      <w:sz w:val="16"/>
      <w:szCs w:val="16"/>
      <w:lang w:val="en-CA"/>
    </w:rPr>
  </w:style>
  <w:style w:type="character" w:customStyle="1" w:styleId="HeaderChar">
    <w:name w:val="Header Char"/>
    <w:aliases w:val="h Char"/>
    <w:rsid w:val="00CF47F3"/>
    <w:rPr>
      <w:lang w:val="en-US" w:eastAsia="en-CA" w:bidi="ar-SA"/>
    </w:rPr>
  </w:style>
  <w:style w:type="table" w:styleId="TableGrid">
    <w:name w:val="Table Grid"/>
    <w:basedOn w:val="TableNormal"/>
    <w:rsid w:val="007F63C8"/>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extChar">
    <w:name w:val="Table Text Char"/>
    <w:aliases w:val="tb Char,Table Body Char"/>
    <w:rsid w:val="00BE6A47"/>
    <w:rPr>
      <w:rFonts w:ascii="Arial" w:hAnsi="Arial"/>
      <w:sz w:val="16"/>
      <w:lang w:val="en-US" w:eastAsia="en-CA" w:bidi="ar-SA"/>
    </w:rPr>
  </w:style>
  <w:style w:type="paragraph" w:customStyle="1" w:styleId="Char1CharCharCharCharCharChar">
    <w:name w:val="Char1 Char Char Char Char Char Char"/>
    <w:basedOn w:val="Normal"/>
    <w:rsid w:val="004A102A"/>
    <w:pPr>
      <w:spacing w:before="0" w:after="160" w:line="240" w:lineRule="exact"/>
      <w:jc w:val="left"/>
    </w:pPr>
    <w:rPr>
      <w:rFonts w:ascii="Verdana" w:hAnsi="Verdana"/>
      <w:lang w:eastAsia="en-US"/>
    </w:rPr>
  </w:style>
  <w:style w:type="paragraph" w:customStyle="1" w:styleId="msolistparagraph0">
    <w:name w:val="msolistparagraph"/>
    <w:basedOn w:val="Normal"/>
    <w:rsid w:val="00780FD3"/>
    <w:pPr>
      <w:spacing w:before="0" w:after="0"/>
      <w:ind w:left="720"/>
      <w:jc w:val="left"/>
    </w:pPr>
    <w:rPr>
      <w:sz w:val="24"/>
      <w:szCs w:val="24"/>
      <w:lang w:val="en-CA"/>
    </w:rPr>
  </w:style>
  <w:style w:type="paragraph" w:customStyle="1" w:styleId="tabletitle1">
    <w:name w:val="tabletitle"/>
    <w:basedOn w:val="Normal"/>
    <w:rsid w:val="001C65D2"/>
    <w:pPr>
      <w:spacing w:after="0"/>
      <w:jc w:val="left"/>
    </w:pPr>
    <w:rPr>
      <w:rFonts w:ascii="Arial" w:hAnsi="Arial" w:cs="Arial"/>
      <w:b/>
      <w:bCs/>
      <w:sz w:val="16"/>
      <w:szCs w:val="16"/>
      <w:lang w:val="en-CA"/>
    </w:rPr>
  </w:style>
  <w:style w:type="paragraph" w:styleId="NormalWeb">
    <w:name w:val="Normal (Web)"/>
    <w:basedOn w:val="Normal"/>
    <w:rsid w:val="00A3291F"/>
    <w:pPr>
      <w:widowControl w:val="0"/>
      <w:adjustRightInd w:val="0"/>
      <w:spacing w:before="100" w:beforeAutospacing="1" w:after="100" w:afterAutospacing="1" w:line="360" w:lineRule="atLeast"/>
      <w:jc w:val="left"/>
      <w:textAlignment w:val="baseline"/>
    </w:pPr>
    <w:rPr>
      <w:rFonts w:ascii="Verdana" w:hAnsi="Verdana"/>
      <w:sz w:val="12"/>
      <w:szCs w:val="12"/>
      <w:lang w:val="en-CA"/>
    </w:rPr>
  </w:style>
  <w:style w:type="paragraph" w:customStyle="1" w:styleId="tabletextcharchar0">
    <w:name w:val="tabletextcharchar"/>
    <w:basedOn w:val="Normal"/>
    <w:rsid w:val="00305361"/>
    <w:pPr>
      <w:widowControl w:val="0"/>
      <w:adjustRightInd w:val="0"/>
      <w:spacing w:before="40" w:after="40" w:line="360" w:lineRule="atLeast"/>
      <w:jc w:val="left"/>
      <w:textAlignment w:val="baseline"/>
    </w:pPr>
    <w:rPr>
      <w:rFonts w:ascii="Arial" w:hAnsi="Arial" w:cs="Arial"/>
      <w:sz w:val="16"/>
      <w:szCs w:val="16"/>
      <w:lang w:val="en-CA"/>
    </w:rPr>
  </w:style>
  <w:style w:type="character" w:customStyle="1" w:styleId="Heading2Char2">
    <w:name w:val="Heading 2 Char2"/>
    <w:aliases w:val="AppName Char,H2 Char,h2 Char,section 1.1 Char,Heading 3a + 11 pt Char,Left Char,Before:  0 pt Char,Aft...... Char,Heading 3a Char,Heading 2 Char1 Char,Heading 2 Char Char Char,Heading 2 Char Char1,2 Char,Starhead2 Char,Chapter Title Char"/>
    <w:link w:val="Heading2"/>
    <w:rsid w:val="00CF3B09"/>
    <w:rPr>
      <w:rFonts w:ascii="Arial" w:hAnsi="Arial"/>
      <w:b/>
      <w:kern w:val="28"/>
      <w:sz w:val="24"/>
      <w:lang w:eastAsia="en-CA"/>
    </w:rPr>
  </w:style>
  <w:style w:type="table" w:customStyle="1" w:styleId="TableBRDCentred">
    <w:name w:val="Table BRD Centred"/>
    <w:basedOn w:val="TableNormal"/>
    <w:rsid w:val="0019204D"/>
    <w:pPr>
      <w:spacing w:before="120"/>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b/>
        <w:sz w:val="20"/>
      </w:rPr>
      <w:tblPr/>
      <w:tcPr>
        <w:shd w:val="clear" w:color="auto" w:fill="E6E6E6"/>
        <w:vAlign w:val="center"/>
      </w:tcPr>
    </w:tblStylePr>
    <w:tblStylePr w:type="lastRow">
      <w:rPr>
        <w:sz w:val="20"/>
      </w:rPr>
    </w:tblStylePr>
    <w:tblStylePr w:type="firstCol">
      <w:pPr>
        <w:jc w:val="center"/>
      </w:pPr>
    </w:tblStylePr>
    <w:tblStylePr w:type="lastCol">
      <w:pPr>
        <w:jc w:val="center"/>
      </w:pPr>
    </w:tblStylePr>
    <w:tblStylePr w:type="band1Horz">
      <w:rPr>
        <w:sz w:val="20"/>
      </w:rPr>
    </w:tblStylePr>
  </w:style>
  <w:style w:type="character" w:customStyle="1" w:styleId="BodyChar">
    <w:name w:val="Body Char"/>
    <w:link w:val="Body"/>
    <w:locked/>
    <w:rsid w:val="006E1A55"/>
    <w:rPr>
      <w:rFonts w:ascii="Helvetica Linotype" w:hAnsi="Helvetica Linotype"/>
      <w:lang w:eastAsia="en-US"/>
    </w:rPr>
  </w:style>
  <w:style w:type="paragraph" w:customStyle="1" w:styleId="Body">
    <w:name w:val="Body"/>
    <w:basedOn w:val="Normal"/>
    <w:link w:val="BodyChar"/>
    <w:rsid w:val="006E1A55"/>
    <w:pPr>
      <w:spacing w:line="300" w:lineRule="exact"/>
      <w:jc w:val="left"/>
    </w:pPr>
    <w:rPr>
      <w:rFonts w:ascii="Helvetica Linotype" w:hAnsi="Helvetica Linotype"/>
      <w:lang w:eastAsia="en-US"/>
    </w:rPr>
  </w:style>
  <w:style w:type="paragraph" w:styleId="BodyTextIndent">
    <w:name w:val="Body Text Indent"/>
    <w:basedOn w:val="Normal"/>
    <w:link w:val="BodyTextIndentChar"/>
    <w:rsid w:val="00312658"/>
    <w:pPr>
      <w:widowControl w:val="0"/>
      <w:adjustRightInd w:val="0"/>
      <w:spacing w:after="120" w:line="360" w:lineRule="atLeast"/>
      <w:ind w:left="283"/>
      <w:textAlignment w:val="baseline"/>
    </w:pPr>
  </w:style>
  <w:style w:type="character" w:customStyle="1" w:styleId="BodyTextIndentChar">
    <w:name w:val="Body Text Indent Char"/>
    <w:link w:val="BodyTextIndent"/>
    <w:rsid w:val="00312658"/>
    <w:rPr>
      <w:lang w:val="en-US"/>
    </w:rPr>
  </w:style>
  <w:style w:type="paragraph" w:customStyle="1" w:styleId="TexteNormal">
    <w:name w:val="Texte Normal"/>
    <w:rsid w:val="004B5220"/>
    <w:pPr>
      <w:keepLines/>
      <w:spacing w:before="120" w:after="120"/>
      <w:ind w:left="851"/>
      <w:jc w:val="both"/>
    </w:pPr>
    <w:rPr>
      <w:lang w:val="fr-CA" w:eastAsia="en-CA"/>
    </w:rPr>
  </w:style>
  <w:style w:type="paragraph" w:styleId="ListParagraph">
    <w:name w:val="List Paragraph"/>
    <w:basedOn w:val="Normal"/>
    <w:uiPriority w:val="34"/>
    <w:qFormat/>
    <w:rsid w:val="00DD1EAC"/>
    <w:pPr>
      <w:spacing w:before="0" w:after="0"/>
      <w:ind w:left="720"/>
      <w:jc w:val="left"/>
    </w:pPr>
    <w:rPr>
      <w:rFonts w:ascii="Calibri" w:eastAsiaTheme="minorHAnsi" w:hAnsi="Calibri"/>
      <w:sz w:val="22"/>
      <w:szCs w:val="22"/>
      <w:lang w:val="en-CA"/>
    </w:rPr>
  </w:style>
  <w:style w:type="paragraph" w:customStyle="1" w:styleId="bullet">
    <w:name w:val="bullet"/>
    <w:basedOn w:val="Normal"/>
    <w:rsid w:val="00574BF7"/>
    <w:pPr>
      <w:numPr>
        <w:numId w:val="58"/>
      </w:numPr>
      <w:jc w:val="left"/>
    </w:pPr>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33BB"/>
    <w:pPr>
      <w:spacing w:before="60" w:after="60"/>
      <w:jc w:val="both"/>
    </w:pPr>
    <w:rPr>
      <w:lang w:eastAsia="en-CA"/>
    </w:rPr>
  </w:style>
  <w:style w:type="paragraph" w:styleId="Heading1">
    <w:name w:val="heading 1"/>
    <w:aliases w:val="Part,H1,section 1,Heading 1 Char,H1 Char,section 1 Char,Part Char,1,II+,I,heading 1,h1,Heading appendix,level2 hdg,Headline1,Section Heading,Headline11,Headline12,Headline13,Table Headings,Jack 1,Heading 1 Level 1,l1,AppendixHeader,app heading"/>
    <w:basedOn w:val="Normal"/>
    <w:next w:val="Normal"/>
    <w:qFormat/>
    <w:rsid w:val="00D733BB"/>
    <w:pPr>
      <w:keepNext/>
      <w:pageBreakBefore/>
      <w:numPr>
        <w:numId w:val="5"/>
      </w:numPr>
      <w:tabs>
        <w:tab w:val="left" w:pos="432"/>
      </w:tabs>
      <w:spacing w:before="120"/>
      <w:outlineLvl w:val="0"/>
    </w:pPr>
    <w:rPr>
      <w:rFonts w:ascii="Arial" w:hAnsi="Arial"/>
      <w:b/>
      <w:kern w:val="28"/>
      <w:sz w:val="28"/>
    </w:rPr>
  </w:style>
  <w:style w:type="paragraph" w:styleId="Heading2">
    <w:name w:val="heading 2"/>
    <w:aliases w:val="AppName,H2,h2,section 1.1,Heading 3a + 11 pt,Left,Before:  0 pt,Aft......,Heading 3a,Heading 2 Char1,Heading 2 Char Char,Heading 2 Char,2,Starhead2,Chapter Title,A.B.C.,Heading2-bio,h21.2.3.,Heading21.2.3.,Career Exp.,Level I for #'s,A,Header "/>
    <w:basedOn w:val="Heading1"/>
    <w:next w:val="Normal"/>
    <w:link w:val="Heading2Char2"/>
    <w:qFormat/>
    <w:rsid w:val="00D733BB"/>
    <w:pPr>
      <w:pageBreakBefore w:val="0"/>
      <w:numPr>
        <w:ilvl w:val="1"/>
      </w:numPr>
      <w:tabs>
        <w:tab w:val="left" w:pos="648"/>
      </w:tabs>
      <w:spacing w:before="180"/>
      <w:outlineLvl w:val="1"/>
    </w:pPr>
    <w:rPr>
      <w:sz w:val="24"/>
    </w:rPr>
  </w:style>
  <w:style w:type="paragraph" w:styleId="Heading3">
    <w:name w:val="heading 3"/>
    <w:aliases w:val="Instruction,Instruction1,Instruction2,Instruction3,Instruction4,Instruction5,Instruction6,Instruction7,Instruction8,Instruction9,Instruction10,Instruction11,Instruction12,Instruction13,Instruction14,Instruction15,Instruction16,Instruction17,H3"/>
    <w:basedOn w:val="Heading2"/>
    <w:next w:val="Normal"/>
    <w:qFormat/>
    <w:rsid w:val="00D733BB"/>
    <w:pPr>
      <w:numPr>
        <w:ilvl w:val="2"/>
      </w:numPr>
      <w:tabs>
        <w:tab w:val="left" w:pos="864"/>
      </w:tabs>
      <w:spacing w:before="120"/>
      <w:outlineLvl w:val="2"/>
    </w:pPr>
    <w:rPr>
      <w:b w:val="0"/>
    </w:rPr>
  </w:style>
  <w:style w:type="paragraph" w:styleId="Heading4">
    <w:name w:val="heading 4"/>
    <w:basedOn w:val="Normal"/>
    <w:next w:val="Normal"/>
    <w:qFormat/>
    <w:rsid w:val="00D733BB"/>
    <w:pPr>
      <w:keepNext/>
      <w:jc w:val="center"/>
      <w:outlineLvl w:val="3"/>
    </w:pPr>
    <w:rPr>
      <w:b/>
      <w:sz w:val="28"/>
    </w:rPr>
  </w:style>
  <w:style w:type="paragraph" w:styleId="Heading5">
    <w:name w:val="heading 5"/>
    <w:basedOn w:val="Normal"/>
    <w:next w:val="Normal"/>
    <w:qFormat/>
    <w:rsid w:val="00D733BB"/>
    <w:pPr>
      <w:keepNext/>
      <w:outlineLvl w:val="4"/>
    </w:pPr>
    <w:rPr>
      <w:rFonts w:ascii="Arial" w:hAnsi="Arial"/>
      <w:b/>
    </w:rPr>
  </w:style>
  <w:style w:type="paragraph" w:styleId="Heading6">
    <w:name w:val="heading 6"/>
    <w:basedOn w:val="Normal"/>
    <w:next w:val="Normal"/>
    <w:qFormat/>
    <w:rsid w:val="00D733BB"/>
    <w:pPr>
      <w:keepNext/>
      <w:jc w:val="center"/>
      <w:outlineLvl w:val="5"/>
    </w:pPr>
    <w:rPr>
      <w:b/>
    </w:rPr>
  </w:style>
  <w:style w:type="paragraph" w:styleId="Heading7">
    <w:name w:val="heading 7"/>
    <w:basedOn w:val="Normal"/>
    <w:next w:val="Normal"/>
    <w:qFormat/>
    <w:rsid w:val="00D733BB"/>
    <w:pPr>
      <w:keepNext/>
      <w:outlineLvl w:val="6"/>
    </w:pPr>
    <w:rPr>
      <w:color w:val="00FF00"/>
    </w:rPr>
  </w:style>
  <w:style w:type="paragraph" w:styleId="Heading8">
    <w:name w:val="heading 8"/>
    <w:basedOn w:val="Normal"/>
    <w:next w:val="Normal"/>
    <w:qFormat/>
    <w:rsid w:val="00D733BB"/>
    <w:pPr>
      <w:keepNext/>
      <w:jc w:val="cente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 1 No Number"/>
    <w:basedOn w:val="Heading1"/>
    <w:next w:val="Normal"/>
    <w:rsid w:val="00D733BB"/>
    <w:pPr>
      <w:tabs>
        <w:tab w:val="clear" w:pos="432"/>
      </w:tabs>
      <w:outlineLvl w:val="9"/>
    </w:pPr>
  </w:style>
  <w:style w:type="paragraph" w:styleId="ListBullet">
    <w:name w:val="List Bullet"/>
    <w:basedOn w:val="Normal"/>
    <w:autoRedefine/>
    <w:rsid w:val="00D733BB"/>
    <w:pPr>
      <w:numPr>
        <w:numId w:val="2"/>
      </w:numPr>
      <w:ind w:left="720"/>
      <w:jc w:val="left"/>
    </w:pPr>
  </w:style>
  <w:style w:type="paragraph" w:customStyle="1" w:styleId="ListNumbered">
    <w:name w:val="List Numbered"/>
    <w:basedOn w:val="Normal"/>
    <w:rsid w:val="00D733BB"/>
    <w:pPr>
      <w:numPr>
        <w:numId w:val="3"/>
      </w:numPr>
      <w:ind w:left="720"/>
      <w:jc w:val="left"/>
    </w:pPr>
  </w:style>
  <w:style w:type="paragraph" w:customStyle="1" w:styleId="TableText">
    <w:name w:val="Table Text"/>
    <w:aliases w:val="tb,Table Body"/>
    <w:link w:val="TableTextCharChar"/>
    <w:rsid w:val="00D733BB"/>
    <w:pPr>
      <w:widowControl w:val="0"/>
      <w:spacing w:before="40" w:after="40"/>
    </w:pPr>
    <w:rPr>
      <w:rFonts w:ascii="Arial" w:hAnsi="Arial"/>
      <w:sz w:val="16"/>
      <w:lang w:eastAsia="en-CA"/>
    </w:rPr>
  </w:style>
  <w:style w:type="paragraph" w:customStyle="1" w:styleId="TableHeading">
    <w:name w:val="Table Heading"/>
    <w:basedOn w:val="TableText"/>
    <w:link w:val="TableHeadingChar"/>
    <w:rsid w:val="00D733BB"/>
    <w:rPr>
      <w:b/>
    </w:rPr>
  </w:style>
  <w:style w:type="paragraph" w:styleId="Header">
    <w:name w:val="header"/>
    <w:aliases w:val="h,even"/>
    <w:basedOn w:val="Normal"/>
    <w:link w:val="HeaderChar1"/>
    <w:rsid w:val="00D733BB"/>
    <w:pPr>
      <w:tabs>
        <w:tab w:val="center" w:pos="4320"/>
        <w:tab w:val="right" w:pos="8640"/>
      </w:tabs>
    </w:pPr>
  </w:style>
  <w:style w:type="paragraph" w:styleId="Footer">
    <w:name w:val="footer"/>
    <w:basedOn w:val="Normal"/>
    <w:rsid w:val="00D733BB"/>
    <w:pPr>
      <w:tabs>
        <w:tab w:val="center" w:pos="4320"/>
        <w:tab w:val="right" w:pos="8640"/>
      </w:tabs>
    </w:pPr>
    <w:rPr>
      <w:sz w:val="16"/>
    </w:rPr>
  </w:style>
  <w:style w:type="paragraph" w:styleId="TOC1">
    <w:name w:val="toc 1"/>
    <w:basedOn w:val="Normal"/>
    <w:next w:val="Normal"/>
    <w:autoRedefine/>
    <w:uiPriority w:val="39"/>
    <w:rsid w:val="00D733BB"/>
    <w:pPr>
      <w:tabs>
        <w:tab w:val="left" w:pos="360"/>
        <w:tab w:val="right" w:leader="dot" w:pos="8630"/>
      </w:tabs>
    </w:pPr>
    <w:rPr>
      <w:noProof/>
    </w:rPr>
  </w:style>
  <w:style w:type="paragraph" w:styleId="TOC2">
    <w:name w:val="toc 2"/>
    <w:basedOn w:val="Normal"/>
    <w:next w:val="Normal"/>
    <w:autoRedefine/>
    <w:uiPriority w:val="39"/>
    <w:rsid w:val="00D733BB"/>
    <w:pPr>
      <w:ind w:left="200"/>
    </w:pPr>
  </w:style>
  <w:style w:type="paragraph" w:styleId="TOC3">
    <w:name w:val="toc 3"/>
    <w:basedOn w:val="Normal"/>
    <w:next w:val="Normal"/>
    <w:autoRedefine/>
    <w:uiPriority w:val="39"/>
    <w:rsid w:val="00D733BB"/>
    <w:pPr>
      <w:ind w:left="400"/>
    </w:pPr>
  </w:style>
  <w:style w:type="paragraph" w:styleId="TOC4">
    <w:name w:val="toc 4"/>
    <w:basedOn w:val="Normal"/>
    <w:next w:val="Normal"/>
    <w:autoRedefine/>
    <w:uiPriority w:val="39"/>
    <w:rsid w:val="00D733BB"/>
    <w:pPr>
      <w:ind w:left="600"/>
    </w:pPr>
  </w:style>
  <w:style w:type="paragraph" w:styleId="TOC5">
    <w:name w:val="toc 5"/>
    <w:basedOn w:val="Normal"/>
    <w:next w:val="Normal"/>
    <w:autoRedefine/>
    <w:uiPriority w:val="39"/>
    <w:rsid w:val="00D733BB"/>
    <w:pPr>
      <w:ind w:left="800"/>
    </w:pPr>
  </w:style>
  <w:style w:type="paragraph" w:styleId="TOC6">
    <w:name w:val="toc 6"/>
    <w:basedOn w:val="Normal"/>
    <w:next w:val="Normal"/>
    <w:autoRedefine/>
    <w:uiPriority w:val="39"/>
    <w:rsid w:val="00D733BB"/>
    <w:pPr>
      <w:ind w:left="1000"/>
    </w:pPr>
  </w:style>
  <w:style w:type="paragraph" w:styleId="TOC7">
    <w:name w:val="toc 7"/>
    <w:basedOn w:val="Normal"/>
    <w:next w:val="Normal"/>
    <w:autoRedefine/>
    <w:uiPriority w:val="39"/>
    <w:rsid w:val="00D733BB"/>
    <w:pPr>
      <w:ind w:left="1200"/>
    </w:pPr>
  </w:style>
  <w:style w:type="paragraph" w:styleId="TOC8">
    <w:name w:val="toc 8"/>
    <w:basedOn w:val="Normal"/>
    <w:next w:val="Normal"/>
    <w:autoRedefine/>
    <w:uiPriority w:val="39"/>
    <w:rsid w:val="00D733BB"/>
    <w:pPr>
      <w:ind w:left="1400"/>
    </w:pPr>
  </w:style>
  <w:style w:type="paragraph" w:styleId="TOC9">
    <w:name w:val="toc 9"/>
    <w:basedOn w:val="Normal"/>
    <w:next w:val="Normal"/>
    <w:autoRedefine/>
    <w:uiPriority w:val="39"/>
    <w:rsid w:val="00D733BB"/>
    <w:pPr>
      <w:ind w:left="1600"/>
    </w:pPr>
  </w:style>
  <w:style w:type="paragraph" w:styleId="Caption">
    <w:name w:val="caption"/>
    <w:basedOn w:val="Normal"/>
    <w:next w:val="Normal"/>
    <w:qFormat/>
    <w:rsid w:val="00D733BB"/>
    <w:pPr>
      <w:spacing w:before="120" w:after="120"/>
    </w:pPr>
    <w:rPr>
      <w:b/>
    </w:rPr>
  </w:style>
  <w:style w:type="paragraph" w:customStyle="1" w:styleId="TemplateInstructions">
    <w:name w:val="Template Instructions"/>
    <w:basedOn w:val="Normal"/>
    <w:rsid w:val="00D733BB"/>
    <w:rPr>
      <w:i/>
      <w:color w:val="0000FF"/>
    </w:rPr>
  </w:style>
  <w:style w:type="paragraph" w:customStyle="1" w:styleId="Bullettext2">
    <w:name w:val="Bullet text 2"/>
    <w:basedOn w:val="Normal"/>
    <w:rsid w:val="00D733BB"/>
    <w:pPr>
      <w:spacing w:before="0" w:after="0" w:line="280" w:lineRule="exact"/>
      <w:ind w:left="1680" w:hanging="360"/>
      <w:jc w:val="left"/>
    </w:pPr>
    <w:rPr>
      <w:sz w:val="18"/>
    </w:rPr>
  </w:style>
  <w:style w:type="paragraph" w:styleId="DocumentMap">
    <w:name w:val="Document Map"/>
    <w:basedOn w:val="Normal"/>
    <w:semiHidden/>
    <w:rsid w:val="00D733BB"/>
    <w:pPr>
      <w:shd w:val="clear" w:color="auto" w:fill="000080"/>
    </w:pPr>
    <w:rPr>
      <w:rFonts w:ascii="Tahoma" w:hAnsi="Tahoma"/>
    </w:rPr>
  </w:style>
  <w:style w:type="paragraph" w:customStyle="1" w:styleId="helptext">
    <w:name w:val="helptext"/>
    <w:basedOn w:val="CommentText"/>
    <w:rsid w:val="00D733BB"/>
    <w:pPr>
      <w:spacing w:before="0" w:after="0"/>
      <w:jc w:val="left"/>
    </w:pPr>
    <w:rPr>
      <w:rFonts w:ascii="Arial" w:hAnsi="Arial"/>
      <w:i/>
    </w:rPr>
  </w:style>
  <w:style w:type="paragraph" w:customStyle="1" w:styleId="Body2">
    <w:name w:val="Body 2"/>
    <w:basedOn w:val="Normal"/>
    <w:rsid w:val="00D733BB"/>
    <w:pPr>
      <w:tabs>
        <w:tab w:val="left" w:pos="1620"/>
        <w:tab w:val="left" w:pos="2340"/>
        <w:tab w:val="left" w:pos="3060"/>
        <w:tab w:val="left" w:pos="3780"/>
        <w:tab w:val="left" w:pos="4500"/>
        <w:tab w:val="left" w:pos="5220"/>
        <w:tab w:val="left" w:pos="5940"/>
        <w:tab w:val="left" w:pos="6660"/>
        <w:tab w:val="left" w:pos="7380"/>
        <w:tab w:val="left" w:pos="8100"/>
        <w:tab w:val="left" w:pos="8820"/>
        <w:tab w:val="center" w:pos="9360"/>
      </w:tabs>
      <w:spacing w:line="360" w:lineRule="auto"/>
      <w:ind w:left="720"/>
      <w:jc w:val="left"/>
    </w:pPr>
  </w:style>
  <w:style w:type="paragraph" w:styleId="CommentText">
    <w:name w:val="annotation text"/>
    <w:basedOn w:val="Normal"/>
    <w:semiHidden/>
    <w:rsid w:val="00D733BB"/>
  </w:style>
  <w:style w:type="character" w:styleId="PageNumber">
    <w:name w:val="page number"/>
    <w:basedOn w:val="DefaultParagraphFont"/>
    <w:rsid w:val="00D733BB"/>
  </w:style>
  <w:style w:type="character" w:styleId="Hyperlink">
    <w:name w:val="Hyperlink"/>
    <w:uiPriority w:val="99"/>
    <w:rsid w:val="00D733BB"/>
    <w:rPr>
      <w:color w:val="0000FF"/>
      <w:u w:val="single"/>
    </w:rPr>
  </w:style>
  <w:style w:type="character" w:styleId="FollowedHyperlink">
    <w:name w:val="FollowedHyperlink"/>
    <w:rsid w:val="00D733BB"/>
    <w:rPr>
      <w:color w:val="800080"/>
      <w:u w:val="single"/>
    </w:rPr>
  </w:style>
  <w:style w:type="paragraph" w:styleId="BalloonText">
    <w:name w:val="Balloon Text"/>
    <w:basedOn w:val="Normal"/>
    <w:semiHidden/>
    <w:rsid w:val="009E2513"/>
    <w:rPr>
      <w:rFonts w:ascii="Tahoma" w:hAnsi="Tahoma" w:cs="Tahoma"/>
      <w:sz w:val="16"/>
      <w:szCs w:val="16"/>
    </w:rPr>
  </w:style>
  <w:style w:type="paragraph" w:customStyle="1" w:styleId="CharCharCharCharCharChar">
    <w:name w:val="Char Char Char Char Char Char"/>
    <w:basedOn w:val="Normal"/>
    <w:rsid w:val="00926987"/>
    <w:pPr>
      <w:pageBreakBefore/>
      <w:widowControl w:val="0"/>
      <w:spacing w:before="0" w:after="160" w:line="240" w:lineRule="exact"/>
      <w:jc w:val="left"/>
    </w:pPr>
    <w:rPr>
      <w:rFonts w:ascii="Verdana" w:hAnsi="Verdana" w:cs="Arial"/>
      <w:lang w:val="en-CA" w:eastAsia="en-US"/>
    </w:rPr>
  </w:style>
  <w:style w:type="character" w:customStyle="1" w:styleId="TableHeadingChar">
    <w:name w:val="Table Heading Char"/>
    <w:link w:val="TableHeading"/>
    <w:rsid w:val="00926987"/>
    <w:rPr>
      <w:rFonts w:ascii="Arial" w:hAnsi="Arial"/>
      <w:b/>
      <w:sz w:val="16"/>
      <w:lang w:val="en-US" w:eastAsia="en-CA" w:bidi="ar-SA"/>
    </w:rPr>
  </w:style>
  <w:style w:type="character" w:customStyle="1" w:styleId="TableTextCharChar">
    <w:name w:val="Table Text Char Char"/>
    <w:link w:val="TableText"/>
    <w:rsid w:val="00926987"/>
    <w:rPr>
      <w:rFonts w:ascii="Arial" w:hAnsi="Arial"/>
      <w:sz w:val="16"/>
      <w:lang w:val="en-US" w:eastAsia="en-CA" w:bidi="ar-SA"/>
    </w:rPr>
  </w:style>
  <w:style w:type="character" w:customStyle="1" w:styleId="Heading3Char">
    <w:name w:val="Heading 3 Char"/>
    <w:aliases w:val="Instruction Char,Instruction1 Char,Instruction2 Char,Instruction3 Char,Instruction4 Char,Instruction5 Char,Instruction6 Char,Instruction7 Char,Instruction8 Char,Instruction9 Char,Instruction10 Char,Instruction11 Char,Instruction12 Char"/>
    <w:rsid w:val="00FC2FCE"/>
    <w:rPr>
      <w:rFonts w:ascii="Arial" w:hAnsi="Arial"/>
      <w:kern w:val="28"/>
      <w:sz w:val="24"/>
      <w:lang w:val="en-US" w:eastAsia="en-CA" w:bidi="ar-SA"/>
    </w:rPr>
  </w:style>
  <w:style w:type="paragraph" w:customStyle="1" w:styleId="TableTitle">
    <w:name w:val="Table Title"/>
    <w:basedOn w:val="Normal"/>
    <w:rsid w:val="002F3F3B"/>
    <w:pPr>
      <w:widowControl w:val="0"/>
      <w:adjustRightInd w:val="0"/>
      <w:spacing w:after="0" w:line="360" w:lineRule="atLeast"/>
      <w:jc w:val="left"/>
      <w:textAlignment w:val="baseline"/>
    </w:pPr>
    <w:rPr>
      <w:rFonts w:ascii="Arial" w:hAnsi="Arial"/>
      <w:b/>
      <w:sz w:val="16"/>
      <w:lang w:eastAsia="en-US"/>
    </w:rPr>
  </w:style>
  <w:style w:type="character" w:customStyle="1" w:styleId="HeaderChar1">
    <w:name w:val="Header Char1"/>
    <w:aliases w:val="h Char1,even Char"/>
    <w:link w:val="Header"/>
    <w:rsid w:val="002F3F3B"/>
    <w:rPr>
      <w:lang w:val="en-US" w:eastAsia="en-CA" w:bidi="ar-SA"/>
    </w:rPr>
  </w:style>
  <w:style w:type="paragraph" w:customStyle="1" w:styleId="tabletext0">
    <w:name w:val="tabletext"/>
    <w:basedOn w:val="Normal"/>
    <w:rsid w:val="00132B69"/>
    <w:pPr>
      <w:widowControl w:val="0"/>
      <w:adjustRightInd w:val="0"/>
      <w:spacing w:before="40" w:after="40" w:line="360" w:lineRule="atLeast"/>
      <w:jc w:val="left"/>
      <w:textAlignment w:val="baseline"/>
    </w:pPr>
    <w:rPr>
      <w:rFonts w:ascii="Arial" w:hAnsi="Arial" w:cs="Arial"/>
      <w:sz w:val="16"/>
      <w:szCs w:val="16"/>
      <w:lang w:val="en-CA"/>
    </w:rPr>
  </w:style>
  <w:style w:type="character" w:customStyle="1" w:styleId="labelsmall">
    <w:name w:val="labelsmall"/>
    <w:basedOn w:val="DefaultParagraphFont"/>
    <w:rsid w:val="00132B69"/>
  </w:style>
  <w:style w:type="paragraph" w:customStyle="1" w:styleId="tableheading0">
    <w:name w:val="tableheading"/>
    <w:basedOn w:val="Normal"/>
    <w:rsid w:val="00132B69"/>
    <w:pPr>
      <w:widowControl w:val="0"/>
      <w:adjustRightInd w:val="0"/>
      <w:spacing w:before="40" w:after="40" w:line="360" w:lineRule="atLeast"/>
      <w:jc w:val="left"/>
      <w:textAlignment w:val="baseline"/>
    </w:pPr>
    <w:rPr>
      <w:rFonts w:ascii="Arial" w:hAnsi="Arial" w:cs="Arial"/>
      <w:b/>
      <w:bCs/>
      <w:sz w:val="16"/>
      <w:szCs w:val="16"/>
      <w:lang w:val="en-CA"/>
    </w:rPr>
  </w:style>
  <w:style w:type="paragraph" w:customStyle="1" w:styleId="tabletitle0">
    <w:name w:val="tabletitle0"/>
    <w:basedOn w:val="Normal"/>
    <w:rsid w:val="00132B69"/>
    <w:pPr>
      <w:widowControl w:val="0"/>
      <w:adjustRightInd w:val="0"/>
      <w:spacing w:after="0" w:line="360" w:lineRule="atLeast"/>
      <w:jc w:val="left"/>
      <w:textAlignment w:val="baseline"/>
    </w:pPr>
    <w:rPr>
      <w:rFonts w:ascii="Arial" w:hAnsi="Arial" w:cs="Arial"/>
      <w:b/>
      <w:bCs/>
      <w:sz w:val="16"/>
      <w:szCs w:val="16"/>
      <w:lang w:val="en-CA"/>
    </w:rPr>
  </w:style>
  <w:style w:type="paragraph" w:customStyle="1" w:styleId="tabletext00">
    <w:name w:val="tabletext0"/>
    <w:basedOn w:val="Normal"/>
    <w:rsid w:val="00132B69"/>
    <w:pPr>
      <w:widowControl w:val="0"/>
      <w:adjustRightInd w:val="0"/>
      <w:spacing w:before="40" w:after="40" w:line="360" w:lineRule="atLeast"/>
      <w:jc w:val="left"/>
      <w:textAlignment w:val="baseline"/>
    </w:pPr>
    <w:rPr>
      <w:rFonts w:ascii="Arial" w:hAnsi="Arial" w:cs="Arial"/>
      <w:sz w:val="16"/>
      <w:szCs w:val="16"/>
      <w:lang w:val="en-CA"/>
    </w:rPr>
  </w:style>
  <w:style w:type="paragraph" w:customStyle="1" w:styleId="Bullet0">
    <w:name w:val="Bullet"/>
    <w:basedOn w:val="Normal"/>
    <w:rsid w:val="003E55D3"/>
    <w:pPr>
      <w:widowControl w:val="0"/>
      <w:numPr>
        <w:numId w:val="16"/>
      </w:numPr>
      <w:adjustRightInd w:val="0"/>
      <w:spacing w:line="360" w:lineRule="atLeast"/>
      <w:textAlignment w:val="baseline"/>
    </w:pPr>
    <w:rPr>
      <w:lang w:val="en-CA" w:eastAsia="en-US"/>
    </w:rPr>
  </w:style>
  <w:style w:type="character" w:customStyle="1" w:styleId="titre1">
    <w:name w:val="titre1"/>
    <w:rsid w:val="003E55D3"/>
    <w:rPr>
      <w:rFonts w:ascii="Verdana" w:hAnsi="Verdana" w:cs="Times New Roman"/>
      <w:b/>
      <w:bCs/>
      <w:color w:val="D90026"/>
    </w:rPr>
  </w:style>
  <w:style w:type="paragraph" w:styleId="BodyText">
    <w:name w:val="Body Text"/>
    <w:basedOn w:val="Normal"/>
    <w:rsid w:val="00CF47F3"/>
    <w:pPr>
      <w:widowControl w:val="0"/>
      <w:shd w:val="clear" w:color="auto" w:fill="FFFFFF"/>
      <w:adjustRightInd w:val="0"/>
      <w:spacing w:before="120" w:after="0" w:line="360" w:lineRule="atLeast"/>
      <w:jc w:val="left"/>
      <w:textAlignment w:val="baseline"/>
    </w:pPr>
    <w:rPr>
      <w:sz w:val="22"/>
      <w:lang w:val="en-CA" w:eastAsia="en-US"/>
    </w:rPr>
  </w:style>
  <w:style w:type="paragraph" w:customStyle="1" w:styleId="tableheading00">
    <w:name w:val="tableheading0"/>
    <w:basedOn w:val="Normal"/>
    <w:rsid w:val="00CF47F3"/>
    <w:pPr>
      <w:spacing w:before="40" w:after="40"/>
      <w:jc w:val="left"/>
    </w:pPr>
    <w:rPr>
      <w:rFonts w:ascii="Arial" w:hAnsi="Arial" w:cs="Arial"/>
      <w:b/>
      <w:bCs/>
      <w:sz w:val="16"/>
      <w:szCs w:val="16"/>
      <w:lang w:val="en-CA"/>
    </w:rPr>
  </w:style>
  <w:style w:type="paragraph" w:customStyle="1" w:styleId="tabletext1">
    <w:name w:val="tabletext1"/>
    <w:basedOn w:val="Normal"/>
    <w:rsid w:val="00CF47F3"/>
    <w:pPr>
      <w:spacing w:before="40" w:after="40"/>
      <w:jc w:val="left"/>
    </w:pPr>
    <w:rPr>
      <w:rFonts w:ascii="Arial" w:hAnsi="Arial" w:cs="Arial"/>
      <w:sz w:val="16"/>
      <w:szCs w:val="16"/>
      <w:lang w:val="en-CA"/>
    </w:rPr>
  </w:style>
  <w:style w:type="character" w:customStyle="1" w:styleId="HeaderChar">
    <w:name w:val="Header Char"/>
    <w:aliases w:val="h Char"/>
    <w:rsid w:val="00CF47F3"/>
    <w:rPr>
      <w:lang w:val="en-US" w:eastAsia="en-CA" w:bidi="ar-SA"/>
    </w:rPr>
  </w:style>
  <w:style w:type="table" w:styleId="TableGrid">
    <w:name w:val="Table Grid"/>
    <w:basedOn w:val="TableNormal"/>
    <w:rsid w:val="007F63C8"/>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extChar">
    <w:name w:val="Table Text Char"/>
    <w:aliases w:val="tb Char,Table Body Char"/>
    <w:rsid w:val="00BE6A47"/>
    <w:rPr>
      <w:rFonts w:ascii="Arial" w:hAnsi="Arial"/>
      <w:sz w:val="16"/>
      <w:lang w:val="en-US" w:eastAsia="en-CA" w:bidi="ar-SA"/>
    </w:rPr>
  </w:style>
  <w:style w:type="paragraph" w:customStyle="1" w:styleId="Char1CharCharCharCharCharChar">
    <w:name w:val="Char1 Char Char Char Char Char Char"/>
    <w:basedOn w:val="Normal"/>
    <w:rsid w:val="004A102A"/>
    <w:pPr>
      <w:spacing w:before="0" w:after="160" w:line="240" w:lineRule="exact"/>
      <w:jc w:val="left"/>
    </w:pPr>
    <w:rPr>
      <w:rFonts w:ascii="Verdana" w:hAnsi="Verdana"/>
      <w:lang w:eastAsia="en-US"/>
    </w:rPr>
  </w:style>
  <w:style w:type="paragraph" w:customStyle="1" w:styleId="msolistparagraph0">
    <w:name w:val="msolistparagraph"/>
    <w:basedOn w:val="Normal"/>
    <w:rsid w:val="00780FD3"/>
    <w:pPr>
      <w:spacing w:before="0" w:after="0"/>
      <w:ind w:left="720"/>
      <w:jc w:val="left"/>
    </w:pPr>
    <w:rPr>
      <w:sz w:val="24"/>
      <w:szCs w:val="24"/>
      <w:lang w:val="en-CA"/>
    </w:rPr>
  </w:style>
  <w:style w:type="paragraph" w:customStyle="1" w:styleId="tabletitle1">
    <w:name w:val="tabletitle"/>
    <w:basedOn w:val="Normal"/>
    <w:rsid w:val="001C65D2"/>
    <w:pPr>
      <w:spacing w:after="0"/>
      <w:jc w:val="left"/>
    </w:pPr>
    <w:rPr>
      <w:rFonts w:ascii="Arial" w:hAnsi="Arial" w:cs="Arial"/>
      <w:b/>
      <w:bCs/>
      <w:sz w:val="16"/>
      <w:szCs w:val="16"/>
      <w:lang w:val="en-CA"/>
    </w:rPr>
  </w:style>
  <w:style w:type="paragraph" w:styleId="NormalWeb">
    <w:name w:val="Normal (Web)"/>
    <w:basedOn w:val="Normal"/>
    <w:rsid w:val="00A3291F"/>
    <w:pPr>
      <w:widowControl w:val="0"/>
      <w:adjustRightInd w:val="0"/>
      <w:spacing w:before="100" w:beforeAutospacing="1" w:after="100" w:afterAutospacing="1" w:line="360" w:lineRule="atLeast"/>
      <w:jc w:val="left"/>
      <w:textAlignment w:val="baseline"/>
    </w:pPr>
    <w:rPr>
      <w:rFonts w:ascii="Verdana" w:hAnsi="Verdana"/>
      <w:sz w:val="12"/>
      <w:szCs w:val="12"/>
      <w:lang w:val="en-CA"/>
    </w:rPr>
  </w:style>
  <w:style w:type="paragraph" w:customStyle="1" w:styleId="tabletextcharchar0">
    <w:name w:val="tabletextcharchar"/>
    <w:basedOn w:val="Normal"/>
    <w:rsid w:val="00305361"/>
    <w:pPr>
      <w:widowControl w:val="0"/>
      <w:adjustRightInd w:val="0"/>
      <w:spacing w:before="40" w:after="40" w:line="360" w:lineRule="atLeast"/>
      <w:jc w:val="left"/>
      <w:textAlignment w:val="baseline"/>
    </w:pPr>
    <w:rPr>
      <w:rFonts w:ascii="Arial" w:hAnsi="Arial" w:cs="Arial"/>
      <w:sz w:val="16"/>
      <w:szCs w:val="16"/>
      <w:lang w:val="en-CA"/>
    </w:rPr>
  </w:style>
  <w:style w:type="character" w:customStyle="1" w:styleId="Heading2Char2">
    <w:name w:val="Heading 2 Char2"/>
    <w:aliases w:val="AppName Char,H2 Char,h2 Char,section 1.1 Char,Heading 3a + 11 pt Char,Left Char,Before:  0 pt Char,Aft...... Char,Heading 3a Char,Heading 2 Char1 Char,Heading 2 Char Char Char,Heading 2 Char Char1,2 Char,Starhead2 Char,Chapter Title Char"/>
    <w:link w:val="Heading2"/>
    <w:rsid w:val="00CF3B09"/>
    <w:rPr>
      <w:rFonts w:ascii="Arial" w:hAnsi="Arial"/>
      <w:b/>
      <w:kern w:val="28"/>
      <w:sz w:val="24"/>
      <w:lang w:eastAsia="en-CA"/>
    </w:rPr>
  </w:style>
  <w:style w:type="table" w:customStyle="1" w:styleId="TableBRDCentred">
    <w:name w:val="Table BRD Centred"/>
    <w:basedOn w:val="TableNormal"/>
    <w:rsid w:val="0019204D"/>
    <w:pPr>
      <w:spacing w:before="120"/>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b/>
        <w:sz w:val="20"/>
      </w:rPr>
      <w:tblPr/>
      <w:tcPr>
        <w:shd w:val="clear" w:color="auto" w:fill="E6E6E6"/>
        <w:vAlign w:val="center"/>
      </w:tcPr>
    </w:tblStylePr>
    <w:tblStylePr w:type="lastRow">
      <w:rPr>
        <w:sz w:val="20"/>
      </w:rPr>
    </w:tblStylePr>
    <w:tblStylePr w:type="firstCol">
      <w:pPr>
        <w:jc w:val="center"/>
      </w:pPr>
    </w:tblStylePr>
    <w:tblStylePr w:type="lastCol">
      <w:pPr>
        <w:jc w:val="center"/>
      </w:pPr>
    </w:tblStylePr>
    <w:tblStylePr w:type="band1Horz">
      <w:rPr>
        <w:sz w:val="20"/>
      </w:rPr>
    </w:tblStylePr>
  </w:style>
  <w:style w:type="character" w:customStyle="1" w:styleId="BodyChar">
    <w:name w:val="Body Char"/>
    <w:link w:val="Body"/>
    <w:locked/>
    <w:rsid w:val="006E1A55"/>
    <w:rPr>
      <w:rFonts w:ascii="Helvetica Linotype" w:hAnsi="Helvetica Linotype"/>
      <w:lang w:eastAsia="en-US"/>
    </w:rPr>
  </w:style>
  <w:style w:type="paragraph" w:customStyle="1" w:styleId="Body">
    <w:name w:val="Body"/>
    <w:basedOn w:val="Normal"/>
    <w:link w:val="BodyChar"/>
    <w:rsid w:val="006E1A55"/>
    <w:pPr>
      <w:spacing w:line="300" w:lineRule="exact"/>
      <w:jc w:val="left"/>
    </w:pPr>
    <w:rPr>
      <w:rFonts w:ascii="Helvetica Linotype" w:hAnsi="Helvetica Linotype"/>
      <w:lang w:eastAsia="en-US"/>
    </w:rPr>
  </w:style>
  <w:style w:type="paragraph" w:styleId="BodyTextIndent">
    <w:name w:val="Body Text Indent"/>
    <w:basedOn w:val="Normal"/>
    <w:link w:val="BodyTextIndentChar"/>
    <w:rsid w:val="00312658"/>
    <w:pPr>
      <w:widowControl w:val="0"/>
      <w:adjustRightInd w:val="0"/>
      <w:spacing w:after="120" w:line="360" w:lineRule="atLeast"/>
      <w:ind w:left="283"/>
      <w:textAlignment w:val="baseline"/>
    </w:pPr>
  </w:style>
  <w:style w:type="character" w:customStyle="1" w:styleId="BodyTextIndentChar">
    <w:name w:val="Body Text Indent Char"/>
    <w:link w:val="BodyTextIndent"/>
    <w:rsid w:val="00312658"/>
    <w:rPr>
      <w:lang w:val="en-US"/>
    </w:rPr>
  </w:style>
  <w:style w:type="paragraph" w:customStyle="1" w:styleId="TexteNormal">
    <w:name w:val="Texte Normal"/>
    <w:rsid w:val="004B5220"/>
    <w:pPr>
      <w:keepLines/>
      <w:spacing w:before="120" w:after="120"/>
      <w:ind w:left="851"/>
      <w:jc w:val="both"/>
    </w:pPr>
    <w:rPr>
      <w:lang w:val="fr-CA" w:eastAsia="en-CA"/>
    </w:rPr>
  </w:style>
  <w:style w:type="paragraph" w:styleId="ListParagraph">
    <w:name w:val="List Paragraph"/>
    <w:basedOn w:val="Normal"/>
    <w:uiPriority w:val="34"/>
    <w:qFormat/>
    <w:rsid w:val="00DD1EAC"/>
    <w:pPr>
      <w:spacing w:before="0" w:after="0"/>
      <w:ind w:left="720"/>
      <w:jc w:val="left"/>
    </w:pPr>
    <w:rPr>
      <w:rFonts w:ascii="Calibri" w:eastAsiaTheme="minorHAnsi" w:hAnsi="Calibri"/>
      <w:sz w:val="22"/>
      <w:szCs w:val="22"/>
      <w:lang w:val="en-CA"/>
    </w:rPr>
  </w:style>
  <w:style w:type="paragraph" w:customStyle="1" w:styleId="bullet">
    <w:name w:val="bullet"/>
    <w:basedOn w:val="Normal"/>
    <w:rsid w:val="00574BF7"/>
    <w:pPr>
      <w:numPr>
        <w:numId w:val="58"/>
      </w:numPr>
      <w:jc w:val="left"/>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9054">
      <w:bodyDiv w:val="1"/>
      <w:marLeft w:val="0"/>
      <w:marRight w:val="0"/>
      <w:marTop w:val="0"/>
      <w:marBottom w:val="0"/>
      <w:divBdr>
        <w:top w:val="none" w:sz="0" w:space="0" w:color="auto"/>
        <w:left w:val="none" w:sz="0" w:space="0" w:color="auto"/>
        <w:bottom w:val="none" w:sz="0" w:space="0" w:color="auto"/>
        <w:right w:val="none" w:sz="0" w:space="0" w:color="auto"/>
      </w:divBdr>
    </w:div>
    <w:div w:id="55134352">
      <w:bodyDiv w:val="1"/>
      <w:marLeft w:val="0"/>
      <w:marRight w:val="0"/>
      <w:marTop w:val="0"/>
      <w:marBottom w:val="0"/>
      <w:divBdr>
        <w:top w:val="none" w:sz="0" w:space="0" w:color="auto"/>
        <w:left w:val="none" w:sz="0" w:space="0" w:color="auto"/>
        <w:bottom w:val="none" w:sz="0" w:space="0" w:color="auto"/>
        <w:right w:val="none" w:sz="0" w:space="0" w:color="auto"/>
      </w:divBdr>
    </w:div>
    <w:div w:id="62223161">
      <w:bodyDiv w:val="1"/>
      <w:marLeft w:val="0"/>
      <w:marRight w:val="0"/>
      <w:marTop w:val="0"/>
      <w:marBottom w:val="0"/>
      <w:divBdr>
        <w:top w:val="none" w:sz="0" w:space="0" w:color="auto"/>
        <w:left w:val="none" w:sz="0" w:space="0" w:color="auto"/>
        <w:bottom w:val="none" w:sz="0" w:space="0" w:color="auto"/>
        <w:right w:val="none" w:sz="0" w:space="0" w:color="auto"/>
      </w:divBdr>
    </w:div>
    <w:div w:id="128518005">
      <w:bodyDiv w:val="1"/>
      <w:marLeft w:val="0"/>
      <w:marRight w:val="0"/>
      <w:marTop w:val="0"/>
      <w:marBottom w:val="0"/>
      <w:divBdr>
        <w:top w:val="none" w:sz="0" w:space="0" w:color="auto"/>
        <w:left w:val="none" w:sz="0" w:space="0" w:color="auto"/>
        <w:bottom w:val="none" w:sz="0" w:space="0" w:color="auto"/>
        <w:right w:val="none" w:sz="0" w:space="0" w:color="auto"/>
      </w:divBdr>
    </w:div>
    <w:div w:id="152836921">
      <w:bodyDiv w:val="1"/>
      <w:marLeft w:val="0"/>
      <w:marRight w:val="0"/>
      <w:marTop w:val="0"/>
      <w:marBottom w:val="0"/>
      <w:divBdr>
        <w:top w:val="none" w:sz="0" w:space="0" w:color="auto"/>
        <w:left w:val="none" w:sz="0" w:space="0" w:color="auto"/>
        <w:bottom w:val="none" w:sz="0" w:space="0" w:color="auto"/>
        <w:right w:val="none" w:sz="0" w:space="0" w:color="auto"/>
      </w:divBdr>
    </w:div>
    <w:div w:id="159778950">
      <w:bodyDiv w:val="1"/>
      <w:marLeft w:val="0"/>
      <w:marRight w:val="0"/>
      <w:marTop w:val="0"/>
      <w:marBottom w:val="0"/>
      <w:divBdr>
        <w:top w:val="none" w:sz="0" w:space="0" w:color="auto"/>
        <w:left w:val="none" w:sz="0" w:space="0" w:color="auto"/>
        <w:bottom w:val="none" w:sz="0" w:space="0" w:color="auto"/>
        <w:right w:val="none" w:sz="0" w:space="0" w:color="auto"/>
      </w:divBdr>
    </w:div>
    <w:div w:id="231044372">
      <w:bodyDiv w:val="1"/>
      <w:marLeft w:val="0"/>
      <w:marRight w:val="0"/>
      <w:marTop w:val="0"/>
      <w:marBottom w:val="0"/>
      <w:divBdr>
        <w:top w:val="none" w:sz="0" w:space="0" w:color="auto"/>
        <w:left w:val="none" w:sz="0" w:space="0" w:color="auto"/>
        <w:bottom w:val="none" w:sz="0" w:space="0" w:color="auto"/>
        <w:right w:val="none" w:sz="0" w:space="0" w:color="auto"/>
      </w:divBdr>
    </w:div>
    <w:div w:id="281958679">
      <w:bodyDiv w:val="1"/>
      <w:marLeft w:val="0"/>
      <w:marRight w:val="0"/>
      <w:marTop w:val="0"/>
      <w:marBottom w:val="0"/>
      <w:divBdr>
        <w:top w:val="none" w:sz="0" w:space="0" w:color="auto"/>
        <w:left w:val="none" w:sz="0" w:space="0" w:color="auto"/>
        <w:bottom w:val="none" w:sz="0" w:space="0" w:color="auto"/>
        <w:right w:val="none" w:sz="0" w:space="0" w:color="auto"/>
      </w:divBdr>
    </w:div>
    <w:div w:id="479923051">
      <w:bodyDiv w:val="1"/>
      <w:marLeft w:val="0"/>
      <w:marRight w:val="0"/>
      <w:marTop w:val="0"/>
      <w:marBottom w:val="0"/>
      <w:divBdr>
        <w:top w:val="none" w:sz="0" w:space="0" w:color="auto"/>
        <w:left w:val="none" w:sz="0" w:space="0" w:color="auto"/>
        <w:bottom w:val="none" w:sz="0" w:space="0" w:color="auto"/>
        <w:right w:val="none" w:sz="0" w:space="0" w:color="auto"/>
      </w:divBdr>
    </w:div>
    <w:div w:id="590159945">
      <w:bodyDiv w:val="1"/>
      <w:marLeft w:val="0"/>
      <w:marRight w:val="0"/>
      <w:marTop w:val="0"/>
      <w:marBottom w:val="0"/>
      <w:divBdr>
        <w:top w:val="none" w:sz="0" w:space="0" w:color="auto"/>
        <w:left w:val="none" w:sz="0" w:space="0" w:color="auto"/>
        <w:bottom w:val="none" w:sz="0" w:space="0" w:color="auto"/>
        <w:right w:val="none" w:sz="0" w:space="0" w:color="auto"/>
      </w:divBdr>
    </w:div>
    <w:div w:id="633752925">
      <w:bodyDiv w:val="1"/>
      <w:marLeft w:val="0"/>
      <w:marRight w:val="0"/>
      <w:marTop w:val="0"/>
      <w:marBottom w:val="0"/>
      <w:divBdr>
        <w:top w:val="none" w:sz="0" w:space="0" w:color="auto"/>
        <w:left w:val="none" w:sz="0" w:space="0" w:color="auto"/>
        <w:bottom w:val="none" w:sz="0" w:space="0" w:color="auto"/>
        <w:right w:val="none" w:sz="0" w:space="0" w:color="auto"/>
      </w:divBdr>
    </w:div>
    <w:div w:id="663122660">
      <w:bodyDiv w:val="1"/>
      <w:marLeft w:val="0"/>
      <w:marRight w:val="0"/>
      <w:marTop w:val="0"/>
      <w:marBottom w:val="0"/>
      <w:divBdr>
        <w:top w:val="none" w:sz="0" w:space="0" w:color="auto"/>
        <w:left w:val="none" w:sz="0" w:space="0" w:color="auto"/>
        <w:bottom w:val="none" w:sz="0" w:space="0" w:color="auto"/>
        <w:right w:val="none" w:sz="0" w:space="0" w:color="auto"/>
      </w:divBdr>
    </w:div>
    <w:div w:id="684017297">
      <w:bodyDiv w:val="1"/>
      <w:marLeft w:val="0"/>
      <w:marRight w:val="0"/>
      <w:marTop w:val="0"/>
      <w:marBottom w:val="0"/>
      <w:divBdr>
        <w:top w:val="none" w:sz="0" w:space="0" w:color="auto"/>
        <w:left w:val="none" w:sz="0" w:space="0" w:color="auto"/>
        <w:bottom w:val="none" w:sz="0" w:space="0" w:color="auto"/>
        <w:right w:val="none" w:sz="0" w:space="0" w:color="auto"/>
      </w:divBdr>
    </w:div>
    <w:div w:id="759839377">
      <w:bodyDiv w:val="1"/>
      <w:marLeft w:val="0"/>
      <w:marRight w:val="0"/>
      <w:marTop w:val="0"/>
      <w:marBottom w:val="0"/>
      <w:divBdr>
        <w:top w:val="none" w:sz="0" w:space="0" w:color="auto"/>
        <w:left w:val="none" w:sz="0" w:space="0" w:color="auto"/>
        <w:bottom w:val="none" w:sz="0" w:space="0" w:color="auto"/>
        <w:right w:val="none" w:sz="0" w:space="0" w:color="auto"/>
      </w:divBdr>
    </w:div>
    <w:div w:id="859705865">
      <w:bodyDiv w:val="1"/>
      <w:marLeft w:val="0"/>
      <w:marRight w:val="0"/>
      <w:marTop w:val="0"/>
      <w:marBottom w:val="0"/>
      <w:divBdr>
        <w:top w:val="none" w:sz="0" w:space="0" w:color="auto"/>
        <w:left w:val="none" w:sz="0" w:space="0" w:color="auto"/>
        <w:bottom w:val="none" w:sz="0" w:space="0" w:color="auto"/>
        <w:right w:val="none" w:sz="0" w:space="0" w:color="auto"/>
      </w:divBdr>
    </w:div>
    <w:div w:id="968626027">
      <w:bodyDiv w:val="1"/>
      <w:marLeft w:val="0"/>
      <w:marRight w:val="0"/>
      <w:marTop w:val="0"/>
      <w:marBottom w:val="0"/>
      <w:divBdr>
        <w:top w:val="none" w:sz="0" w:space="0" w:color="auto"/>
        <w:left w:val="none" w:sz="0" w:space="0" w:color="auto"/>
        <w:bottom w:val="none" w:sz="0" w:space="0" w:color="auto"/>
        <w:right w:val="none" w:sz="0" w:space="0" w:color="auto"/>
      </w:divBdr>
    </w:div>
    <w:div w:id="970407463">
      <w:bodyDiv w:val="1"/>
      <w:marLeft w:val="0"/>
      <w:marRight w:val="0"/>
      <w:marTop w:val="0"/>
      <w:marBottom w:val="0"/>
      <w:divBdr>
        <w:top w:val="none" w:sz="0" w:space="0" w:color="auto"/>
        <w:left w:val="none" w:sz="0" w:space="0" w:color="auto"/>
        <w:bottom w:val="none" w:sz="0" w:space="0" w:color="auto"/>
        <w:right w:val="none" w:sz="0" w:space="0" w:color="auto"/>
      </w:divBdr>
    </w:div>
    <w:div w:id="1060908544">
      <w:bodyDiv w:val="1"/>
      <w:marLeft w:val="0"/>
      <w:marRight w:val="0"/>
      <w:marTop w:val="0"/>
      <w:marBottom w:val="0"/>
      <w:divBdr>
        <w:top w:val="none" w:sz="0" w:space="0" w:color="auto"/>
        <w:left w:val="none" w:sz="0" w:space="0" w:color="auto"/>
        <w:bottom w:val="none" w:sz="0" w:space="0" w:color="auto"/>
        <w:right w:val="none" w:sz="0" w:space="0" w:color="auto"/>
      </w:divBdr>
    </w:div>
    <w:div w:id="1093015686">
      <w:bodyDiv w:val="1"/>
      <w:marLeft w:val="0"/>
      <w:marRight w:val="0"/>
      <w:marTop w:val="0"/>
      <w:marBottom w:val="0"/>
      <w:divBdr>
        <w:top w:val="none" w:sz="0" w:space="0" w:color="auto"/>
        <w:left w:val="none" w:sz="0" w:space="0" w:color="auto"/>
        <w:bottom w:val="none" w:sz="0" w:space="0" w:color="auto"/>
        <w:right w:val="none" w:sz="0" w:space="0" w:color="auto"/>
      </w:divBdr>
    </w:div>
    <w:div w:id="1103770604">
      <w:bodyDiv w:val="1"/>
      <w:marLeft w:val="0"/>
      <w:marRight w:val="0"/>
      <w:marTop w:val="0"/>
      <w:marBottom w:val="0"/>
      <w:divBdr>
        <w:top w:val="none" w:sz="0" w:space="0" w:color="auto"/>
        <w:left w:val="none" w:sz="0" w:space="0" w:color="auto"/>
        <w:bottom w:val="none" w:sz="0" w:space="0" w:color="auto"/>
        <w:right w:val="none" w:sz="0" w:space="0" w:color="auto"/>
      </w:divBdr>
    </w:div>
    <w:div w:id="1147043055">
      <w:bodyDiv w:val="1"/>
      <w:marLeft w:val="0"/>
      <w:marRight w:val="0"/>
      <w:marTop w:val="0"/>
      <w:marBottom w:val="0"/>
      <w:divBdr>
        <w:top w:val="none" w:sz="0" w:space="0" w:color="auto"/>
        <w:left w:val="none" w:sz="0" w:space="0" w:color="auto"/>
        <w:bottom w:val="none" w:sz="0" w:space="0" w:color="auto"/>
        <w:right w:val="none" w:sz="0" w:space="0" w:color="auto"/>
      </w:divBdr>
    </w:div>
    <w:div w:id="1184974370">
      <w:bodyDiv w:val="1"/>
      <w:marLeft w:val="0"/>
      <w:marRight w:val="0"/>
      <w:marTop w:val="0"/>
      <w:marBottom w:val="0"/>
      <w:divBdr>
        <w:top w:val="none" w:sz="0" w:space="0" w:color="auto"/>
        <w:left w:val="none" w:sz="0" w:space="0" w:color="auto"/>
        <w:bottom w:val="none" w:sz="0" w:space="0" w:color="auto"/>
        <w:right w:val="none" w:sz="0" w:space="0" w:color="auto"/>
      </w:divBdr>
    </w:div>
    <w:div w:id="1199777639">
      <w:bodyDiv w:val="1"/>
      <w:marLeft w:val="0"/>
      <w:marRight w:val="0"/>
      <w:marTop w:val="0"/>
      <w:marBottom w:val="0"/>
      <w:divBdr>
        <w:top w:val="none" w:sz="0" w:space="0" w:color="auto"/>
        <w:left w:val="none" w:sz="0" w:space="0" w:color="auto"/>
        <w:bottom w:val="none" w:sz="0" w:space="0" w:color="auto"/>
        <w:right w:val="none" w:sz="0" w:space="0" w:color="auto"/>
      </w:divBdr>
    </w:div>
    <w:div w:id="1277520634">
      <w:bodyDiv w:val="1"/>
      <w:marLeft w:val="0"/>
      <w:marRight w:val="0"/>
      <w:marTop w:val="0"/>
      <w:marBottom w:val="0"/>
      <w:divBdr>
        <w:top w:val="none" w:sz="0" w:space="0" w:color="auto"/>
        <w:left w:val="none" w:sz="0" w:space="0" w:color="auto"/>
        <w:bottom w:val="none" w:sz="0" w:space="0" w:color="auto"/>
        <w:right w:val="none" w:sz="0" w:space="0" w:color="auto"/>
      </w:divBdr>
    </w:div>
    <w:div w:id="1422991669">
      <w:bodyDiv w:val="1"/>
      <w:marLeft w:val="0"/>
      <w:marRight w:val="0"/>
      <w:marTop w:val="0"/>
      <w:marBottom w:val="0"/>
      <w:divBdr>
        <w:top w:val="none" w:sz="0" w:space="0" w:color="auto"/>
        <w:left w:val="none" w:sz="0" w:space="0" w:color="auto"/>
        <w:bottom w:val="none" w:sz="0" w:space="0" w:color="auto"/>
        <w:right w:val="none" w:sz="0" w:space="0" w:color="auto"/>
      </w:divBdr>
    </w:div>
    <w:div w:id="1507864353">
      <w:bodyDiv w:val="1"/>
      <w:marLeft w:val="0"/>
      <w:marRight w:val="0"/>
      <w:marTop w:val="0"/>
      <w:marBottom w:val="0"/>
      <w:divBdr>
        <w:top w:val="none" w:sz="0" w:space="0" w:color="auto"/>
        <w:left w:val="none" w:sz="0" w:space="0" w:color="auto"/>
        <w:bottom w:val="none" w:sz="0" w:space="0" w:color="auto"/>
        <w:right w:val="none" w:sz="0" w:space="0" w:color="auto"/>
      </w:divBdr>
    </w:div>
    <w:div w:id="1526286582">
      <w:bodyDiv w:val="1"/>
      <w:marLeft w:val="0"/>
      <w:marRight w:val="0"/>
      <w:marTop w:val="0"/>
      <w:marBottom w:val="0"/>
      <w:divBdr>
        <w:top w:val="none" w:sz="0" w:space="0" w:color="auto"/>
        <w:left w:val="none" w:sz="0" w:space="0" w:color="auto"/>
        <w:bottom w:val="none" w:sz="0" w:space="0" w:color="auto"/>
        <w:right w:val="none" w:sz="0" w:space="0" w:color="auto"/>
      </w:divBdr>
    </w:div>
    <w:div w:id="1576088501">
      <w:bodyDiv w:val="1"/>
      <w:marLeft w:val="0"/>
      <w:marRight w:val="0"/>
      <w:marTop w:val="0"/>
      <w:marBottom w:val="0"/>
      <w:divBdr>
        <w:top w:val="none" w:sz="0" w:space="0" w:color="auto"/>
        <w:left w:val="none" w:sz="0" w:space="0" w:color="auto"/>
        <w:bottom w:val="none" w:sz="0" w:space="0" w:color="auto"/>
        <w:right w:val="none" w:sz="0" w:space="0" w:color="auto"/>
      </w:divBdr>
    </w:div>
    <w:div w:id="1594705853">
      <w:bodyDiv w:val="1"/>
      <w:marLeft w:val="0"/>
      <w:marRight w:val="0"/>
      <w:marTop w:val="0"/>
      <w:marBottom w:val="0"/>
      <w:divBdr>
        <w:top w:val="none" w:sz="0" w:space="0" w:color="auto"/>
        <w:left w:val="none" w:sz="0" w:space="0" w:color="auto"/>
        <w:bottom w:val="none" w:sz="0" w:space="0" w:color="auto"/>
        <w:right w:val="none" w:sz="0" w:space="0" w:color="auto"/>
      </w:divBdr>
    </w:div>
    <w:div w:id="1651596208">
      <w:bodyDiv w:val="1"/>
      <w:marLeft w:val="0"/>
      <w:marRight w:val="0"/>
      <w:marTop w:val="0"/>
      <w:marBottom w:val="0"/>
      <w:divBdr>
        <w:top w:val="none" w:sz="0" w:space="0" w:color="auto"/>
        <w:left w:val="none" w:sz="0" w:space="0" w:color="auto"/>
        <w:bottom w:val="none" w:sz="0" w:space="0" w:color="auto"/>
        <w:right w:val="none" w:sz="0" w:space="0" w:color="auto"/>
      </w:divBdr>
    </w:div>
    <w:div w:id="1766268397">
      <w:bodyDiv w:val="1"/>
      <w:marLeft w:val="0"/>
      <w:marRight w:val="0"/>
      <w:marTop w:val="0"/>
      <w:marBottom w:val="0"/>
      <w:divBdr>
        <w:top w:val="none" w:sz="0" w:space="0" w:color="auto"/>
        <w:left w:val="none" w:sz="0" w:space="0" w:color="auto"/>
        <w:bottom w:val="none" w:sz="0" w:space="0" w:color="auto"/>
        <w:right w:val="none" w:sz="0" w:space="0" w:color="auto"/>
      </w:divBdr>
    </w:div>
    <w:div w:id="1779906699">
      <w:bodyDiv w:val="1"/>
      <w:marLeft w:val="0"/>
      <w:marRight w:val="0"/>
      <w:marTop w:val="0"/>
      <w:marBottom w:val="0"/>
      <w:divBdr>
        <w:top w:val="none" w:sz="0" w:space="0" w:color="auto"/>
        <w:left w:val="none" w:sz="0" w:space="0" w:color="auto"/>
        <w:bottom w:val="none" w:sz="0" w:space="0" w:color="auto"/>
        <w:right w:val="none" w:sz="0" w:space="0" w:color="auto"/>
      </w:divBdr>
    </w:div>
    <w:div w:id="1814130080">
      <w:bodyDiv w:val="1"/>
      <w:marLeft w:val="0"/>
      <w:marRight w:val="0"/>
      <w:marTop w:val="0"/>
      <w:marBottom w:val="0"/>
      <w:divBdr>
        <w:top w:val="none" w:sz="0" w:space="0" w:color="auto"/>
        <w:left w:val="none" w:sz="0" w:space="0" w:color="auto"/>
        <w:bottom w:val="none" w:sz="0" w:space="0" w:color="auto"/>
        <w:right w:val="none" w:sz="0" w:space="0" w:color="auto"/>
      </w:divBdr>
    </w:div>
    <w:div w:id="1860895502">
      <w:bodyDiv w:val="1"/>
      <w:marLeft w:val="0"/>
      <w:marRight w:val="0"/>
      <w:marTop w:val="0"/>
      <w:marBottom w:val="0"/>
      <w:divBdr>
        <w:top w:val="none" w:sz="0" w:space="0" w:color="auto"/>
        <w:left w:val="none" w:sz="0" w:space="0" w:color="auto"/>
        <w:bottom w:val="none" w:sz="0" w:space="0" w:color="auto"/>
        <w:right w:val="none" w:sz="0" w:space="0" w:color="auto"/>
      </w:divBdr>
    </w:div>
    <w:div w:id="1913157120">
      <w:bodyDiv w:val="1"/>
      <w:marLeft w:val="0"/>
      <w:marRight w:val="0"/>
      <w:marTop w:val="0"/>
      <w:marBottom w:val="0"/>
      <w:divBdr>
        <w:top w:val="none" w:sz="0" w:space="0" w:color="auto"/>
        <w:left w:val="none" w:sz="0" w:space="0" w:color="auto"/>
        <w:bottom w:val="none" w:sz="0" w:space="0" w:color="auto"/>
        <w:right w:val="none" w:sz="0" w:space="0" w:color="auto"/>
      </w:divBdr>
    </w:div>
    <w:div w:id="1953902785">
      <w:bodyDiv w:val="1"/>
      <w:marLeft w:val="0"/>
      <w:marRight w:val="0"/>
      <w:marTop w:val="0"/>
      <w:marBottom w:val="0"/>
      <w:divBdr>
        <w:top w:val="none" w:sz="0" w:space="0" w:color="auto"/>
        <w:left w:val="none" w:sz="0" w:space="0" w:color="auto"/>
        <w:bottom w:val="none" w:sz="0" w:space="0" w:color="auto"/>
        <w:right w:val="none" w:sz="0" w:space="0" w:color="auto"/>
      </w:divBdr>
    </w:div>
    <w:div w:id="2025472298">
      <w:bodyDiv w:val="1"/>
      <w:marLeft w:val="0"/>
      <w:marRight w:val="0"/>
      <w:marTop w:val="0"/>
      <w:marBottom w:val="0"/>
      <w:divBdr>
        <w:top w:val="none" w:sz="0" w:space="0" w:color="auto"/>
        <w:left w:val="none" w:sz="0" w:space="0" w:color="auto"/>
        <w:bottom w:val="none" w:sz="0" w:space="0" w:color="auto"/>
        <w:right w:val="none" w:sz="0" w:space="0" w:color="auto"/>
      </w:divBdr>
    </w:div>
    <w:div w:id="2026439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hyperlink" Target="mailto:DTS.PCI.APPSUPP.ban.india@cgi.com" TargetMode="External"/><Relationship Id="rId47" Type="http://schemas.openxmlformats.org/officeDocument/2006/relationships/hyperlink" Target="mailto:ghislain.pepin@cgi.com" TargetMode="External"/><Relationship Id="rId63" Type="http://schemas.openxmlformats.org/officeDocument/2006/relationships/hyperlink" Target="mailto:rebecca.sedore@bell.ca" TargetMode="External"/><Relationship Id="rId68" Type="http://schemas.openxmlformats.org/officeDocument/2006/relationships/hyperlink" Target="https://www.redhat.com/support/process/production/" TargetMode="External"/><Relationship Id="rId84" Type="http://schemas.openxmlformats.org/officeDocument/2006/relationships/hyperlink" Target="mailto:9742268548@mobileemail.vodafone.in" TargetMode="External"/><Relationship Id="rId89" Type="http://schemas.openxmlformats.org/officeDocument/2006/relationships/hyperlink" Target="mailto:9742269024@mobileemail.vodafone.in" TargetMode="External"/><Relationship Id="rId112" Type="http://schemas.openxmlformats.org/officeDocument/2006/relationships/image" Target="media/image17.emf"/><Relationship Id="rId16" Type="http://schemas.openxmlformats.org/officeDocument/2006/relationships/header" Target="header1.xml"/><Relationship Id="rId107" Type="http://schemas.openxmlformats.org/officeDocument/2006/relationships/hyperlink" Target="mailto:balagopala.raju.g@cgi.com" TargetMode="External"/><Relationship Id="rId11" Type="http://schemas.openxmlformats.org/officeDocument/2006/relationships/webSettings" Target="webSettings.xml"/><Relationship Id="rId24" Type="http://schemas.openxmlformats.org/officeDocument/2006/relationships/oleObject" Target="embeddings/Microsoft_Excel_97-2003_Worksheet2.xls"/><Relationship Id="rId32" Type="http://schemas.openxmlformats.org/officeDocument/2006/relationships/hyperlink" Target="https://pcidts-qa.int.bell.ca:2445/DTSWeb/PaymentService" TargetMode="External"/><Relationship Id="rId37" Type="http://schemas.openxmlformats.org/officeDocument/2006/relationships/image" Target="media/image15.wmf"/><Relationship Id="rId40" Type="http://schemas.openxmlformats.org/officeDocument/2006/relationships/hyperlink" Target="mailto:9742268534@mobileemail.vodafone.in" TargetMode="External"/><Relationship Id="rId45" Type="http://schemas.openxmlformats.org/officeDocument/2006/relationships/hyperlink" Target="mailto:ghislain.pepin@cgi.com" TargetMode="External"/><Relationship Id="rId53" Type="http://schemas.openxmlformats.org/officeDocument/2006/relationships/hyperlink" Target="mailto:Tim.hersey@cgi.com" TargetMode="External"/><Relationship Id="rId58" Type="http://schemas.openxmlformats.org/officeDocument/2006/relationships/hyperlink" Target="mailto:filomena.sauro@bell.ca" TargetMode="External"/><Relationship Id="rId66" Type="http://schemas.openxmlformats.org/officeDocument/2006/relationships/hyperlink" Target="mailto:mendoza@ca.ibm.com" TargetMode="External"/><Relationship Id="rId74" Type="http://schemas.openxmlformats.org/officeDocument/2006/relationships/hyperlink" Target="mailto:9742268529@mobileemail.vodafone.in" TargetMode="External"/><Relationship Id="rId79" Type="http://schemas.openxmlformats.org/officeDocument/2006/relationships/hyperlink" Target="mailto:9742269045@mobileemail.vodafone.in" TargetMode="External"/><Relationship Id="rId87" Type="http://schemas.openxmlformats.org/officeDocument/2006/relationships/hyperlink" Target="mailto:IGDC_BTV_JAVA_MAS.ban.india@cgi.oom" TargetMode="External"/><Relationship Id="rId102" Type="http://schemas.openxmlformats.org/officeDocument/2006/relationships/hyperlink" Target="mailto:sreenatha.pappu@cgi.com" TargetMode="External"/><Relationship Id="rId110" Type="http://schemas.openxmlformats.org/officeDocument/2006/relationships/hyperlink" Target="mailto:walter@ca.ibm.com" TargetMode="External"/><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mailto:filomena.sauro@bell.ca" TargetMode="External"/><Relationship Id="rId82" Type="http://schemas.openxmlformats.org/officeDocument/2006/relationships/hyperlink" Target="mailto:9742269029@mobileemail.vodafone.in" TargetMode="External"/><Relationship Id="rId90" Type="http://schemas.openxmlformats.org/officeDocument/2006/relationships/hyperlink" Target="mailto:9742268529@mobileemail.vodafone.in" TargetMode="External"/><Relationship Id="rId95" Type="http://schemas.openxmlformats.org/officeDocument/2006/relationships/hyperlink" Target="mailto:brad.long@cgi.com" TargetMode="Externa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oleObject" Target="embeddings/Microsoft_Excel_97-2003_Worksheet1.xls"/><Relationship Id="rId27" Type="http://schemas.openxmlformats.org/officeDocument/2006/relationships/oleObject" Target="embeddings/oleObject1.bin"/><Relationship Id="rId30" Type="http://schemas.openxmlformats.org/officeDocument/2006/relationships/image" Target="media/image11.png"/><Relationship Id="rId35" Type="http://schemas.openxmlformats.org/officeDocument/2006/relationships/image" Target="media/image14.wmf"/><Relationship Id="rId43" Type="http://schemas.openxmlformats.org/officeDocument/2006/relationships/hyperlink" Target="mailto:Pramod.Kumar.S@cgi.com" TargetMode="External"/><Relationship Id="rId48" Type="http://schemas.openxmlformats.org/officeDocument/2006/relationships/hyperlink" Target="mailto:ganesh.rajamani@cgi.com" TargetMode="External"/><Relationship Id="rId56" Type="http://schemas.openxmlformats.org/officeDocument/2006/relationships/hyperlink" Target="mailto:rajaramachandran.s@cgi.com" TargetMode="External"/><Relationship Id="rId64" Type="http://schemas.openxmlformats.org/officeDocument/2006/relationships/hyperlink" Target="mailto:security@bell.ca" TargetMode="External"/><Relationship Id="rId69" Type="http://schemas.openxmlformats.org/officeDocument/2006/relationships/hyperlink" Target="mailto:udb_support@bell.ca" TargetMode="External"/><Relationship Id="rId77" Type="http://schemas.openxmlformats.org/officeDocument/2006/relationships/hyperlink" Target="mailto:hithesh.koyileri@cgi.com" TargetMode="External"/><Relationship Id="rId100" Type="http://schemas.openxmlformats.org/officeDocument/2006/relationships/hyperlink" Target="mailto:sidramappa.jante@cgi.com" TargetMode="External"/><Relationship Id="rId105" Type="http://schemas.openxmlformats.org/officeDocument/2006/relationships/hyperlink" Target="mailto:9742268529@mobileemail.vodafone.in" TargetMode="External"/><Relationship Id="rId113" Type="http://schemas.openxmlformats.org/officeDocument/2006/relationships/oleObject" Target="embeddings/oleObject5.bin"/><Relationship Id="rId8" Type="http://schemas.openxmlformats.org/officeDocument/2006/relationships/styles" Target="styles.xml"/><Relationship Id="rId51" Type="http://schemas.openxmlformats.org/officeDocument/2006/relationships/hyperlink" Target="mailto:Hway.Storage.team.BAN.INDIA@cgi.com" TargetMode="External"/><Relationship Id="rId72" Type="http://schemas.openxmlformats.org/officeDocument/2006/relationships/hyperlink" Target="mailto:ariel.quintin@bell.ca" TargetMode="External"/><Relationship Id="rId80" Type="http://schemas.openxmlformats.org/officeDocument/2006/relationships/hyperlink" Target="mailto:JT2.IGDC.BAN.INDIA@cgi.com" TargetMode="External"/><Relationship Id="rId85" Type="http://schemas.openxmlformats.org/officeDocument/2006/relationships/hyperlink" Target="mailto:9742269049@mobileemail.vodafone.in" TargetMode="External"/><Relationship Id="rId93" Type="http://schemas.openxmlformats.org/officeDocument/2006/relationships/hyperlink" Target="mailto:shantanoo.joshi@cgi.com" TargetMode="External"/><Relationship Id="rId98" Type="http://schemas.openxmlformats.org/officeDocument/2006/relationships/oleObject" Target="embeddings/Microsoft_Word_97_-_2003_Document3.doc"/><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3.wmf"/><Relationship Id="rId38" Type="http://schemas.openxmlformats.org/officeDocument/2006/relationships/oleObject" Target="embeddings/oleObject4.bin"/><Relationship Id="rId46" Type="http://schemas.openxmlformats.org/officeDocument/2006/relationships/hyperlink" Target="mailto:ganesh.rajamani@cgi.com" TargetMode="External"/><Relationship Id="rId59" Type="http://schemas.openxmlformats.org/officeDocument/2006/relationships/hyperlink" Target="mailto:rebecca.sedore@bell.ca" TargetMode="External"/><Relationship Id="rId67" Type="http://schemas.openxmlformats.org/officeDocument/2006/relationships/hyperlink" Target="https://support.oracle.com/CSP/ui/flash.html" TargetMode="External"/><Relationship Id="rId103" Type="http://schemas.openxmlformats.org/officeDocument/2006/relationships/hyperlink" Target="mailto:9742268542@mobileemail.vodafone.in" TargetMode="External"/><Relationship Id="rId108" Type="http://schemas.openxmlformats.org/officeDocument/2006/relationships/hyperlink" Target="mailto:shantanoo.joshi@cgi.com" TargetMode="External"/><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mailto:DTS.PCI.INFRASUPP.ban.india@cgi.com" TargetMode="External"/><Relationship Id="rId54" Type="http://schemas.openxmlformats.org/officeDocument/2006/relationships/hyperlink" Target="mailto:Marc.bercier@cgi.com" TargetMode="External"/><Relationship Id="rId62" Type="http://schemas.openxmlformats.org/officeDocument/2006/relationships/hyperlink" Target="mailto:denise.tatone@bell.ca" TargetMode="External"/><Relationship Id="rId70" Type="http://schemas.openxmlformats.org/officeDocument/2006/relationships/hyperlink" Target="mailto:nelson.healey@bell.ca" TargetMode="External"/><Relationship Id="rId75" Type="http://schemas.openxmlformats.org/officeDocument/2006/relationships/hyperlink" Target="mailto:9742269024@mobileemail.vodafone.in" TargetMode="External"/><Relationship Id="rId83" Type="http://schemas.openxmlformats.org/officeDocument/2006/relationships/hyperlink" Target="mailto:9742269029@mobileemail.vodafone.in" TargetMode="External"/><Relationship Id="rId88" Type="http://schemas.openxmlformats.org/officeDocument/2006/relationships/hyperlink" Target="mailto:9742268542@mobileemail.vodafone.in" TargetMode="External"/><Relationship Id="rId91" Type="http://schemas.openxmlformats.org/officeDocument/2006/relationships/hyperlink" Target="mailto:balagopala.raju.g@cgi.com" TargetMode="External"/><Relationship Id="rId96" Type="http://schemas.openxmlformats.org/officeDocument/2006/relationships/hyperlink" Target="mailto:sts@equifax.com" TargetMode="External"/><Relationship Id="rId111" Type="http://schemas.openxmlformats.org/officeDocument/2006/relationships/hyperlink" Target="mailto:casrar@ca.ibm.co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hyperlink" Target="https://pcidts.int.bell.ca:445/DTSWeb/PaymentService" TargetMode="External"/><Relationship Id="rId36" Type="http://schemas.openxmlformats.org/officeDocument/2006/relationships/oleObject" Target="embeddings/oleObject3.bin"/><Relationship Id="rId49" Type="http://schemas.openxmlformats.org/officeDocument/2006/relationships/hyperlink" Target="mailto:IGDC_T1_Hwy_Unix.BAN.INDIA@cgi.com" TargetMode="External"/><Relationship Id="rId57" Type="http://schemas.openxmlformats.org/officeDocument/2006/relationships/hyperlink" Target="mailto:alan.gordon@cgi.com" TargetMode="External"/><Relationship Id="rId106" Type="http://schemas.openxmlformats.org/officeDocument/2006/relationships/hyperlink" Target="mailto:sidramappa.jante@cgi.com" TargetMode="External"/><Relationship Id="rId114" Type="http://schemas.openxmlformats.org/officeDocument/2006/relationships/image" Target="media/image18.jpeg"/><Relationship Id="rId10" Type="http://schemas.openxmlformats.org/officeDocument/2006/relationships/settings" Target="settings.xml"/><Relationship Id="rId31" Type="http://schemas.openxmlformats.org/officeDocument/2006/relationships/image" Target="media/image12.jpeg"/><Relationship Id="rId44" Type="http://schemas.openxmlformats.org/officeDocument/2006/relationships/hyperlink" Target="mailto:Joe.Koshy@cgi.com" TargetMode="External"/><Relationship Id="rId52" Type="http://schemas.openxmlformats.org/officeDocument/2006/relationships/hyperlink" Target="mailto:Soc.mss@cgi.com" TargetMode="External"/><Relationship Id="rId60" Type="http://schemas.openxmlformats.org/officeDocument/2006/relationships/hyperlink" Target="mailto:s.batah@bell.ca" TargetMode="External"/><Relationship Id="rId65" Type="http://schemas.openxmlformats.org/officeDocument/2006/relationships/hyperlink" Target="mailto:ssc.support@bell.ca" TargetMode="External"/><Relationship Id="rId73" Type="http://schemas.openxmlformats.org/officeDocument/2006/relationships/hyperlink" Target="mailto:9742268542@mobileemail.vodafone.in" TargetMode="External"/><Relationship Id="rId78" Type="http://schemas.openxmlformats.org/officeDocument/2006/relationships/hyperlink" Target="mailto:JT2.IGDC.BAN.INDIA@cgi.com" TargetMode="External"/><Relationship Id="rId81" Type="http://schemas.openxmlformats.org/officeDocument/2006/relationships/hyperlink" Target="mailto:9742269045@mobileemail.vodafone.in" TargetMode="External"/><Relationship Id="rId86" Type="http://schemas.openxmlformats.org/officeDocument/2006/relationships/hyperlink" Target="mailto:9742268548@mobileemail.vodafone.in" TargetMode="External"/><Relationship Id="rId94" Type="http://schemas.openxmlformats.org/officeDocument/2006/relationships/hyperlink" Target="mailto:hithesh.koyileri@cgi.com" TargetMode="External"/><Relationship Id="rId99" Type="http://schemas.openxmlformats.org/officeDocument/2006/relationships/hyperlink" Target="mailto:sh.kumar@cgi.com" TargetMode="External"/><Relationship Id="rId101" Type="http://schemas.openxmlformats.org/officeDocument/2006/relationships/hyperlink" Target="mailto:arun.kollapadavu@cgi.com" TargetMode="Externa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3.emf"/><Relationship Id="rId39" Type="http://schemas.openxmlformats.org/officeDocument/2006/relationships/hyperlink" Target="http://webhost02.on.bell.ca/SLM/slaonweb/NewSupportInfo.asp" TargetMode="External"/><Relationship Id="rId109" Type="http://schemas.openxmlformats.org/officeDocument/2006/relationships/hyperlink" Target="mailto:brad.long@cgi.com" TargetMode="External"/><Relationship Id="rId34" Type="http://schemas.openxmlformats.org/officeDocument/2006/relationships/oleObject" Target="embeddings/oleObject2.bin"/><Relationship Id="rId50" Type="http://schemas.openxmlformats.org/officeDocument/2006/relationships/hyperlink" Target="mailto:richard.jamgotchian@cgi.com" TargetMode="External"/><Relationship Id="rId55" Type="http://schemas.openxmlformats.org/officeDocument/2006/relationships/hyperlink" Target="mailto:MPC_SUPPORT.CSB@CGI.COM" TargetMode="External"/><Relationship Id="rId76" Type="http://schemas.openxmlformats.org/officeDocument/2006/relationships/hyperlink" Target="mailto:shilpi.chhabra@cgi.com" TargetMode="External"/><Relationship Id="rId97" Type="http://schemas.openxmlformats.org/officeDocument/2006/relationships/image" Target="media/image16.emf"/><Relationship Id="rId104" Type="http://schemas.openxmlformats.org/officeDocument/2006/relationships/hyperlink" Target="mailto:-9742269024@mobileemail.vodafone.in" TargetMode="External"/><Relationship Id="rId7" Type="http://schemas.openxmlformats.org/officeDocument/2006/relationships/numbering" Target="numbering.xml"/><Relationship Id="rId71" Type="http://schemas.openxmlformats.org/officeDocument/2006/relationships/hyperlink" Target="mailto:diane.lepine@bell.ca" TargetMode="External"/><Relationship Id="rId92" Type="http://schemas.openxmlformats.org/officeDocument/2006/relationships/hyperlink" Target="mailto:pallavi.tamhane@cgi.com" TargetMode="External"/><Relationship Id="rId2" Type="http://schemas.openxmlformats.org/officeDocument/2006/relationships/customXml" Target="../customXml/item2.xml"/><Relationship Id="rId2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Guide" ma:contentTypeID="0x01010076EA4D2F5F2A4388A94DFBC0EFD183BF00A0267C5502D94FAE8C7F1CD1548DE321007E1FF5CD85FE404AA9E32EDF9036FD10" ma:contentTypeVersion="7" ma:contentTypeDescription="" ma:contentTypeScope="" ma:versionID="8f871c03fdebac5ce002f5d00d4fd543">
  <xsd:schema xmlns:xsd="http://www.w3.org/2001/XMLSchema" xmlns:p="http://schemas.microsoft.com/office/2006/metadata/properties" xmlns:ns2="68d4121e-9f30-4303-8778-fd96cfadfcac" xmlns:ns3="e6985d90-f57e-481f-a931-3739870b4556" targetNamespace="http://schemas.microsoft.com/office/2006/metadata/properties" ma:root="true" ma:fieldsID="037fe59615730a684d8a96b8567e7c81" ns2:_="" ns3:_="">
    <xsd:import namespace="68d4121e-9f30-4303-8778-fd96cfadfcac"/>
    <xsd:import namespace="e6985d90-f57e-481f-a931-3739870b4556"/>
    <xsd:element name="properties">
      <xsd:complexType>
        <xsd:sequence>
          <xsd:element name="documentManagement">
            <xsd:complexType>
              <xsd:all>
                <xsd:element ref="ns2:ChangeReqNumber" minOccurs="0"/>
                <xsd:element ref="ns2:Topic" minOccurs="0"/>
                <xsd:element ref="ns2:FormalDeliverable" minOccurs="0"/>
                <xsd:element ref="ns2:DocumentStatus" minOccurs="0"/>
                <xsd:element ref="ns2:Abstract" minOccurs="0"/>
                <xsd:element ref="ns2:DueDate" minOccurs="0"/>
                <xsd:element ref="ns2:DocumentOwner" minOccurs="0"/>
                <xsd:element ref="ns2:ServiceDocumentAudience"/>
                <xsd:element ref="ns2:ServiceAssignedTo" minOccurs="0"/>
                <xsd:element ref="ns2:ServiceQAManager" minOccurs="0"/>
                <xsd:element ref="ns2:ApprovalAuthority" minOccurs="0"/>
                <xsd:element ref="ns2:ApprovalStatus" minOccurs="0"/>
                <xsd:element ref="ns2:ApprovalStatusDate" minOccurs="0"/>
                <xsd:element ref="ns2:ProjectArchive" minOccurs="0"/>
                <xsd:element ref="ns3:_dlc_Exempt" minOccurs="0"/>
                <xsd:element ref="ns3:DLCPolicyLabelValue" minOccurs="0"/>
                <xsd:element ref="ns3:DLCPolicyLabelClientValue" minOccurs="0"/>
                <xsd:element ref="ns3:DLCPolicyLabelLock" minOccurs="0"/>
              </xsd:all>
            </xsd:complexType>
          </xsd:element>
        </xsd:sequence>
      </xsd:complexType>
    </xsd:element>
  </xsd:schema>
  <xsd:schema xmlns:xsd="http://www.w3.org/2001/XMLSchema" xmlns:dms="http://schemas.microsoft.com/office/2006/documentManagement/types" targetNamespace="68d4121e-9f30-4303-8778-fd96cfadfcac" elementFormDefault="qualified">
    <xsd:import namespace="http://schemas.microsoft.com/office/2006/documentManagement/types"/>
    <xsd:element name="ChangeReqNumber" ma:index="1" nillable="true" ma:displayName="Change request number" ma:description="" ma:internalName="ChangeReqNumber">
      <xsd:simpleType>
        <xsd:restriction base="dms:Text">
          <xsd:maxLength value="255"/>
        </xsd:restriction>
      </xsd:simpleType>
    </xsd:element>
    <xsd:element name="Topic" ma:index="6" nillable="true" ma:displayName="Topic" ma:default="N/A" ma:description="Pick from the list or enter a new topic category" ma:format="Dropdown" ma:internalName="Topic">
      <xsd:simpleType>
        <xsd:union memberTypes="dms:Text">
          <xsd:simpleType>
            <xsd:restriction base="dms:Choice">
              <xsd:enumeration value="N/A"/>
              <xsd:enumeration value="Business modeling"/>
              <xsd:enumeration value="Requirements"/>
              <xsd:enumeration value="Analysis and design"/>
              <xsd:enumeration value="Implementation"/>
              <xsd:enumeration value="Test"/>
              <xsd:enumeration value="Deployment"/>
              <xsd:enumeration value="Configuration management"/>
              <xsd:enumeration value="Change management"/>
              <xsd:enumeration value="Project management"/>
              <xsd:enumeration value="Environment"/>
            </xsd:restriction>
          </xsd:simpleType>
        </xsd:union>
      </xsd:simpleType>
    </xsd:element>
    <xsd:element name="FormalDeliverable" ma:index="7" nillable="true" ma:displayName="Formal deliverable" ma:default="1" ma:internalName="FormalDeliverable">
      <xsd:simpleType>
        <xsd:restriction base="dms:Boolean"/>
      </xsd:simpleType>
    </xsd:element>
    <xsd:element name="DocumentStatus" ma:index="8" nillable="true" ma:displayName="Document status" ma:default="Draft" ma:description="Select the document's development status from the list." ma:format="Dropdown" ma:internalName="DocumentStatus">
      <xsd:simpleType>
        <xsd:restriction base="dms:Choice">
          <xsd:enumeration value="Draft"/>
          <xsd:enumeration value="Final"/>
        </xsd:restriction>
      </xsd:simpleType>
    </xsd:element>
    <xsd:element name="Abstract" ma:index="9" nillable="true" ma:displayName="Abstract" ma:internalName="Abstract">
      <xsd:simpleType>
        <xsd:restriction base="dms:Note"/>
      </xsd:simpleType>
    </xsd:element>
    <xsd:element name="DueDate" ma:index="10" nillable="true" ma:displayName="Due date" ma:format="DateOnly" ma:internalName="DueDate">
      <xsd:simpleType>
        <xsd:restriction base="dms:DateTime"/>
      </xsd:simpleType>
    </xsd:element>
    <xsd:element name="DocumentOwner" ma:index="11" nillable="true" ma:displayName="Document owner" ma:list="UserInfo" ma:internalName="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erviceDocumentAudience" ma:index="12" ma:displayName="Document Audience" ma:default="CGI only" ma:description="Intended audience for communicating document information" ma:format="Dropdown" ma:internalName="ServiceDocumentAudience">
      <xsd:simpleType>
        <xsd:union memberTypes="dms:Text">
          <xsd:simpleType>
            <xsd:restriction base="dms:Choice">
              <xsd:enumeration value="CGI only"/>
              <xsd:enumeration value="Approved for client communication"/>
            </xsd:restriction>
          </xsd:simpleType>
        </xsd:union>
      </xsd:simpleType>
    </xsd:element>
    <xsd:element name="ServiceAssignedTo" ma:index="13" nillable="true" ma:displayName="Assigned To" ma:description="Document the name of the indiviual to whom this document is currently assigned" ma:list="UserInfo" ma:internalName="ServiceAssignedTo"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erviceQAManager" ma:index="14" nillable="true" ma:displayName="QA Manager" ma:description="Document the name of the CGI QA manager responsible for ensuring document compliance and quality prior to completion" ma:internalName="ServiceQAManager">
      <xsd:simpleType>
        <xsd:restriction base="dms:Text">
          <xsd:maxLength value="255"/>
        </xsd:restriction>
      </xsd:simpleType>
    </xsd:element>
    <xsd:element name="ApprovalAuthority" ma:index="15" nillable="true" ma:displayName="Approval authority" ma:description="Indicate name and organization of document approver" ma:list="UserInfo" ma:internalName="ApprovalAuthorit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alStatus" ma:index="16" nillable="true" ma:displayName="Approval status" ma:default="Approval pending" ma:description="Select the documents approval status from the list" ma:format="Dropdown" ma:internalName="ApprovalStatus">
      <xsd:simpleType>
        <xsd:union memberTypes="dms:Text">
          <xsd:simpleType>
            <xsd:restriction base="dms:Choice">
              <xsd:enumeration value="Approval pending"/>
              <xsd:enumeration value="Approved as is"/>
              <xsd:enumeration value="Approved with comments"/>
              <xsd:enumeration value="Refused with problem report"/>
            </xsd:restriction>
          </xsd:simpleType>
        </xsd:union>
      </xsd:simpleType>
    </xsd:element>
    <xsd:element name="ApprovalStatusDate" ma:index="17" nillable="true" ma:displayName="Approval status date" ma:description="Enter the date the document achieved its current approval status" ma:format="DateOnly" ma:internalName="ApprovalStatusDate">
      <xsd:simpleType>
        <xsd:restriction base="dms:DateTime"/>
      </xsd:simpleType>
    </xsd:element>
    <xsd:element name="ProjectArchive" ma:index="18" nillable="true" ma:displayName="Project archive" ma:default="1" ma:description="Independent of information retention policy requirements, indicate if the project requires an archive of this document" ma:internalName="ProjectArchive">
      <xsd:simpleType>
        <xsd:restriction base="dms:Boolean"/>
      </xsd:simpleType>
    </xsd:element>
  </xsd:schema>
  <xsd:schema xmlns:xsd="http://www.w3.org/2001/XMLSchema" xmlns:dms="http://schemas.microsoft.com/office/2006/documentManagement/types" targetNamespace="e6985d90-f57e-481f-a931-3739870b4556" elementFormDefault="qualified">
    <xsd:import namespace="http://schemas.microsoft.com/office/2006/documentManagement/types"/>
    <xsd:element name="_dlc_Exempt" ma:index="24" nillable="true" ma:displayName="Exempt from Policy" ma:description="" ma:hidden="true" ma:internalName="_dlc_Exempt" ma:readOnly="true">
      <xsd:simpleType>
        <xsd:restriction base="dms:Unknown"/>
      </xsd:simpleType>
    </xsd:element>
    <xsd:element name="DLCPolicyLabelValue" ma:index="25" nillable="true" ma:displayName="Label" ma:description="Stores the current value of the label." ma:internalName="DLCPolicyLabelValue" ma:readOnly="true">
      <xsd:simpleType>
        <xsd:restriction base="dms:Note"/>
      </xsd:simpleType>
    </xsd:element>
    <xsd:element name="DLCPolicyLabelClientValue" ma:index="26"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7"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5"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ServiceAssignedTo xmlns="68d4121e-9f30-4303-8778-fd96cfadfcac">
      <UserInfo>
        <DisplayName/>
        <AccountId xsi:nil="true"/>
        <AccountType/>
      </UserInfo>
    </ServiceAssignedTo>
    <ApprovalStatus xmlns="68d4121e-9f30-4303-8778-fd96cfadfcac">Approval pending</ApprovalStatus>
    <ProjectArchive xmlns="68d4121e-9f30-4303-8778-fd96cfadfcac">true</ProjectArchive>
    <DLCPolicyLabelLock xmlns="e6985d90-f57e-481f-a931-3739870b4556" xsi:nil="true"/>
    <ChangeReqNumber xmlns="68d4121e-9f30-4303-8778-fd96cfadfcac" xsi:nil="true"/>
    <ServiceDocumentAudience xmlns="68d4121e-9f30-4303-8778-fd96cfadfcac">CGI only</ServiceDocumentAudience>
    <ServiceQAManager xmlns="68d4121e-9f30-4303-8778-fd96cfadfcac" xsi:nil="true"/>
    <FormalDeliverable xmlns="68d4121e-9f30-4303-8778-fd96cfadfcac">true</FormalDeliverable>
    <DocumentOwner xmlns="68d4121e-9f30-4303-8778-fd96cfadfcac">
      <UserInfo>
        <DisplayName/>
        <AccountId xsi:nil="true"/>
        <AccountType/>
      </UserInfo>
    </DocumentOwner>
    <ApprovalStatusDate xmlns="68d4121e-9f30-4303-8778-fd96cfadfcac" xsi:nil="true"/>
    <ApprovalAuthority xmlns="68d4121e-9f30-4303-8778-fd96cfadfcac">
      <UserInfo>
        <DisplayName/>
        <AccountId xsi:nil="true"/>
        <AccountType/>
      </UserInfo>
    </ApprovalAuthority>
    <DLCPolicyLabelClientValue xmlns="e6985d90-f57e-481f-a931-3739870b4556">Version:{_UIVersionString}</DLCPolicyLabelClientValue>
    <Topic xmlns="68d4121e-9f30-4303-8778-fd96cfadfcac">N/A</Topic>
    <Abstract xmlns="68d4121e-9f30-4303-8778-fd96cfadfcac" xsi:nil="true"/>
    <DueDate xmlns="68d4121e-9f30-4303-8778-fd96cfadfcac" xsi:nil="true"/>
    <DocumentStatus xmlns="68d4121e-9f30-4303-8778-fd96cfadfcac">Final</DocumentStatus>
    <DLCPolicyLabelValue xmlns="e6985d90-f57e-481f-a931-3739870b4556">Version:0.1</DLCPolicyLabelValue>
  </documentManagement>
</p:properties>
</file>

<file path=customXml/item5.xml><?xml version="1.0" encoding="utf-8"?>
<?mso-contentType ?>
<p:Policy xmlns:p="office.server.policy" id="" local="true">
  <p:Name>Version Label Policy</p:Name>
  <p:Description>Labels Edit/Delete/Restore Version items</p:Description>
  <p:Statement>Labels Edit/Delete/Restore Version items</p:Statement>
  <p:PolicyItems>
    <p:PolicyItem featureId="Microsoft.Office.RecordsManagement.PolicyFeatures.PolicyLabel">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literal">Version:</segment>
          <segment type="metadata">_UIVersionString</segment>
        </label>
      </p:CustomData>
    </p:PolicyItem>
  </p:PolicyItems>
</p:Policy>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462FA-7F7B-4D03-A03D-C5ED67C3EEDF}"/>
</file>

<file path=customXml/itemProps2.xml><?xml version="1.0" encoding="utf-8"?>
<ds:datastoreItem xmlns:ds="http://schemas.openxmlformats.org/officeDocument/2006/customXml" ds:itemID="{EE779146-2241-482B-9DEA-A5887779E9F4}"/>
</file>

<file path=customXml/itemProps3.xml><?xml version="1.0" encoding="utf-8"?>
<ds:datastoreItem xmlns:ds="http://schemas.openxmlformats.org/officeDocument/2006/customXml" ds:itemID="{0529AEBE-091A-4240-9368-1AF4163E6214}"/>
</file>

<file path=customXml/itemProps4.xml><?xml version="1.0" encoding="utf-8"?>
<ds:datastoreItem xmlns:ds="http://schemas.openxmlformats.org/officeDocument/2006/customXml" ds:itemID="{1D859D1F-BBA0-427B-8265-77EB9F5C358F}"/>
</file>

<file path=customXml/itemProps5.xml><?xml version="1.0" encoding="utf-8"?>
<ds:datastoreItem xmlns:ds="http://schemas.openxmlformats.org/officeDocument/2006/customXml" ds:itemID="{9A6B8655-C9FD-49BE-8F1B-A1007BE48CEB}"/>
</file>

<file path=customXml/itemProps6.xml><?xml version="1.0" encoding="utf-8"?>
<ds:datastoreItem xmlns:ds="http://schemas.openxmlformats.org/officeDocument/2006/customXml" ds:itemID="{7A6F28C9-CDC2-470B-B625-D4D3648039AF}"/>
</file>

<file path=docProps/app.xml><?xml version="1.0" encoding="utf-8"?>
<Properties xmlns="http://schemas.openxmlformats.org/officeDocument/2006/extended-properties" xmlns:vt="http://schemas.openxmlformats.org/officeDocument/2006/docPropsVTypes">
  <Template>Normal.dotm</Template>
  <TotalTime>7</TotalTime>
  <Pages>55</Pages>
  <Words>13856</Words>
  <Characters>78980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DTS-PVS ProductionGuide</vt:lpstr>
    </vt:vector>
  </TitlesOfParts>
  <Company>CGI CSB</Company>
  <LinksUpToDate>false</LinksUpToDate>
  <CharactersWithSpaces>92651</CharactersWithSpaces>
  <SharedDoc>false</SharedDoc>
  <HLinks>
    <vt:vector size="1176" baseType="variant">
      <vt:variant>
        <vt:i4>3211342</vt:i4>
      </vt:variant>
      <vt:variant>
        <vt:i4>906</vt:i4>
      </vt:variant>
      <vt:variant>
        <vt:i4>0</vt:i4>
      </vt:variant>
      <vt:variant>
        <vt:i4>5</vt:i4>
      </vt:variant>
      <vt:variant>
        <vt:lpwstr>mailto:oi.itm@cgi.com</vt:lpwstr>
      </vt:variant>
      <vt:variant>
        <vt:lpwstr/>
      </vt:variant>
      <vt:variant>
        <vt:i4>6291568</vt:i4>
      </vt:variant>
      <vt:variant>
        <vt:i4>903</vt:i4>
      </vt:variant>
      <vt:variant>
        <vt:i4>0</vt:i4>
      </vt:variant>
      <vt:variant>
        <vt:i4>5</vt:i4>
      </vt:variant>
      <vt:variant>
        <vt:lpwstr/>
      </vt:variant>
      <vt:variant>
        <vt:lpwstr>_Support_Groups</vt:lpwstr>
      </vt:variant>
      <vt:variant>
        <vt:i4>4194382</vt:i4>
      </vt:variant>
      <vt:variant>
        <vt:i4>900</vt:i4>
      </vt:variant>
      <vt:variant>
        <vt:i4>0</vt:i4>
      </vt:variant>
      <vt:variant>
        <vt:i4>5</vt:i4>
      </vt:variant>
      <vt:variant>
        <vt:lpwstr/>
      </vt:variant>
      <vt:variant>
        <vt:lpwstr>_PayPal_Support</vt:lpwstr>
      </vt:variant>
      <vt:variant>
        <vt:i4>1441806</vt:i4>
      </vt:variant>
      <vt:variant>
        <vt:i4>897</vt:i4>
      </vt:variant>
      <vt:variant>
        <vt:i4>0</vt:i4>
      </vt:variant>
      <vt:variant>
        <vt:i4>5</vt:i4>
      </vt:variant>
      <vt:variant>
        <vt:lpwstr/>
      </vt:variant>
      <vt:variant>
        <vt:lpwstr>_Equifax_Support</vt:lpwstr>
      </vt:variant>
      <vt:variant>
        <vt:i4>1441854</vt:i4>
      </vt:variant>
      <vt:variant>
        <vt:i4>894</vt:i4>
      </vt:variant>
      <vt:variant>
        <vt:i4>0</vt:i4>
      </vt:variant>
      <vt:variant>
        <vt:i4>5</vt:i4>
      </vt:variant>
      <vt:variant>
        <vt:lpwstr/>
      </vt:variant>
      <vt:variant>
        <vt:lpwstr>_Credit_Express_–</vt:lpwstr>
      </vt:variant>
      <vt:variant>
        <vt:i4>7274517</vt:i4>
      </vt:variant>
      <vt:variant>
        <vt:i4>891</vt:i4>
      </vt:variant>
      <vt:variant>
        <vt:i4>0</vt:i4>
      </vt:variant>
      <vt:variant>
        <vt:i4>5</vt:i4>
      </vt:variant>
      <vt:variant>
        <vt:lpwstr/>
      </vt:variant>
      <vt:variant>
        <vt:lpwstr>_Oracle_-_Weblogic</vt:lpwstr>
      </vt:variant>
      <vt:variant>
        <vt:i4>5177465</vt:i4>
      </vt:variant>
      <vt:variant>
        <vt:i4>888</vt:i4>
      </vt:variant>
      <vt:variant>
        <vt:i4>0</vt:i4>
      </vt:variant>
      <vt:variant>
        <vt:i4>5</vt:i4>
      </vt:variant>
      <vt:variant>
        <vt:lpwstr/>
      </vt:variant>
      <vt:variant>
        <vt:lpwstr>_Bell_Data_Network</vt:lpwstr>
      </vt:variant>
      <vt:variant>
        <vt:i4>655364</vt:i4>
      </vt:variant>
      <vt:variant>
        <vt:i4>885</vt:i4>
      </vt:variant>
      <vt:variant>
        <vt:i4>0</vt:i4>
      </vt:variant>
      <vt:variant>
        <vt:i4>5</vt:i4>
      </vt:variant>
      <vt:variant>
        <vt:lpwstr/>
      </vt:variant>
      <vt:variant>
        <vt:lpwstr>_Red_Hat</vt:lpwstr>
      </vt:variant>
      <vt:variant>
        <vt:i4>5111917</vt:i4>
      </vt:variant>
      <vt:variant>
        <vt:i4>882</vt:i4>
      </vt:variant>
      <vt:variant>
        <vt:i4>0</vt:i4>
      </vt:variant>
      <vt:variant>
        <vt:i4>5</vt:i4>
      </vt:variant>
      <vt:variant>
        <vt:lpwstr/>
      </vt:variant>
      <vt:variant>
        <vt:lpwstr>_Bell_NIDS_and</vt:lpwstr>
      </vt:variant>
      <vt:variant>
        <vt:i4>3997714</vt:i4>
      </vt:variant>
      <vt:variant>
        <vt:i4>879</vt:i4>
      </vt:variant>
      <vt:variant>
        <vt:i4>0</vt:i4>
      </vt:variant>
      <vt:variant>
        <vt:i4>5</vt:i4>
      </vt:variant>
      <vt:variant>
        <vt:lpwstr/>
      </vt:variant>
      <vt:variant>
        <vt:lpwstr>_IBM_-_DTS-PVS</vt:lpwstr>
      </vt:variant>
      <vt:variant>
        <vt:i4>4849785</vt:i4>
      </vt:variant>
      <vt:variant>
        <vt:i4>876</vt:i4>
      </vt:variant>
      <vt:variant>
        <vt:i4>0</vt:i4>
      </vt:variant>
      <vt:variant>
        <vt:i4>5</vt:i4>
      </vt:variant>
      <vt:variant>
        <vt:lpwstr/>
      </vt:variant>
      <vt:variant>
        <vt:lpwstr>_Bell_Canada_Corporate</vt:lpwstr>
      </vt:variant>
      <vt:variant>
        <vt:i4>4259961</vt:i4>
      </vt:variant>
      <vt:variant>
        <vt:i4>873</vt:i4>
      </vt:variant>
      <vt:variant>
        <vt:i4>0</vt:i4>
      </vt:variant>
      <vt:variant>
        <vt:i4>5</vt:i4>
      </vt:variant>
      <vt:variant>
        <vt:lpwstr/>
      </vt:variant>
      <vt:variant>
        <vt:lpwstr>_CGI_GMSS_-</vt:lpwstr>
      </vt:variant>
      <vt:variant>
        <vt:i4>5701636</vt:i4>
      </vt:variant>
      <vt:variant>
        <vt:i4>870</vt:i4>
      </vt:variant>
      <vt:variant>
        <vt:i4>0</vt:i4>
      </vt:variant>
      <vt:variant>
        <vt:i4>5</vt:i4>
      </vt:variant>
      <vt:variant>
        <vt:lpwstr/>
      </vt:variant>
      <vt:variant>
        <vt:lpwstr>_Bell_Billing_Services_1</vt:lpwstr>
      </vt:variant>
      <vt:variant>
        <vt:i4>3670085</vt:i4>
      </vt:variant>
      <vt:variant>
        <vt:i4>864</vt:i4>
      </vt:variant>
      <vt:variant>
        <vt:i4>0</vt:i4>
      </vt:variant>
      <vt:variant>
        <vt:i4>5</vt:i4>
      </vt:variant>
      <vt:variant>
        <vt:lpwstr>mailto:casrar@ca.ibm.com</vt:lpwstr>
      </vt:variant>
      <vt:variant>
        <vt:lpwstr/>
      </vt:variant>
      <vt:variant>
        <vt:i4>3604547</vt:i4>
      </vt:variant>
      <vt:variant>
        <vt:i4>861</vt:i4>
      </vt:variant>
      <vt:variant>
        <vt:i4>0</vt:i4>
      </vt:variant>
      <vt:variant>
        <vt:i4>5</vt:i4>
      </vt:variant>
      <vt:variant>
        <vt:lpwstr>mailto:walter@ca.ibm.com</vt:lpwstr>
      </vt:variant>
      <vt:variant>
        <vt:lpwstr/>
      </vt:variant>
      <vt:variant>
        <vt:i4>3604495</vt:i4>
      </vt:variant>
      <vt:variant>
        <vt:i4>858</vt:i4>
      </vt:variant>
      <vt:variant>
        <vt:i4>0</vt:i4>
      </vt:variant>
      <vt:variant>
        <vt:i4>5</vt:i4>
      </vt:variant>
      <vt:variant>
        <vt:lpwstr>mailto:eBizSupport@bell.ca</vt:lpwstr>
      </vt:variant>
      <vt:variant>
        <vt:lpwstr/>
      </vt:variant>
      <vt:variant>
        <vt:i4>4390968</vt:i4>
      </vt:variant>
      <vt:variant>
        <vt:i4>855</vt:i4>
      </vt:variant>
      <vt:variant>
        <vt:i4>0</vt:i4>
      </vt:variant>
      <vt:variant>
        <vt:i4>5</vt:i4>
      </vt:variant>
      <vt:variant>
        <vt:lpwstr>mailto:brad.long@cgi.com</vt:lpwstr>
      </vt:variant>
      <vt:variant>
        <vt:lpwstr/>
      </vt:variant>
      <vt:variant>
        <vt:i4>7405581</vt:i4>
      </vt:variant>
      <vt:variant>
        <vt:i4>852</vt:i4>
      </vt:variant>
      <vt:variant>
        <vt:i4>0</vt:i4>
      </vt:variant>
      <vt:variant>
        <vt:i4>5</vt:i4>
      </vt:variant>
      <vt:variant>
        <vt:lpwstr>mailto:shantanoo.joshi@cgi.com</vt:lpwstr>
      </vt:variant>
      <vt:variant>
        <vt:lpwstr/>
      </vt:variant>
      <vt:variant>
        <vt:i4>7274526</vt:i4>
      </vt:variant>
      <vt:variant>
        <vt:i4>849</vt:i4>
      </vt:variant>
      <vt:variant>
        <vt:i4>0</vt:i4>
      </vt:variant>
      <vt:variant>
        <vt:i4>5</vt:i4>
      </vt:variant>
      <vt:variant>
        <vt:lpwstr>mailto:pallavi.tamhane@cgi.com</vt:lpwstr>
      </vt:variant>
      <vt:variant>
        <vt:lpwstr/>
      </vt:variant>
      <vt:variant>
        <vt:i4>5111925</vt:i4>
      </vt:variant>
      <vt:variant>
        <vt:i4>846</vt:i4>
      </vt:variant>
      <vt:variant>
        <vt:i4>0</vt:i4>
      </vt:variant>
      <vt:variant>
        <vt:i4>5</vt:i4>
      </vt:variant>
      <vt:variant>
        <vt:lpwstr>mailto:balagopala.raju.g@cgi.com</vt:lpwstr>
      </vt:variant>
      <vt:variant>
        <vt:lpwstr/>
      </vt:variant>
      <vt:variant>
        <vt:i4>5767205</vt:i4>
      </vt:variant>
      <vt:variant>
        <vt:i4>843</vt:i4>
      </vt:variant>
      <vt:variant>
        <vt:i4>0</vt:i4>
      </vt:variant>
      <vt:variant>
        <vt:i4>5</vt:i4>
      </vt:variant>
      <vt:variant>
        <vt:lpwstr>mailto:sidramappa.jante@cgi.com</vt:lpwstr>
      </vt:variant>
      <vt:variant>
        <vt:lpwstr/>
      </vt:variant>
      <vt:variant>
        <vt:i4>3342410</vt:i4>
      </vt:variant>
      <vt:variant>
        <vt:i4>840</vt:i4>
      </vt:variant>
      <vt:variant>
        <vt:i4>0</vt:i4>
      </vt:variant>
      <vt:variant>
        <vt:i4>5</vt:i4>
      </vt:variant>
      <vt:variant>
        <vt:lpwstr>mailto:9742268529@mobileemail.vodafone.in</vt:lpwstr>
      </vt:variant>
      <vt:variant>
        <vt:lpwstr/>
      </vt:variant>
      <vt:variant>
        <vt:i4>2687002</vt:i4>
      </vt:variant>
      <vt:variant>
        <vt:i4>837</vt:i4>
      </vt:variant>
      <vt:variant>
        <vt:i4>0</vt:i4>
      </vt:variant>
      <vt:variant>
        <vt:i4>5</vt:i4>
      </vt:variant>
      <vt:variant>
        <vt:lpwstr>mailto:-9742269024@mobileemail.vodafone.in</vt:lpwstr>
      </vt:variant>
      <vt:variant>
        <vt:lpwstr/>
      </vt:variant>
      <vt:variant>
        <vt:i4>3473473</vt:i4>
      </vt:variant>
      <vt:variant>
        <vt:i4>834</vt:i4>
      </vt:variant>
      <vt:variant>
        <vt:i4>0</vt:i4>
      </vt:variant>
      <vt:variant>
        <vt:i4>5</vt:i4>
      </vt:variant>
      <vt:variant>
        <vt:lpwstr>mailto:9742268542@mobileemail.vodafone.in</vt:lpwstr>
      </vt:variant>
      <vt:variant>
        <vt:lpwstr/>
      </vt:variant>
      <vt:variant>
        <vt:i4>8257549</vt:i4>
      </vt:variant>
      <vt:variant>
        <vt:i4>831</vt:i4>
      </vt:variant>
      <vt:variant>
        <vt:i4>0</vt:i4>
      </vt:variant>
      <vt:variant>
        <vt:i4>5</vt:i4>
      </vt:variant>
      <vt:variant>
        <vt:lpwstr>mailto:sreenatha.pappu@cgi.com</vt:lpwstr>
      </vt:variant>
      <vt:variant>
        <vt:lpwstr/>
      </vt:variant>
      <vt:variant>
        <vt:i4>6225964</vt:i4>
      </vt:variant>
      <vt:variant>
        <vt:i4>828</vt:i4>
      </vt:variant>
      <vt:variant>
        <vt:i4>0</vt:i4>
      </vt:variant>
      <vt:variant>
        <vt:i4>5</vt:i4>
      </vt:variant>
      <vt:variant>
        <vt:lpwstr>mailto:arun.kollapadavu@cgi.com</vt:lpwstr>
      </vt:variant>
      <vt:variant>
        <vt:lpwstr/>
      </vt:variant>
      <vt:variant>
        <vt:i4>5767205</vt:i4>
      </vt:variant>
      <vt:variant>
        <vt:i4>825</vt:i4>
      </vt:variant>
      <vt:variant>
        <vt:i4>0</vt:i4>
      </vt:variant>
      <vt:variant>
        <vt:i4>5</vt:i4>
      </vt:variant>
      <vt:variant>
        <vt:lpwstr>mailto:sidramappa.jante@cgi.com</vt:lpwstr>
      </vt:variant>
      <vt:variant>
        <vt:lpwstr/>
      </vt:variant>
      <vt:variant>
        <vt:i4>5046335</vt:i4>
      </vt:variant>
      <vt:variant>
        <vt:i4>822</vt:i4>
      </vt:variant>
      <vt:variant>
        <vt:i4>0</vt:i4>
      </vt:variant>
      <vt:variant>
        <vt:i4>5</vt:i4>
      </vt:variant>
      <vt:variant>
        <vt:lpwstr>mailto:sh.kumar@cgi.com</vt:lpwstr>
      </vt:variant>
      <vt:variant>
        <vt:lpwstr/>
      </vt:variant>
      <vt:variant>
        <vt:i4>6422598</vt:i4>
      </vt:variant>
      <vt:variant>
        <vt:i4>816</vt:i4>
      </vt:variant>
      <vt:variant>
        <vt:i4>0</vt:i4>
      </vt:variant>
      <vt:variant>
        <vt:i4>5</vt:i4>
      </vt:variant>
      <vt:variant>
        <vt:lpwstr>mailto:sts@equifax.com</vt:lpwstr>
      </vt:variant>
      <vt:variant>
        <vt:lpwstr/>
      </vt:variant>
      <vt:variant>
        <vt:i4>4390968</vt:i4>
      </vt:variant>
      <vt:variant>
        <vt:i4>813</vt:i4>
      </vt:variant>
      <vt:variant>
        <vt:i4>0</vt:i4>
      </vt:variant>
      <vt:variant>
        <vt:i4>5</vt:i4>
      </vt:variant>
      <vt:variant>
        <vt:lpwstr>mailto:brad.long@cgi.com</vt:lpwstr>
      </vt:variant>
      <vt:variant>
        <vt:lpwstr/>
      </vt:variant>
      <vt:variant>
        <vt:i4>1638517</vt:i4>
      </vt:variant>
      <vt:variant>
        <vt:i4>810</vt:i4>
      </vt:variant>
      <vt:variant>
        <vt:i4>0</vt:i4>
      </vt:variant>
      <vt:variant>
        <vt:i4>5</vt:i4>
      </vt:variant>
      <vt:variant>
        <vt:lpwstr>mailto:hithesh.koyileri@cgi.com</vt:lpwstr>
      </vt:variant>
      <vt:variant>
        <vt:lpwstr/>
      </vt:variant>
      <vt:variant>
        <vt:i4>7405581</vt:i4>
      </vt:variant>
      <vt:variant>
        <vt:i4>807</vt:i4>
      </vt:variant>
      <vt:variant>
        <vt:i4>0</vt:i4>
      </vt:variant>
      <vt:variant>
        <vt:i4>5</vt:i4>
      </vt:variant>
      <vt:variant>
        <vt:lpwstr>mailto:shantanoo.joshi@cgi.com</vt:lpwstr>
      </vt:variant>
      <vt:variant>
        <vt:lpwstr/>
      </vt:variant>
      <vt:variant>
        <vt:i4>7274526</vt:i4>
      </vt:variant>
      <vt:variant>
        <vt:i4>804</vt:i4>
      </vt:variant>
      <vt:variant>
        <vt:i4>0</vt:i4>
      </vt:variant>
      <vt:variant>
        <vt:i4>5</vt:i4>
      </vt:variant>
      <vt:variant>
        <vt:lpwstr>mailto:pallavi.tamhane@cgi.com</vt:lpwstr>
      </vt:variant>
      <vt:variant>
        <vt:lpwstr/>
      </vt:variant>
      <vt:variant>
        <vt:i4>5111925</vt:i4>
      </vt:variant>
      <vt:variant>
        <vt:i4>801</vt:i4>
      </vt:variant>
      <vt:variant>
        <vt:i4>0</vt:i4>
      </vt:variant>
      <vt:variant>
        <vt:i4>5</vt:i4>
      </vt:variant>
      <vt:variant>
        <vt:lpwstr>mailto:balagopala.raju.g@cgi.com</vt:lpwstr>
      </vt:variant>
      <vt:variant>
        <vt:lpwstr/>
      </vt:variant>
      <vt:variant>
        <vt:i4>3342410</vt:i4>
      </vt:variant>
      <vt:variant>
        <vt:i4>798</vt:i4>
      </vt:variant>
      <vt:variant>
        <vt:i4>0</vt:i4>
      </vt:variant>
      <vt:variant>
        <vt:i4>5</vt:i4>
      </vt:variant>
      <vt:variant>
        <vt:lpwstr>mailto:9742268529@mobileemail.vodafone.in</vt:lpwstr>
      </vt:variant>
      <vt:variant>
        <vt:lpwstr/>
      </vt:variant>
      <vt:variant>
        <vt:i4>3276866</vt:i4>
      </vt:variant>
      <vt:variant>
        <vt:i4>795</vt:i4>
      </vt:variant>
      <vt:variant>
        <vt:i4>0</vt:i4>
      </vt:variant>
      <vt:variant>
        <vt:i4>5</vt:i4>
      </vt:variant>
      <vt:variant>
        <vt:lpwstr>mailto:9742269024@mobileemail.vodafone.in</vt:lpwstr>
      </vt:variant>
      <vt:variant>
        <vt:lpwstr/>
      </vt:variant>
      <vt:variant>
        <vt:i4>3473473</vt:i4>
      </vt:variant>
      <vt:variant>
        <vt:i4>792</vt:i4>
      </vt:variant>
      <vt:variant>
        <vt:i4>0</vt:i4>
      </vt:variant>
      <vt:variant>
        <vt:i4>5</vt:i4>
      </vt:variant>
      <vt:variant>
        <vt:lpwstr>mailto:9742268542@mobileemail.vodafone.in</vt:lpwstr>
      </vt:variant>
      <vt:variant>
        <vt:lpwstr/>
      </vt:variant>
      <vt:variant>
        <vt:i4>7143544</vt:i4>
      </vt:variant>
      <vt:variant>
        <vt:i4>789</vt:i4>
      </vt:variant>
      <vt:variant>
        <vt:i4>0</vt:i4>
      </vt:variant>
      <vt:variant>
        <vt:i4>5</vt:i4>
      </vt:variant>
      <vt:variant>
        <vt:lpwstr>mailto:IGDC_BTV_JAVA_MAS.ban.india@cgi.oom</vt:lpwstr>
      </vt:variant>
      <vt:variant>
        <vt:lpwstr/>
      </vt:variant>
      <vt:variant>
        <vt:i4>3473483</vt:i4>
      </vt:variant>
      <vt:variant>
        <vt:i4>786</vt:i4>
      </vt:variant>
      <vt:variant>
        <vt:i4>0</vt:i4>
      </vt:variant>
      <vt:variant>
        <vt:i4>5</vt:i4>
      </vt:variant>
      <vt:variant>
        <vt:lpwstr>mailto:9742268548@mobileemail.vodafone.in</vt:lpwstr>
      </vt:variant>
      <vt:variant>
        <vt:lpwstr/>
      </vt:variant>
      <vt:variant>
        <vt:i4>3407951</vt:i4>
      </vt:variant>
      <vt:variant>
        <vt:i4>783</vt:i4>
      </vt:variant>
      <vt:variant>
        <vt:i4>0</vt:i4>
      </vt:variant>
      <vt:variant>
        <vt:i4>5</vt:i4>
      </vt:variant>
      <vt:variant>
        <vt:lpwstr>mailto:9742269049@mobileemail.vodafone.in</vt:lpwstr>
      </vt:variant>
      <vt:variant>
        <vt:lpwstr/>
      </vt:variant>
      <vt:variant>
        <vt:i4>3473483</vt:i4>
      </vt:variant>
      <vt:variant>
        <vt:i4>780</vt:i4>
      </vt:variant>
      <vt:variant>
        <vt:i4>0</vt:i4>
      </vt:variant>
      <vt:variant>
        <vt:i4>5</vt:i4>
      </vt:variant>
      <vt:variant>
        <vt:lpwstr>mailto:9742268548@mobileemail.vodafone.in</vt:lpwstr>
      </vt:variant>
      <vt:variant>
        <vt:lpwstr/>
      </vt:variant>
      <vt:variant>
        <vt:i4>3276879</vt:i4>
      </vt:variant>
      <vt:variant>
        <vt:i4>777</vt:i4>
      </vt:variant>
      <vt:variant>
        <vt:i4>0</vt:i4>
      </vt:variant>
      <vt:variant>
        <vt:i4>5</vt:i4>
      </vt:variant>
      <vt:variant>
        <vt:lpwstr>mailto:9742269029@mobileemail.vodafone.in</vt:lpwstr>
      </vt:variant>
      <vt:variant>
        <vt:lpwstr/>
      </vt:variant>
      <vt:variant>
        <vt:i4>3276879</vt:i4>
      </vt:variant>
      <vt:variant>
        <vt:i4>774</vt:i4>
      </vt:variant>
      <vt:variant>
        <vt:i4>0</vt:i4>
      </vt:variant>
      <vt:variant>
        <vt:i4>5</vt:i4>
      </vt:variant>
      <vt:variant>
        <vt:lpwstr>mailto:9742269029@mobileemail.vodafone.in</vt:lpwstr>
      </vt:variant>
      <vt:variant>
        <vt:lpwstr/>
      </vt:variant>
      <vt:variant>
        <vt:i4>3407939</vt:i4>
      </vt:variant>
      <vt:variant>
        <vt:i4>771</vt:i4>
      </vt:variant>
      <vt:variant>
        <vt:i4>0</vt:i4>
      </vt:variant>
      <vt:variant>
        <vt:i4>5</vt:i4>
      </vt:variant>
      <vt:variant>
        <vt:lpwstr>mailto:9742269045@mobileemail.vodafone.in</vt:lpwstr>
      </vt:variant>
      <vt:variant>
        <vt:lpwstr/>
      </vt:variant>
      <vt:variant>
        <vt:i4>3604509</vt:i4>
      </vt:variant>
      <vt:variant>
        <vt:i4>768</vt:i4>
      </vt:variant>
      <vt:variant>
        <vt:i4>0</vt:i4>
      </vt:variant>
      <vt:variant>
        <vt:i4>5</vt:i4>
      </vt:variant>
      <vt:variant>
        <vt:lpwstr>mailto:JT2.IGDC.BAN.INDIA@cgi.com</vt:lpwstr>
      </vt:variant>
      <vt:variant>
        <vt:lpwstr/>
      </vt:variant>
      <vt:variant>
        <vt:i4>3407939</vt:i4>
      </vt:variant>
      <vt:variant>
        <vt:i4>765</vt:i4>
      </vt:variant>
      <vt:variant>
        <vt:i4>0</vt:i4>
      </vt:variant>
      <vt:variant>
        <vt:i4>5</vt:i4>
      </vt:variant>
      <vt:variant>
        <vt:lpwstr>mailto:9742269045@mobileemail.vodafone.in</vt:lpwstr>
      </vt:variant>
      <vt:variant>
        <vt:lpwstr/>
      </vt:variant>
      <vt:variant>
        <vt:i4>3604509</vt:i4>
      </vt:variant>
      <vt:variant>
        <vt:i4>762</vt:i4>
      </vt:variant>
      <vt:variant>
        <vt:i4>0</vt:i4>
      </vt:variant>
      <vt:variant>
        <vt:i4>5</vt:i4>
      </vt:variant>
      <vt:variant>
        <vt:lpwstr>mailto:JT2.IGDC.BAN.INDIA@cgi.com</vt:lpwstr>
      </vt:variant>
      <vt:variant>
        <vt:lpwstr/>
      </vt:variant>
      <vt:variant>
        <vt:i4>1638517</vt:i4>
      </vt:variant>
      <vt:variant>
        <vt:i4>759</vt:i4>
      </vt:variant>
      <vt:variant>
        <vt:i4>0</vt:i4>
      </vt:variant>
      <vt:variant>
        <vt:i4>5</vt:i4>
      </vt:variant>
      <vt:variant>
        <vt:lpwstr>mailto:hithesh.koyileri@cgi.com</vt:lpwstr>
      </vt:variant>
      <vt:variant>
        <vt:lpwstr/>
      </vt:variant>
      <vt:variant>
        <vt:i4>3866694</vt:i4>
      </vt:variant>
      <vt:variant>
        <vt:i4>756</vt:i4>
      </vt:variant>
      <vt:variant>
        <vt:i4>0</vt:i4>
      </vt:variant>
      <vt:variant>
        <vt:i4>5</vt:i4>
      </vt:variant>
      <vt:variant>
        <vt:lpwstr>mailto:shilpi.chhabra@cgi.com</vt:lpwstr>
      </vt:variant>
      <vt:variant>
        <vt:lpwstr/>
      </vt:variant>
      <vt:variant>
        <vt:i4>3276866</vt:i4>
      </vt:variant>
      <vt:variant>
        <vt:i4>753</vt:i4>
      </vt:variant>
      <vt:variant>
        <vt:i4>0</vt:i4>
      </vt:variant>
      <vt:variant>
        <vt:i4>5</vt:i4>
      </vt:variant>
      <vt:variant>
        <vt:lpwstr>mailto:9742269024@mobileemail.vodafone.in</vt:lpwstr>
      </vt:variant>
      <vt:variant>
        <vt:lpwstr/>
      </vt:variant>
      <vt:variant>
        <vt:i4>3342410</vt:i4>
      </vt:variant>
      <vt:variant>
        <vt:i4>750</vt:i4>
      </vt:variant>
      <vt:variant>
        <vt:i4>0</vt:i4>
      </vt:variant>
      <vt:variant>
        <vt:i4>5</vt:i4>
      </vt:variant>
      <vt:variant>
        <vt:lpwstr>mailto:9742268529@mobileemail.vodafone.in</vt:lpwstr>
      </vt:variant>
      <vt:variant>
        <vt:lpwstr/>
      </vt:variant>
      <vt:variant>
        <vt:i4>3473473</vt:i4>
      </vt:variant>
      <vt:variant>
        <vt:i4>747</vt:i4>
      </vt:variant>
      <vt:variant>
        <vt:i4>0</vt:i4>
      </vt:variant>
      <vt:variant>
        <vt:i4>5</vt:i4>
      </vt:variant>
      <vt:variant>
        <vt:lpwstr>mailto:9742268542@mobileemail.vodafone.in</vt:lpwstr>
      </vt:variant>
      <vt:variant>
        <vt:lpwstr/>
      </vt:variant>
      <vt:variant>
        <vt:i4>4522027</vt:i4>
      </vt:variant>
      <vt:variant>
        <vt:i4>744</vt:i4>
      </vt:variant>
      <vt:variant>
        <vt:i4>0</vt:i4>
      </vt:variant>
      <vt:variant>
        <vt:i4>5</vt:i4>
      </vt:variant>
      <vt:variant>
        <vt:lpwstr>mailto:ariel.quintin@bell.ca</vt:lpwstr>
      </vt:variant>
      <vt:variant>
        <vt:lpwstr/>
      </vt:variant>
      <vt:variant>
        <vt:i4>5898282</vt:i4>
      </vt:variant>
      <vt:variant>
        <vt:i4>741</vt:i4>
      </vt:variant>
      <vt:variant>
        <vt:i4>0</vt:i4>
      </vt:variant>
      <vt:variant>
        <vt:i4>5</vt:i4>
      </vt:variant>
      <vt:variant>
        <vt:lpwstr>mailto:diane.lepine@bell.ca</vt:lpwstr>
      </vt:variant>
      <vt:variant>
        <vt:lpwstr/>
      </vt:variant>
      <vt:variant>
        <vt:i4>1048692</vt:i4>
      </vt:variant>
      <vt:variant>
        <vt:i4>738</vt:i4>
      </vt:variant>
      <vt:variant>
        <vt:i4>0</vt:i4>
      </vt:variant>
      <vt:variant>
        <vt:i4>5</vt:i4>
      </vt:variant>
      <vt:variant>
        <vt:lpwstr>mailto:nelson.healey@bell.ca</vt:lpwstr>
      </vt:variant>
      <vt:variant>
        <vt:lpwstr/>
      </vt:variant>
      <vt:variant>
        <vt:i4>2883628</vt:i4>
      </vt:variant>
      <vt:variant>
        <vt:i4>735</vt:i4>
      </vt:variant>
      <vt:variant>
        <vt:i4>0</vt:i4>
      </vt:variant>
      <vt:variant>
        <vt:i4>5</vt:i4>
      </vt:variant>
      <vt:variant>
        <vt:lpwstr>mailto:udb_support@bell.ca</vt:lpwstr>
      </vt:variant>
      <vt:variant>
        <vt:lpwstr/>
      </vt:variant>
      <vt:variant>
        <vt:i4>7340094</vt:i4>
      </vt:variant>
      <vt:variant>
        <vt:i4>732</vt:i4>
      </vt:variant>
      <vt:variant>
        <vt:i4>0</vt:i4>
      </vt:variant>
      <vt:variant>
        <vt:i4>5</vt:i4>
      </vt:variant>
      <vt:variant>
        <vt:lpwstr>https://www.redhat.com/support/process/production/</vt:lpwstr>
      </vt:variant>
      <vt:variant>
        <vt:lpwstr/>
      </vt:variant>
      <vt:variant>
        <vt:i4>5373963</vt:i4>
      </vt:variant>
      <vt:variant>
        <vt:i4>729</vt:i4>
      </vt:variant>
      <vt:variant>
        <vt:i4>0</vt:i4>
      </vt:variant>
      <vt:variant>
        <vt:i4>5</vt:i4>
      </vt:variant>
      <vt:variant>
        <vt:lpwstr>https://support.oracle.com/CSP/ui/flash.html</vt:lpwstr>
      </vt:variant>
      <vt:variant>
        <vt:lpwstr/>
      </vt:variant>
      <vt:variant>
        <vt:i4>3276891</vt:i4>
      </vt:variant>
      <vt:variant>
        <vt:i4>726</vt:i4>
      </vt:variant>
      <vt:variant>
        <vt:i4>0</vt:i4>
      </vt:variant>
      <vt:variant>
        <vt:i4>5</vt:i4>
      </vt:variant>
      <vt:variant>
        <vt:lpwstr>mailto:kdubey@ca.ibm.com</vt:lpwstr>
      </vt:variant>
      <vt:variant>
        <vt:lpwstr/>
      </vt:variant>
      <vt:variant>
        <vt:i4>65655</vt:i4>
      </vt:variant>
      <vt:variant>
        <vt:i4>723</vt:i4>
      </vt:variant>
      <vt:variant>
        <vt:i4>0</vt:i4>
      </vt:variant>
      <vt:variant>
        <vt:i4>5</vt:i4>
      </vt:variant>
      <vt:variant>
        <vt:lpwstr>mailto:mendoza@ca.ibm.com</vt:lpwstr>
      </vt:variant>
      <vt:variant>
        <vt:lpwstr/>
      </vt:variant>
      <vt:variant>
        <vt:i4>2818122</vt:i4>
      </vt:variant>
      <vt:variant>
        <vt:i4>720</vt:i4>
      </vt:variant>
      <vt:variant>
        <vt:i4>0</vt:i4>
      </vt:variant>
      <vt:variant>
        <vt:i4>5</vt:i4>
      </vt:variant>
      <vt:variant>
        <vt:lpwstr>mailto:ssc.support@bell.ca</vt:lpwstr>
      </vt:variant>
      <vt:variant>
        <vt:lpwstr/>
      </vt:variant>
      <vt:variant>
        <vt:i4>2818122</vt:i4>
      </vt:variant>
      <vt:variant>
        <vt:i4>717</vt:i4>
      </vt:variant>
      <vt:variant>
        <vt:i4>0</vt:i4>
      </vt:variant>
      <vt:variant>
        <vt:i4>5</vt:i4>
      </vt:variant>
      <vt:variant>
        <vt:lpwstr>mailto:ssc.support@bell.ca</vt:lpwstr>
      </vt:variant>
      <vt:variant>
        <vt:lpwstr/>
      </vt:variant>
      <vt:variant>
        <vt:i4>2818055</vt:i4>
      </vt:variant>
      <vt:variant>
        <vt:i4>714</vt:i4>
      </vt:variant>
      <vt:variant>
        <vt:i4>0</vt:i4>
      </vt:variant>
      <vt:variant>
        <vt:i4>5</vt:i4>
      </vt:variant>
      <vt:variant>
        <vt:lpwstr>mailto:cm@bell.ca</vt:lpwstr>
      </vt:variant>
      <vt:variant>
        <vt:lpwstr/>
      </vt:variant>
      <vt:variant>
        <vt:i4>6160490</vt:i4>
      </vt:variant>
      <vt:variant>
        <vt:i4>711</vt:i4>
      </vt:variant>
      <vt:variant>
        <vt:i4>0</vt:i4>
      </vt:variant>
      <vt:variant>
        <vt:i4>5</vt:i4>
      </vt:variant>
      <vt:variant>
        <vt:lpwstr>mailto:security@bell.ca</vt:lpwstr>
      </vt:variant>
      <vt:variant>
        <vt:lpwstr/>
      </vt:variant>
      <vt:variant>
        <vt:i4>4128840</vt:i4>
      </vt:variant>
      <vt:variant>
        <vt:i4>708</vt:i4>
      </vt:variant>
      <vt:variant>
        <vt:i4>0</vt:i4>
      </vt:variant>
      <vt:variant>
        <vt:i4>5</vt:i4>
      </vt:variant>
      <vt:variant>
        <vt:lpwstr>mailto:rebecca.sedore@bell.ca</vt:lpwstr>
      </vt:variant>
      <vt:variant>
        <vt:lpwstr/>
      </vt:variant>
      <vt:variant>
        <vt:i4>2031719</vt:i4>
      </vt:variant>
      <vt:variant>
        <vt:i4>705</vt:i4>
      </vt:variant>
      <vt:variant>
        <vt:i4>0</vt:i4>
      </vt:variant>
      <vt:variant>
        <vt:i4>5</vt:i4>
      </vt:variant>
      <vt:variant>
        <vt:lpwstr>mailto:denise.tatone@bell.ca</vt:lpwstr>
      </vt:variant>
      <vt:variant>
        <vt:lpwstr/>
      </vt:variant>
      <vt:variant>
        <vt:i4>8126465</vt:i4>
      </vt:variant>
      <vt:variant>
        <vt:i4>702</vt:i4>
      </vt:variant>
      <vt:variant>
        <vt:i4>0</vt:i4>
      </vt:variant>
      <vt:variant>
        <vt:i4>5</vt:i4>
      </vt:variant>
      <vt:variant>
        <vt:lpwstr>mailto:filomena.sauro@bell.ca</vt:lpwstr>
      </vt:variant>
      <vt:variant>
        <vt:lpwstr/>
      </vt:variant>
      <vt:variant>
        <vt:i4>3014734</vt:i4>
      </vt:variant>
      <vt:variant>
        <vt:i4>699</vt:i4>
      </vt:variant>
      <vt:variant>
        <vt:i4>0</vt:i4>
      </vt:variant>
      <vt:variant>
        <vt:i4>5</vt:i4>
      </vt:variant>
      <vt:variant>
        <vt:lpwstr>mailto:s.batah@bell.ca</vt:lpwstr>
      </vt:variant>
      <vt:variant>
        <vt:lpwstr/>
      </vt:variant>
      <vt:variant>
        <vt:i4>4128840</vt:i4>
      </vt:variant>
      <vt:variant>
        <vt:i4>696</vt:i4>
      </vt:variant>
      <vt:variant>
        <vt:i4>0</vt:i4>
      </vt:variant>
      <vt:variant>
        <vt:i4>5</vt:i4>
      </vt:variant>
      <vt:variant>
        <vt:lpwstr>mailto:rebecca.sedore@bell.ca</vt:lpwstr>
      </vt:variant>
      <vt:variant>
        <vt:lpwstr/>
      </vt:variant>
      <vt:variant>
        <vt:i4>8126465</vt:i4>
      </vt:variant>
      <vt:variant>
        <vt:i4>693</vt:i4>
      </vt:variant>
      <vt:variant>
        <vt:i4>0</vt:i4>
      </vt:variant>
      <vt:variant>
        <vt:i4>5</vt:i4>
      </vt:variant>
      <vt:variant>
        <vt:lpwstr>mailto:filomena.sauro@bell.ca</vt:lpwstr>
      </vt:variant>
      <vt:variant>
        <vt:lpwstr/>
      </vt:variant>
      <vt:variant>
        <vt:i4>2949204</vt:i4>
      </vt:variant>
      <vt:variant>
        <vt:i4>690</vt:i4>
      </vt:variant>
      <vt:variant>
        <vt:i4>0</vt:i4>
      </vt:variant>
      <vt:variant>
        <vt:i4>5</vt:i4>
      </vt:variant>
      <vt:variant>
        <vt:lpwstr>mailto:alan.gordon@cgi.com</vt:lpwstr>
      </vt:variant>
      <vt:variant>
        <vt:lpwstr/>
      </vt:variant>
      <vt:variant>
        <vt:i4>2752586</vt:i4>
      </vt:variant>
      <vt:variant>
        <vt:i4>687</vt:i4>
      </vt:variant>
      <vt:variant>
        <vt:i4>0</vt:i4>
      </vt:variant>
      <vt:variant>
        <vt:i4>5</vt:i4>
      </vt:variant>
      <vt:variant>
        <vt:lpwstr>mailto:rajaramachandran.s@cgi.com</vt:lpwstr>
      </vt:variant>
      <vt:variant>
        <vt:lpwstr/>
      </vt:variant>
      <vt:variant>
        <vt:i4>7405609</vt:i4>
      </vt:variant>
      <vt:variant>
        <vt:i4>684</vt:i4>
      </vt:variant>
      <vt:variant>
        <vt:i4>0</vt:i4>
      </vt:variant>
      <vt:variant>
        <vt:i4>5</vt:i4>
      </vt:variant>
      <vt:variant>
        <vt:lpwstr>mailto:MPC_SUPPORT.CSB@CGI.COM</vt:lpwstr>
      </vt:variant>
      <vt:variant>
        <vt:lpwstr/>
      </vt:variant>
      <vt:variant>
        <vt:i4>5636138</vt:i4>
      </vt:variant>
      <vt:variant>
        <vt:i4>681</vt:i4>
      </vt:variant>
      <vt:variant>
        <vt:i4>0</vt:i4>
      </vt:variant>
      <vt:variant>
        <vt:i4>5</vt:i4>
      </vt:variant>
      <vt:variant>
        <vt:lpwstr>mailto:Marc.bercier@cgi.com</vt:lpwstr>
      </vt:variant>
      <vt:variant>
        <vt:lpwstr/>
      </vt:variant>
      <vt:variant>
        <vt:i4>6422539</vt:i4>
      </vt:variant>
      <vt:variant>
        <vt:i4>678</vt:i4>
      </vt:variant>
      <vt:variant>
        <vt:i4>0</vt:i4>
      </vt:variant>
      <vt:variant>
        <vt:i4>5</vt:i4>
      </vt:variant>
      <vt:variant>
        <vt:lpwstr>mailto:Tim.hersey@cgi.com</vt:lpwstr>
      </vt:variant>
      <vt:variant>
        <vt:lpwstr/>
      </vt:variant>
      <vt:variant>
        <vt:i4>6815774</vt:i4>
      </vt:variant>
      <vt:variant>
        <vt:i4>675</vt:i4>
      </vt:variant>
      <vt:variant>
        <vt:i4>0</vt:i4>
      </vt:variant>
      <vt:variant>
        <vt:i4>5</vt:i4>
      </vt:variant>
      <vt:variant>
        <vt:lpwstr>mailto:Soc.mss@cgi.com</vt:lpwstr>
      </vt:variant>
      <vt:variant>
        <vt:lpwstr/>
      </vt:variant>
      <vt:variant>
        <vt:i4>6684745</vt:i4>
      </vt:variant>
      <vt:variant>
        <vt:i4>672</vt:i4>
      </vt:variant>
      <vt:variant>
        <vt:i4>0</vt:i4>
      </vt:variant>
      <vt:variant>
        <vt:i4>5</vt:i4>
      </vt:variant>
      <vt:variant>
        <vt:lpwstr>mailto:Hway.Storage.team.BAN.INDIA@cgi.com</vt:lpwstr>
      </vt:variant>
      <vt:variant>
        <vt:lpwstr/>
      </vt:variant>
      <vt:variant>
        <vt:i4>8257546</vt:i4>
      </vt:variant>
      <vt:variant>
        <vt:i4>669</vt:i4>
      </vt:variant>
      <vt:variant>
        <vt:i4>0</vt:i4>
      </vt:variant>
      <vt:variant>
        <vt:i4>5</vt:i4>
      </vt:variant>
      <vt:variant>
        <vt:lpwstr>mailto:richard.jamgotchian@cgi.com</vt:lpwstr>
      </vt:variant>
      <vt:variant>
        <vt:lpwstr/>
      </vt:variant>
      <vt:variant>
        <vt:i4>786514</vt:i4>
      </vt:variant>
      <vt:variant>
        <vt:i4>666</vt:i4>
      </vt:variant>
      <vt:variant>
        <vt:i4>0</vt:i4>
      </vt:variant>
      <vt:variant>
        <vt:i4>5</vt:i4>
      </vt:variant>
      <vt:variant>
        <vt:lpwstr>mailto:IGDC_T1_Hwy_Unix.BAN.INDIA@cgi.com</vt:lpwstr>
      </vt:variant>
      <vt:variant>
        <vt:lpwstr/>
      </vt:variant>
      <vt:variant>
        <vt:i4>3801179</vt:i4>
      </vt:variant>
      <vt:variant>
        <vt:i4>663</vt:i4>
      </vt:variant>
      <vt:variant>
        <vt:i4>0</vt:i4>
      </vt:variant>
      <vt:variant>
        <vt:i4>5</vt:i4>
      </vt:variant>
      <vt:variant>
        <vt:lpwstr>mailto:ganesh.rajamani@cgi.com</vt:lpwstr>
      </vt:variant>
      <vt:variant>
        <vt:lpwstr/>
      </vt:variant>
      <vt:variant>
        <vt:i4>2949209</vt:i4>
      </vt:variant>
      <vt:variant>
        <vt:i4>660</vt:i4>
      </vt:variant>
      <vt:variant>
        <vt:i4>0</vt:i4>
      </vt:variant>
      <vt:variant>
        <vt:i4>5</vt:i4>
      </vt:variant>
      <vt:variant>
        <vt:lpwstr>mailto:ghislain.pepin@cgi.com</vt:lpwstr>
      </vt:variant>
      <vt:variant>
        <vt:lpwstr/>
      </vt:variant>
      <vt:variant>
        <vt:i4>524394</vt:i4>
      </vt:variant>
      <vt:variant>
        <vt:i4>657</vt:i4>
      </vt:variant>
      <vt:variant>
        <vt:i4>0</vt:i4>
      </vt:variant>
      <vt:variant>
        <vt:i4>5</vt:i4>
      </vt:variant>
      <vt:variant>
        <vt:lpwstr>mailto:joe.koshy@cgi.com</vt:lpwstr>
      </vt:variant>
      <vt:variant>
        <vt:lpwstr/>
      </vt:variant>
      <vt:variant>
        <vt:i4>7209055</vt:i4>
      </vt:variant>
      <vt:variant>
        <vt:i4>654</vt:i4>
      </vt:variant>
      <vt:variant>
        <vt:i4>0</vt:i4>
      </vt:variant>
      <vt:variant>
        <vt:i4>5</vt:i4>
      </vt:variant>
      <vt:variant>
        <vt:lpwstr>mailto:pramod.kumar.s@cgi.com</vt:lpwstr>
      </vt:variant>
      <vt:variant>
        <vt:lpwstr/>
      </vt:variant>
      <vt:variant>
        <vt:i4>5111842</vt:i4>
      </vt:variant>
      <vt:variant>
        <vt:i4>651</vt:i4>
      </vt:variant>
      <vt:variant>
        <vt:i4>0</vt:i4>
      </vt:variant>
      <vt:variant>
        <vt:i4>5</vt:i4>
      </vt:variant>
      <vt:variant>
        <vt:lpwstr>mailto:kurian.mathew@cgi.com</vt:lpwstr>
      </vt:variant>
      <vt:variant>
        <vt:lpwstr/>
      </vt:variant>
      <vt:variant>
        <vt:i4>6488130</vt:i4>
      </vt:variant>
      <vt:variant>
        <vt:i4>648</vt:i4>
      </vt:variant>
      <vt:variant>
        <vt:i4>0</vt:i4>
      </vt:variant>
      <vt:variant>
        <vt:i4>5</vt:i4>
      </vt:variant>
      <vt:variant>
        <vt:lpwstr>mailto:DTS.PCI.INFRASUPP.ban.india@cgi.com</vt:lpwstr>
      </vt:variant>
      <vt:variant>
        <vt:lpwstr/>
      </vt:variant>
      <vt:variant>
        <vt:i4>1835054</vt:i4>
      </vt:variant>
      <vt:variant>
        <vt:i4>645</vt:i4>
      </vt:variant>
      <vt:variant>
        <vt:i4>0</vt:i4>
      </vt:variant>
      <vt:variant>
        <vt:i4>5</vt:i4>
      </vt:variant>
      <vt:variant>
        <vt:lpwstr>mailto:DTS.PCI.APPSUPP.ban.india@cgi.com</vt:lpwstr>
      </vt:variant>
      <vt:variant>
        <vt:lpwstr/>
      </vt:variant>
      <vt:variant>
        <vt:i4>3670082</vt:i4>
      </vt:variant>
      <vt:variant>
        <vt:i4>642</vt:i4>
      </vt:variant>
      <vt:variant>
        <vt:i4>0</vt:i4>
      </vt:variant>
      <vt:variant>
        <vt:i4>5</vt:i4>
      </vt:variant>
      <vt:variant>
        <vt:lpwstr>mailto:8095598229@mobileemail.vodafone.in</vt:lpwstr>
      </vt:variant>
      <vt:variant>
        <vt:lpwstr/>
      </vt:variant>
      <vt:variant>
        <vt:i4>3801179</vt:i4>
      </vt:variant>
      <vt:variant>
        <vt:i4>639</vt:i4>
      </vt:variant>
      <vt:variant>
        <vt:i4>0</vt:i4>
      </vt:variant>
      <vt:variant>
        <vt:i4>5</vt:i4>
      </vt:variant>
      <vt:variant>
        <vt:lpwstr>mailto:ganesh.rajamani@cgi.com</vt:lpwstr>
      </vt:variant>
      <vt:variant>
        <vt:lpwstr/>
      </vt:variant>
      <vt:variant>
        <vt:i4>2949209</vt:i4>
      </vt:variant>
      <vt:variant>
        <vt:i4>636</vt:i4>
      </vt:variant>
      <vt:variant>
        <vt:i4>0</vt:i4>
      </vt:variant>
      <vt:variant>
        <vt:i4>5</vt:i4>
      </vt:variant>
      <vt:variant>
        <vt:lpwstr>mailto:ghislain.pepin@cgi.com</vt:lpwstr>
      </vt:variant>
      <vt:variant>
        <vt:lpwstr/>
      </vt:variant>
      <vt:variant>
        <vt:i4>524394</vt:i4>
      </vt:variant>
      <vt:variant>
        <vt:i4>633</vt:i4>
      </vt:variant>
      <vt:variant>
        <vt:i4>0</vt:i4>
      </vt:variant>
      <vt:variant>
        <vt:i4>5</vt:i4>
      </vt:variant>
      <vt:variant>
        <vt:lpwstr>mailto:Joe.Koshy@cgi.com</vt:lpwstr>
      </vt:variant>
      <vt:variant>
        <vt:lpwstr/>
      </vt:variant>
      <vt:variant>
        <vt:i4>7209055</vt:i4>
      </vt:variant>
      <vt:variant>
        <vt:i4>630</vt:i4>
      </vt:variant>
      <vt:variant>
        <vt:i4>0</vt:i4>
      </vt:variant>
      <vt:variant>
        <vt:i4>5</vt:i4>
      </vt:variant>
      <vt:variant>
        <vt:lpwstr>mailto:Pramod.Kumar.S@cgi.com</vt:lpwstr>
      </vt:variant>
      <vt:variant>
        <vt:lpwstr/>
      </vt:variant>
      <vt:variant>
        <vt:i4>1835054</vt:i4>
      </vt:variant>
      <vt:variant>
        <vt:i4>627</vt:i4>
      </vt:variant>
      <vt:variant>
        <vt:i4>0</vt:i4>
      </vt:variant>
      <vt:variant>
        <vt:i4>5</vt:i4>
      </vt:variant>
      <vt:variant>
        <vt:lpwstr>mailto:DTS.PCI.APPSUPP.ban.india@cgi.com</vt:lpwstr>
      </vt:variant>
      <vt:variant>
        <vt:lpwstr/>
      </vt:variant>
      <vt:variant>
        <vt:i4>6488130</vt:i4>
      </vt:variant>
      <vt:variant>
        <vt:i4>624</vt:i4>
      </vt:variant>
      <vt:variant>
        <vt:i4>0</vt:i4>
      </vt:variant>
      <vt:variant>
        <vt:i4>5</vt:i4>
      </vt:variant>
      <vt:variant>
        <vt:lpwstr>mailto:DTS.PCI.INFRASUPP.ban.india@cgi.com</vt:lpwstr>
      </vt:variant>
      <vt:variant>
        <vt:lpwstr/>
      </vt:variant>
      <vt:variant>
        <vt:i4>3276871</vt:i4>
      </vt:variant>
      <vt:variant>
        <vt:i4>621</vt:i4>
      </vt:variant>
      <vt:variant>
        <vt:i4>0</vt:i4>
      </vt:variant>
      <vt:variant>
        <vt:i4>5</vt:i4>
      </vt:variant>
      <vt:variant>
        <vt:lpwstr>mailto:9742268534@mobileemail.vodafone.in</vt:lpwstr>
      </vt:variant>
      <vt:variant>
        <vt:lpwstr/>
      </vt:variant>
      <vt:variant>
        <vt:i4>3997765</vt:i4>
      </vt:variant>
      <vt:variant>
        <vt:i4>618</vt:i4>
      </vt:variant>
      <vt:variant>
        <vt:i4>0</vt:i4>
      </vt:variant>
      <vt:variant>
        <vt:i4>5</vt:i4>
      </vt:variant>
      <vt:variant>
        <vt:lpwstr>mailto:9620231899@nma.vodafone.in</vt:lpwstr>
      </vt:variant>
      <vt:variant>
        <vt:lpwstr/>
      </vt:variant>
      <vt:variant>
        <vt:i4>7995507</vt:i4>
      </vt:variant>
      <vt:variant>
        <vt:i4>615</vt:i4>
      </vt:variant>
      <vt:variant>
        <vt:i4>0</vt:i4>
      </vt:variant>
      <vt:variant>
        <vt:i4>5</vt:i4>
      </vt:variant>
      <vt:variant>
        <vt:lpwstr>http://webhost02.on.bell.ca/SLM/slaonweb/NewSupportInfo.asp</vt:lpwstr>
      </vt:variant>
      <vt:variant>
        <vt:lpwstr/>
      </vt:variant>
      <vt:variant>
        <vt:i4>1638429</vt:i4>
      </vt:variant>
      <vt:variant>
        <vt:i4>603</vt:i4>
      </vt:variant>
      <vt:variant>
        <vt:i4>0</vt:i4>
      </vt:variant>
      <vt:variant>
        <vt:i4>5</vt:i4>
      </vt:variant>
      <vt:variant>
        <vt:lpwstr>https://pcidts-qa.int.bell.ca:2445/DTSWeb/PaymentService</vt:lpwstr>
      </vt:variant>
      <vt:variant>
        <vt:lpwstr/>
      </vt:variant>
      <vt:variant>
        <vt:i4>655361</vt:i4>
      </vt:variant>
      <vt:variant>
        <vt:i4>600</vt:i4>
      </vt:variant>
      <vt:variant>
        <vt:i4>0</vt:i4>
      </vt:variant>
      <vt:variant>
        <vt:i4>5</vt:i4>
      </vt:variant>
      <vt:variant>
        <vt:lpwstr>https://pcidts.int.bell.ca:445/DTSWeb/PaymentService</vt:lpwstr>
      </vt:variant>
      <vt:variant>
        <vt:lpwstr/>
      </vt:variant>
      <vt:variant>
        <vt:i4>118</vt:i4>
      </vt:variant>
      <vt:variant>
        <vt:i4>588</vt:i4>
      </vt:variant>
      <vt:variant>
        <vt:i4>0</vt:i4>
      </vt:variant>
      <vt:variant>
        <vt:i4>5</vt:i4>
      </vt:variant>
      <vt:variant>
        <vt:lpwstr/>
      </vt:variant>
      <vt:variant>
        <vt:lpwstr>_CGI_MAS_DTS-PVS</vt:lpwstr>
      </vt:variant>
      <vt:variant>
        <vt:i4>1245247</vt:i4>
      </vt:variant>
      <vt:variant>
        <vt:i4>581</vt:i4>
      </vt:variant>
      <vt:variant>
        <vt:i4>0</vt:i4>
      </vt:variant>
      <vt:variant>
        <vt:i4>5</vt:i4>
      </vt:variant>
      <vt:variant>
        <vt:lpwstr/>
      </vt:variant>
      <vt:variant>
        <vt:lpwstr>_Toc330385419</vt:lpwstr>
      </vt:variant>
      <vt:variant>
        <vt:i4>1245247</vt:i4>
      </vt:variant>
      <vt:variant>
        <vt:i4>575</vt:i4>
      </vt:variant>
      <vt:variant>
        <vt:i4>0</vt:i4>
      </vt:variant>
      <vt:variant>
        <vt:i4>5</vt:i4>
      </vt:variant>
      <vt:variant>
        <vt:lpwstr/>
      </vt:variant>
      <vt:variant>
        <vt:lpwstr>_Toc330385418</vt:lpwstr>
      </vt:variant>
      <vt:variant>
        <vt:i4>1245247</vt:i4>
      </vt:variant>
      <vt:variant>
        <vt:i4>569</vt:i4>
      </vt:variant>
      <vt:variant>
        <vt:i4>0</vt:i4>
      </vt:variant>
      <vt:variant>
        <vt:i4>5</vt:i4>
      </vt:variant>
      <vt:variant>
        <vt:lpwstr/>
      </vt:variant>
      <vt:variant>
        <vt:lpwstr>_Toc330385417</vt:lpwstr>
      </vt:variant>
      <vt:variant>
        <vt:i4>1245247</vt:i4>
      </vt:variant>
      <vt:variant>
        <vt:i4>563</vt:i4>
      </vt:variant>
      <vt:variant>
        <vt:i4>0</vt:i4>
      </vt:variant>
      <vt:variant>
        <vt:i4>5</vt:i4>
      </vt:variant>
      <vt:variant>
        <vt:lpwstr/>
      </vt:variant>
      <vt:variant>
        <vt:lpwstr>_Toc330385416</vt:lpwstr>
      </vt:variant>
      <vt:variant>
        <vt:i4>1245247</vt:i4>
      </vt:variant>
      <vt:variant>
        <vt:i4>557</vt:i4>
      </vt:variant>
      <vt:variant>
        <vt:i4>0</vt:i4>
      </vt:variant>
      <vt:variant>
        <vt:i4>5</vt:i4>
      </vt:variant>
      <vt:variant>
        <vt:lpwstr/>
      </vt:variant>
      <vt:variant>
        <vt:lpwstr>_Toc330385415</vt:lpwstr>
      </vt:variant>
      <vt:variant>
        <vt:i4>1245247</vt:i4>
      </vt:variant>
      <vt:variant>
        <vt:i4>551</vt:i4>
      </vt:variant>
      <vt:variant>
        <vt:i4>0</vt:i4>
      </vt:variant>
      <vt:variant>
        <vt:i4>5</vt:i4>
      </vt:variant>
      <vt:variant>
        <vt:lpwstr/>
      </vt:variant>
      <vt:variant>
        <vt:lpwstr>_Toc330385414</vt:lpwstr>
      </vt:variant>
      <vt:variant>
        <vt:i4>1245247</vt:i4>
      </vt:variant>
      <vt:variant>
        <vt:i4>545</vt:i4>
      </vt:variant>
      <vt:variant>
        <vt:i4>0</vt:i4>
      </vt:variant>
      <vt:variant>
        <vt:i4>5</vt:i4>
      </vt:variant>
      <vt:variant>
        <vt:lpwstr/>
      </vt:variant>
      <vt:variant>
        <vt:lpwstr>_Toc330385413</vt:lpwstr>
      </vt:variant>
      <vt:variant>
        <vt:i4>1245247</vt:i4>
      </vt:variant>
      <vt:variant>
        <vt:i4>539</vt:i4>
      </vt:variant>
      <vt:variant>
        <vt:i4>0</vt:i4>
      </vt:variant>
      <vt:variant>
        <vt:i4>5</vt:i4>
      </vt:variant>
      <vt:variant>
        <vt:lpwstr/>
      </vt:variant>
      <vt:variant>
        <vt:lpwstr>_Toc330385412</vt:lpwstr>
      </vt:variant>
      <vt:variant>
        <vt:i4>1245247</vt:i4>
      </vt:variant>
      <vt:variant>
        <vt:i4>533</vt:i4>
      </vt:variant>
      <vt:variant>
        <vt:i4>0</vt:i4>
      </vt:variant>
      <vt:variant>
        <vt:i4>5</vt:i4>
      </vt:variant>
      <vt:variant>
        <vt:lpwstr/>
      </vt:variant>
      <vt:variant>
        <vt:lpwstr>_Toc330385411</vt:lpwstr>
      </vt:variant>
      <vt:variant>
        <vt:i4>1245247</vt:i4>
      </vt:variant>
      <vt:variant>
        <vt:i4>527</vt:i4>
      </vt:variant>
      <vt:variant>
        <vt:i4>0</vt:i4>
      </vt:variant>
      <vt:variant>
        <vt:i4>5</vt:i4>
      </vt:variant>
      <vt:variant>
        <vt:lpwstr/>
      </vt:variant>
      <vt:variant>
        <vt:lpwstr>_Toc330385410</vt:lpwstr>
      </vt:variant>
      <vt:variant>
        <vt:i4>1179711</vt:i4>
      </vt:variant>
      <vt:variant>
        <vt:i4>521</vt:i4>
      </vt:variant>
      <vt:variant>
        <vt:i4>0</vt:i4>
      </vt:variant>
      <vt:variant>
        <vt:i4>5</vt:i4>
      </vt:variant>
      <vt:variant>
        <vt:lpwstr/>
      </vt:variant>
      <vt:variant>
        <vt:lpwstr>_Toc330385409</vt:lpwstr>
      </vt:variant>
      <vt:variant>
        <vt:i4>1179711</vt:i4>
      </vt:variant>
      <vt:variant>
        <vt:i4>515</vt:i4>
      </vt:variant>
      <vt:variant>
        <vt:i4>0</vt:i4>
      </vt:variant>
      <vt:variant>
        <vt:i4>5</vt:i4>
      </vt:variant>
      <vt:variant>
        <vt:lpwstr/>
      </vt:variant>
      <vt:variant>
        <vt:lpwstr>_Toc330385408</vt:lpwstr>
      </vt:variant>
      <vt:variant>
        <vt:i4>1179711</vt:i4>
      </vt:variant>
      <vt:variant>
        <vt:i4>509</vt:i4>
      </vt:variant>
      <vt:variant>
        <vt:i4>0</vt:i4>
      </vt:variant>
      <vt:variant>
        <vt:i4>5</vt:i4>
      </vt:variant>
      <vt:variant>
        <vt:lpwstr/>
      </vt:variant>
      <vt:variant>
        <vt:lpwstr>_Toc330385407</vt:lpwstr>
      </vt:variant>
      <vt:variant>
        <vt:i4>1179711</vt:i4>
      </vt:variant>
      <vt:variant>
        <vt:i4>503</vt:i4>
      </vt:variant>
      <vt:variant>
        <vt:i4>0</vt:i4>
      </vt:variant>
      <vt:variant>
        <vt:i4>5</vt:i4>
      </vt:variant>
      <vt:variant>
        <vt:lpwstr/>
      </vt:variant>
      <vt:variant>
        <vt:lpwstr>_Toc330385406</vt:lpwstr>
      </vt:variant>
      <vt:variant>
        <vt:i4>1179711</vt:i4>
      </vt:variant>
      <vt:variant>
        <vt:i4>497</vt:i4>
      </vt:variant>
      <vt:variant>
        <vt:i4>0</vt:i4>
      </vt:variant>
      <vt:variant>
        <vt:i4>5</vt:i4>
      </vt:variant>
      <vt:variant>
        <vt:lpwstr/>
      </vt:variant>
      <vt:variant>
        <vt:lpwstr>_Toc330385405</vt:lpwstr>
      </vt:variant>
      <vt:variant>
        <vt:i4>1179711</vt:i4>
      </vt:variant>
      <vt:variant>
        <vt:i4>491</vt:i4>
      </vt:variant>
      <vt:variant>
        <vt:i4>0</vt:i4>
      </vt:variant>
      <vt:variant>
        <vt:i4>5</vt:i4>
      </vt:variant>
      <vt:variant>
        <vt:lpwstr/>
      </vt:variant>
      <vt:variant>
        <vt:lpwstr>_Toc330385404</vt:lpwstr>
      </vt:variant>
      <vt:variant>
        <vt:i4>1179711</vt:i4>
      </vt:variant>
      <vt:variant>
        <vt:i4>485</vt:i4>
      </vt:variant>
      <vt:variant>
        <vt:i4>0</vt:i4>
      </vt:variant>
      <vt:variant>
        <vt:i4>5</vt:i4>
      </vt:variant>
      <vt:variant>
        <vt:lpwstr/>
      </vt:variant>
      <vt:variant>
        <vt:lpwstr>_Toc330385403</vt:lpwstr>
      </vt:variant>
      <vt:variant>
        <vt:i4>1179711</vt:i4>
      </vt:variant>
      <vt:variant>
        <vt:i4>479</vt:i4>
      </vt:variant>
      <vt:variant>
        <vt:i4>0</vt:i4>
      </vt:variant>
      <vt:variant>
        <vt:i4>5</vt:i4>
      </vt:variant>
      <vt:variant>
        <vt:lpwstr/>
      </vt:variant>
      <vt:variant>
        <vt:lpwstr>_Toc330385402</vt:lpwstr>
      </vt:variant>
      <vt:variant>
        <vt:i4>1179711</vt:i4>
      </vt:variant>
      <vt:variant>
        <vt:i4>473</vt:i4>
      </vt:variant>
      <vt:variant>
        <vt:i4>0</vt:i4>
      </vt:variant>
      <vt:variant>
        <vt:i4>5</vt:i4>
      </vt:variant>
      <vt:variant>
        <vt:lpwstr/>
      </vt:variant>
      <vt:variant>
        <vt:lpwstr>_Toc330385401</vt:lpwstr>
      </vt:variant>
      <vt:variant>
        <vt:i4>1179711</vt:i4>
      </vt:variant>
      <vt:variant>
        <vt:i4>467</vt:i4>
      </vt:variant>
      <vt:variant>
        <vt:i4>0</vt:i4>
      </vt:variant>
      <vt:variant>
        <vt:i4>5</vt:i4>
      </vt:variant>
      <vt:variant>
        <vt:lpwstr/>
      </vt:variant>
      <vt:variant>
        <vt:lpwstr>_Toc330385400</vt:lpwstr>
      </vt:variant>
      <vt:variant>
        <vt:i4>1769528</vt:i4>
      </vt:variant>
      <vt:variant>
        <vt:i4>461</vt:i4>
      </vt:variant>
      <vt:variant>
        <vt:i4>0</vt:i4>
      </vt:variant>
      <vt:variant>
        <vt:i4>5</vt:i4>
      </vt:variant>
      <vt:variant>
        <vt:lpwstr/>
      </vt:variant>
      <vt:variant>
        <vt:lpwstr>_Toc330385399</vt:lpwstr>
      </vt:variant>
      <vt:variant>
        <vt:i4>1769528</vt:i4>
      </vt:variant>
      <vt:variant>
        <vt:i4>455</vt:i4>
      </vt:variant>
      <vt:variant>
        <vt:i4>0</vt:i4>
      </vt:variant>
      <vt:variant>
        <vt:i4>5</vt:i4>
      </vt:variant>
      <vt:variant>
        <vt:lpwstr/>
      </vt:variant>
      <vt:variant>
        <vt:lpwstr>_Toc330385398</vt:lpwstr>
      </vt:variant>
      <vt:variant>
        <vt:i4>1769528</vt:i4>
      </vt:variant>
      <vt:variant>
        <vt:i4>449</vt:i4>
      </vt:variant>
      <vt:variant>
        <vt:i4>0</vt:i4>
      </vt:variant>
      <vt:variant>
        <vt:i4>5</vt:i4>
      </vt:variant>
      <vt:variant>
        <vt:lpwstr/>
      </vt:variant>
      <vt:variant>
        <vt:lpwstr>_Toc330385397</vt:lpwstr>
      </vt:variant>
      <vt:variant>
        <vt:i4>1769528</vt:i4>
      </vt:variant>
      <vt:variant>
        <vt:i4>443</vt:i4>
      </vt:variant>
      <vt:variant>
        <vt:i4>0</vt:i4>
      </vt:variant>
      <vt:variant>
        <vt:i4>5</vt:i4>
      </vt:variant>
      <vt:variant>
        <vt:lpwstr/>
      </vt:variant>
      <vt:variant>
        <vt:lpwstr>_Toc330385396</vt:lpwstr>
      </vt:variant>
      <vt:variant>
        <vt:i4>1769528</vt:i4>
      </vt:variant>
      <vt:variant>
        <vt:i4>437</vt:i4>
      </vt:variant>
      <vt:variant>
        <vt:i4>0</vt:i4>
      </vt:variant>
      <vt:variant>
        <vt:i4>5</vt:i4>
      </vt:variant>
      <vt:variant>
        <vt:lpwstr/>
      </vt:variant>
      <vt:variant>
        <vt:lpwstr>_Toc330385395</vt:lpwstr>
      </vt:variant>
      <vt:variant>
        <vt:i4>1769528</vt:i4>
      </vt:variant>
      <vt:variant>
        <vt:i4>431</vt:i4>
      </vt:variant>
      <vt:variant>
        <vt:i4>0</vt:i4>
      </vt:variant>
      <vt:variant>
        <vt:i4>5</vt:i4>
      </vt:variant>
      <vt:variant>
        <vt:lpwstr/>
      </vt:variant>
      <vt:variant>
        <vt:lpwstr>_Toc330385394</vt:lpwstr>
      </vt:variant>
      <vt:variant>
        <vt:i4>1769528</vt:i4>
      </vt:variant>
      <vt:variant>
        <vt:i4>425</vt:i4>
      </vt:variant>
      <vt:variant>
        <vt:i4>0</vt:i4>
      </vt:variant>
      <vt:variant>
        <vt:i4>5</vt:i4>
      </vt:variant>
      <vt:variant>
        <vt:lpwstr/>
      </vt:variant>
      <vt:variant>
        <vt:lpwstr>_Toc330385393</vt:lpwstr>
      </vt:variant>
      <vt:variant>
        <vt:i4>1769528</vt:i4>
      </vt:variant>
      <vt:variant>
        <vt:i4>419</vt:i4>
      </vt:variant>
      <vt:variant>
        <vt:i4>0</vt:i4>
      </vt:variant>
      <vt:variant>
        <vt:i4>5</vt:i4>
      </vt:variant>
      <vt:variant>
        <vt:lpwstr/>
      </vt:variant>
      <vt:variant>
        <vt:lpwstr>_Toc330385392</vt:lpwstr>
      </vt:variant>
      <vt:variant>
        <vt:i4>1769528</vt:i4>
      </vt:variant>
      <vt:variant>
        <vt:i4>413</vt:i4>
      </vt:variant>
      <vt:variant>
        <vt:i4>0</vt:i4>
      </vt:variant>
      <vt:variant>
        <vt:i4>5</vt:i4>
      </vt:variant>
      <vt:variant>
        <vt:lpwstr/>
      </vt:variant>
      <vt:variant>
        <vt:lpwstr>_Toc330385391</vt:lpwstr>
      </vt:variant>
      <vt:variant>
        <vt:i4>1769528</vt:i4>
      </vt:variant>
      <vt:variant>
        <vt:i4>407</vt:i4>
      </vt:variant>
      <vt:variant>
        <vt:i4>0</vt:i4>
      </vt:variant>
      <vt:variant>
        <vt:i4>5</vt:i4>
      </vt:variant>
      <vt:variant>
        <vt:lpwstr/>
      </vt:variant>
      <vt:variant>
        <vt:lpwstr>_Toc330385390</vt:lpwstr>
      </vt:variant>
      <vt:variant>
        <vt:i4>1703992</vt:i4>
      </vt:variant>
      <vt:variant>
        <vt:i4>401</vt:i4>
      </vt:variant>
      <vt:variant>
        <vt:i4>0</vt:i4>
      </vt:variant>
      <vt:variant>
        <vt:i4>5</vt:i4>
      </vt:variant>
      <vt:variant>
        <vt:lpwstr/>
      </vt:variant>
      <vt:variant>
        <vt:lpwstr>_Toc330385389</vt:lpwstr>
      </vt:variant>
      <vt:variant>
        <vt:i4>1703992</vt:i4>
      </vt:variant>
      <vt:variant>
        <vt:i4>395</vt:i4>
      </vt:variant>
      <vt:variant>
        <vt:i4>0</vt:i4>
      </vt:variant>
      <vt:variant>
        <vt:i4>5</vt:i4>
      </vt:variant>
      <vt:variant>
        <vt:lpwstr/>
      </vt:variant>
      <vt:variant>
        <vt:lpwstr>_Toc330385388</vt:lpwstr>
      </vt:variant>
      <vt:variant>
        <vt:i4>1703992</vt:i4>
      </vt:variant>
      <vt:variant>
        <vt:i4>389</vt:i4>
      </vt:variant>
      <vt:variant>
        <vt:i4>0</vt:i4>
      </vt:variant>
      <vt:variant>
        <vt:i4>5</vt:i4>
      </vt:variant>
      <vt:variant>
        <vt:lpwstr/>
      </vt:variant>
      <vt:variant>
        <vt:lpwstr>_Toc330385387</vt:lpwstr>
      </vt:variant>
      <vt:variant>
        <vt:i4>1703992</vt:i4>
      </vt:variant>
      <vt:variant>
        <vt:i4>383</vt:i4>
      </vt:variant>
      <vt:variant>
        <vt:i4>0</vt:i4>
      </vt:variant>
      <vt:variant>
        <vt:i4>5</vt:i4>
      </vt:variant>
      <vt:variant>
        <vt:lpwstr/>
      </vt:variant>
      <vt:variant>
        <vt:lpwstr>_Toc330385386</vt:lpwstr>
      </vt:variant>
      <vt:variant>
        <vt:i4>1703992</vt:i4>
      </vt:variant>
      <vt:variant>
        <vt:i4>377</vt:i4>
      </vt:variant>
      <vt:variant>
        <vt:i4>0</vt:i4>
      </vt:variant>
      <vt:variant>
        <vt:i4>5</vt:i4>
      </vt:variant>
      <vt:variant>
        <vt:lpwstr/>
      </vt:variant>
      <vt:variant>
        <vt:lpwstr>_Toc330385385</vt:lpwstr>
      </vt:variant>
      <vt:variant>
        <vt:i4>1703992</vt:i4>
      </vt:variant>
      <vt:variant>
        <vt:i4>371</vt:i4>
      </vt:variant>
      <vt:variant>
        <vt:i4>0</vt:i4>
      </vt:variant>
      <vt:variant>
        <vt:i4>5</vt:i4>
      </vt:variant>
      <vt:variant>
        <vt:lpwstr/>
      </vt:variant>
      <vt:variant>
        <vt:lpwstr>_Toc330385384</vt:lpwstr>
      </vt:variant>
      <vt:variant>
        <vt:i4>1703992</vt:i4>
      </vt:variant>
      <vt:variant>
        <vt:i4>365</vt:i4>
      </vt:variant>
      <vt:variant>
        <vt:i4>0</vt:i4>
      </vt:variant>
      <vt:variant>
        <vt:i4>5</vt:i4>
      </vt:variant>
      <vt:variant>
        <vt:lpwstr/>
      </vt:variant>
      <vt:variant>
        <vt:lpwstr>_Toc330385383</vt:lpwstr>
      </vt:variant>
      <vt:variant>
        <vt:i4>1703992</vt:i4>
      </vt:variant>
      <vt:variant>
        <vt:i4>359</vt:i4>
      </vt:variant>
      <vt:variant>
        <vt:i4>0</vt:i4>
      </vt:variant>
      <vt:variant>
        <vt:i4>5</vt:i4>
      </vt:variant>
      <vt:variant>
        <vt:lpwstr/>
      </vt:variant>
      <vt:variant>
        <vt:lpwstr>_Toc330385382</vt:lpwstr>
      </vt:variant>
      <vt:variant>
        <vt:i4>1703992</vt:i4>
      </vt:variant>
      <vt:variant>
        <vt:i4>353</vt:i4>
      </vt:variant>
      <vt:variant>
        <vt:i4>0</vt:i4>
      </vt:variant>
      <vt:variant>
        <vt:i4>5</vt:i4>
      </vt:variant>
      <vt:variant>
        <vt:lpwstr/>
      </vt:variant>
      <vt:variant>
        <vt:lpwstr>_Toc330385381</vt:lpwstr>
      </vt:variant>
      <vt:variant>
        <vt:i4>1703992</vt:i4>
      </vt:variant>
      <vt:variant>
        <vt:i4>347</vt:i4>
      </vt:variant>
      <vt:variant>
        <vt:i4>0</vt:i4>
      </vt:variant>
      <vt:variant>
        <vt:i4>5</vt:i4>
      </vt:variant>
      <vt:variant>
        <vt:lpwstr/>
      </vt:variant>
      <vt:variant>
        <vt:lpwstr>_Toc330385380</vt:lpwstr>
      </vt:variant>
      <vt:variant>
        <vt:i4>1376312</vt:i4>
      </vt:variant>
      <vt:variant>
        <vt:i4>341</vt:i4>
      </vt:variant>
      <vt:variant>
        <vt:i4>0</vt:i4>
      </vt:variant>
      <vt:variant>
        <vt:i4>5</vt:i4>
      </vt:variant>
      <vt:variant>
        <vt:lpwstr/>
      </vt:variant>
      <vt:variant>
        <vt:lpwstr>_Toc330385379</vt:lpwstr>
      </vt:variant>
      <vt:variant>
        <vt:i4>1376312</vt:i4>
      </vt:variant>
      <vt:variant>
        <vt:i4>335</vt:i4>
      </vt:variant>
      <vt:variant>
        <vt:i4>0</vt:i4>
      </vt:variant>
      <vt:variant>
        <vt:i4>5</vt:i4>
      </vt:variant>
      <vt:variant>
        <vt:lpwstr/>
      </vt:variant>
      <vt:variant>
        <vt:lpwstr>_Toc330385378</vt:lpwstr>
      </vt:variant>
      <vt:variant>
        <vt:i4>1376312</vt:i4>
      </vt:variant>
      <vt:variant>
        <vt:i4>329</vt:i4>
      </vt:variant>
      <vt:variant>
        <vt:i4>0</vt:i4>
      </vt:variant>
      <vt:variant>
        <vt:i4>5</vt:i4>
      </vt:variant>
      <vt:variant>
        <vt:lpwstr/>
      </vt:variant>
      <vt:variant>
        <vt:lpwstr>_Toc330385377</vt:lpwstr>
      </vt:variant>
      <vt:variant>
        <vt:i4>1376312</vt:i4>
      </vt:variant>
      <vt:variant>
        <vt:i4>323</vt:i4>
      </vt:variant>
      <vt:variant>
        <vt:i4>0</vt:i4>
      </vt:variant>
      <vt:variant>
        <vt:i4>5</vt:i4>
      </vt:variant>
      <vt:variant>
        <vt:lpwstr/>
      </vt:variant>
      <vt:variant>
        <vt:lpwstr>_Toc330385376</vt:lpwstr>
      </vt:variant>
      <vt:variant>
        <vt:i4>1376312</vt:i4>
      </vt:variant>
      <vt:variant>
        <vt:i4>317</vt:i4>
      </vt:variant>
      <vt:variant>
        <vt:i4>0</vt:i4>
      </vt:variant>
      <vt:variant>
        <vt:i4>5</vt:i4>
      </vt:variant>
      <vt:variant>
        <vt:lpwstr/>
      </vt:variant>
      <vt:variant>
        <vt:lpwstr>_Toc330385375</vt:lpwstr>
      </vt:variant>
      <vt:variant>
        <vt:i4>1376312</vt:i4>
      </vt:variant>
      <vt:variant>
        <vt:i4>311</vt:i4>
      </vt:variant>
      <vt:variant>
        <vt:i4>0</vt:i4>
      </vt:variant>
      <vt:variant>
        <vt:i4>5</vt:i4>
      </vt:variant>
      <vt:variant>
        <vt:lpwstr/>
      </vt:variant>
      <vt:variant>
        <vt:lpwstr>_Toc330385374</vt:lpwstr>
      </vt:variant>
      <vt:variant>
        <vt:i4>1376312</vt:i4>
      </vt:variant>
      <vt:variant>
        <vt:i4>305</vt:i4>
      </vt:variant>
      <vt:variant>
        <vt:i4>0</vt:i4>
      </vt:variant>
      <vt:variant>
        <vt:i4>5</vt:i4>
      </vt:variant>
      <vt:variant>
        <vt:lpwstr/>
      </vt:variant>
      <vt:variant>
        <vt:lpwstr>_Toc330385373</vt:lpwstr>
      </vt:variant>
      <vt:variant>
        <vt:i4>1376312</vt:i4>
      </vt:variant>
      <vt:variant>
        <vt:i4>299</vt:i4>
      </vt:variant>
      <vt:variant>
        <vt:i4>0</vt:i4>
      </vt:variant>
      <vt:variant>
        <vt:i4>5</vt:i4>
      </vt:variant>
      <vt:variant>
        <vt:lpwstr/>
      </vt:variant>
      <vt:variant>
        <vt:lpwstr>_Toc330385372</vt:lpwstr>
      </vt:variant>
      <vt:variant>
        <vt:i4>1376312</vt:i4>
      </vt:variant>
      <vt:variant>
        <vt:i4>293</vt:i4>
      </vt:variant>
      <vt:variant>
        <vt:i4>0</vt:i4>
      </vt:variant>
      <vt:variant>
        <vt:i4>5</vt:i4>
      </vt:variant>
      <vt:variant>
        <vt:lpwstr/>
      </vt:variant>
      <vt:variant>
        <vt:lpwstr>_Toc330385371</vt:lpwstr>
      </vt:variant>
      <vt:variant>
        <vt:i4>1376312</vt:i4>
      </vt:variant>
      <vt:variant>
        <vt:i4>287</vt:i4>
      </vt:variant>
      <vt:variant>
        <vt:i4>0</vt:i4>
      </vt:variant>
      <vt:variant>
        <vt:i4>5</vt:i4>
      </vt:variant>
      <vt:variant>
        <vt:lpwstr/>
      </vt:variant>
      <vt:variant>
        <vt:lpwstr>_Toc330385370</vt:lpwstr>
      </vt:variant>
      <vt:variant>
        <vt:i4>1310776</vt:i4>
      </vt:variant>
      <vt:variant>
        <vt:i4>281</vt:i4>
      </vt:variant>
      <vt:variant>
        <vt:i4>0</vt:i4>
      </vt:variant>
      <vt:variant>
        <vt:i4>5</vt:i4>
      </vt:variant>
      <vt:variant>
        <vt:lpwstr/>
      </vt:variant>
      <vt:variant>
        <vt:lpwstr>_Toc330385369</vt:lpwstr>
      </vt:variant>
      <vt:variant>
        <vt:i4>1310776</vt:i4>
      </vt:variant>
      <vt:variant>
        <vt:i4>275</vt:i4>
      </vt:variant>
      <vt:variant>
        <vt:i4>0</vt:i4>
      </vt:variant>
      <vt:variant>
        <vt:i4>5</vt:i4>
      </vt:variant>
      <vt:variant>
        <vt:lpwstr/>
      </vt:variant>
      <vt:variant>
        <vt:lpwstr>_Toc330385368</vt:lpwstr>
      </vt:variant>
      <vt:variant>
        <vt:i4>1310776</vt:i4>
      </vt:variant>
      <vt:variant>
        <vt:i4>269</vt:i4>
      </vt:variant>
      <vt:variant>
        <vt:i4>0</vt:i4>
      </vt:variant>
      <vt:variant>
        <vt:i4>5</vt:i4>
      </vt:variant>
      <vt:variant>
        <vt:lpwstr/>
      </vt:variant>
      <vt:variant>
        <vt:lpwstr>_Toc330385367</vt:lpwstr>
      </vt:variant>
      <vt:variant>
        <vt:i4>1310776</vt:i4>
      </vt:variant>
      <vt:variant>
        <vt:i4>263</vt:i4>
      </vt:variant>
      <vt:variant>
        <vt:i4>0</vt:i4>
      </vt:variant>
      <vt:variant>
        <vt:i4>5</vt:i4>
      </vt:variant>
      <vt:variant>
        <vt:lpwstr/>
      </vt:variant>
      <vt:variant>
        <vt:lpwstr>_Toc330385366</vt:lpwstr>
      </vt:variant>
      <vt:variant>
        <vt:i4>1310776</vt:i4>
      </vt:variant>
      <vt:variant>
        <vt:i4>257</vt:i4>
      </vt:variant>
      <vt:variant>
        <vt:i4>0</vt:i4>
      </vt:variant>
      <vt:variant>
        <vt:i4>5</vt:i4>
      </vt:variant>
      <vt:variant>
        <vt:lpwstr/>
      </vt:variant>
      <vt:variant>
        <vt:lpwstr>_Toc330385365</vt:lpwstr>
      </vt:variant>
      <vt:variant>
        <vt:i4>1310776</vt:i4>
      </vt:variant>
      <vt:variant>
        <vt:i4>251</vt:i4>
      </vt:variant>
      <vt:variant>
        <vt:i4>0</vt:i4>
      </vt:variant>
      <vt:variant>
        <vt:i4>5</vt:i4>
      </vt:variant>
      <vt:variant>
        <vt:lpwstr/>
      </vt:variant>
      <vt:variant>
        <vt:lpwstr>_Toc330385364</vt:lpwstr>
      </vt:variant>
      <vt:variant>
        <vt:i4>1310776</vt:i4>
      </vt:variant>
      <vt:variant>
        <vt:i4>245</vt:i4>
      </vt:variant>
      <vt:variant>
        <vt:i4>0</vt:i4>
      </vt:variant>
      <vt:variant>
        <vt:i4>5</vt:i4>
      </vt:variant>
      <vt:variant>
        <vt:lpwstr/>
      </vt:variant>
      <vt:variant>
        <vt:lpwstr>_Toc330385363</vt:lpwstr>
      </vt:variant>
      <vt:variant>
        <vt:i4>1310776</vt:i4>
      </vt:variant>
      <vt:variant>
        <vt:i4>239</vt:i4>
      </vt:variant>
      <vt:variant>
        <vt:i4>0</vt:i4>
      </vt:variant>
      <vt:variant>
        <vt:i4>5</vt:i4>
      </vt:variant>
      <vt:variant>
        <vt:lpwstr/>
      </vt:variant>
      <vt:variant>
        <vt:lpwstr>_Toc330385362</vt:lpwstr>
      </vt:variant>
      <vt:variant>
        <vt:i4>1310776</vt:i4>
      </vt:variant>
      <vt:variant>
        <vt:i4>233</vt:i4>
      </vt:variant>
      <vt:variant>
        <vt:i4>0</vt:i4>
      </vt:variant>
      <vt:variant>
        <vt:i4>5</vt:i4>
      </vt:variant>
      <vt:variant>
        <vt:lpwstr/>
      </vt:variant>
      <vt:variant>
        <vt:lpwstr>_Toc330385361</vt:lpwstr>
      </vt:variant>
      <vt:variant>
        <vt:i4>1310776</vt:i4>
      </vt:variant>
      <vt:variant>
        <vt:i4>227</vt:i4>
      </vt:variant>
      <vt:variant>
        <vt:i4>0</vt:i4>
      </vt:variant>
      <vt:variant>
        <vt:i4>5</vt:i4>
      </vt:variant>
      <vt:variant>
        <vt:lpwstr/>
      </vt:variant>
      <vt:variant>
        <vt:lpwstr>_Toc330385360</vt:lpwstr>
      </vt:variant>
      <vt:variant>
        <vt:i4>1507384</vt:i4>
      </vt:variant>
      <vt:variant>
        <vt:i4>221</vt:i4>
      </vt:variant>
      <vt:variant>
        <vt:i4>0</vt:i4>
      </vt:variant>
      <vt:variant>
        <vt:i4>5</vt:i4>
      </vt:variant>
      <vt:variant>
        <vt:lpwstr/>
      </vt:variant>
      <vt:variant>
        <vt:lpwstr>_Toc330385359</vt:lpwstr>
      </vt:variant>
      <vt:variant>
        <vt:i4>1507384</vt:i4>
      </vt:variant>
      <vt:variant>
        <vt:i4>215</vt:i4>
      </vt:variant>
      <vt:variant>
        <vt:i4>0</vt:i4>
      </vt:variant>
      <vt:variant>
        <vt:i4>5</vt:i4>
      </vt:variant>
      <vt:variant>
        <vt:lpwstr/>
      </vt:variant>
      <vt:variant>
        <vt:lpwstr>_Toc330385358</vt:lpwstr>
      </vt:variant>
      <vt:variant>
        <vt:i4>1507384</vt:i4>
      </vt:variant>
      <vt:variant>
        <vt:i4>209</vt:i4>
      </vt:variant>
      <vt:variant>
        <vt:i4>0</vt:i4>
      </vt:variant>
      <vt:variant>
        <vt:i4>5</vt:i4>
      </vt:variant>
      <vt:variant>
        <vt:lpwstr/>
      </vt:variant>
      <vt:variant>
        <vt:lpwstr>_Toc330385357</vt:lpwstr>
      </vt:variant>
      <vt:variant>
        <vt:i4>1507384</vt:i4>
      </vt:variant>
      <vt:variant>
        <vt:i4>203</vt:i4>
      </vt:variant>
      <vt:variant>
        <vt:i4>0</vt:i4>
      </vt:variant>
      <vt:variant>
        <vt:i4>5</vt:i4>
      </vt:variant>
      <vt:variant>
        <vt:lpwstr/>
      </vt:variant>
      <vt:variant>
        <vt:lpwstr>_Toc330385356</vt:lpwstr>
      </vt:variant>
      <vt:variant>
        <vt:i4>1507384</vt:i4>
      </vt:variant>
      <vt:variant>
        <vt:i4>197</vt:i4>
      </vt:variant>
      <vt:variant>
        <vt:i4>0</vt:i4>
      </vt:variant>
      <vt:variant>
        <vt:i4>5</vt:i4>
      </vt:variant>
      <vt:variant>
        <vt:lpwstr/>
      </vt:variant>
      <vt:variant>
        <vt:lpwstr>_Toc330385355</vt:lpwstr>
      </vt:variant>
      <vt:variant>
        <vt:i4>1507384</vt:i4>
      </vt:variant>
      <vt:variant>
        <vt:i4>191</vt:i4>
      </vt:variant>
      <vt:variant>
        <vt:i4>0</vt:i4>
      </vt:variant>
      <vt:variant>
        <vt:i4>5</vt:i4>
      </vt:variant>
      <vt:variant>
        <vt:lpwstr/>
      </vt:variant>
      <vt:variant>
        <vt:lpwstr>_Toc330385354</vt:lpwstr>
      </vt:variant>
      <vt:variant>
        <vt:i4>1507384</vt:i4>
      </vt:variant>
      <vt:variant>
        <vt:i4>185</vt:i4>
      </vt:variant>
      <vt:variant>
        <vt:i4>0</vt:i4>
      </vt:variant>
      <vt:variant>
        <vt:i4>5</vt:i4>
      </vt:variant>
      <vt:variant>
        <vt:lpwstr/>
      </vt:variant>
      <vt:variant>
        <vt:lpwstr>_Toc330385353</vt:lpwstr>
      </vt:variant>
      <vt:variant>
        <vt:i4>1507384</vt:i4>
      </vt:variant>
      <vt:variant>
        <vt:i4>179</vt:i4>
      </vt:variant>
      <vt:variant>
        <vt:i4>0</vt:i4>
      </vt:variant>
      <vt:variant>
        <vt:i4>5</vt:i4>
      </vt:variant>
      <vt:variant>
        <vt:lpwstr/>
      </vt:variant>
      <vt:variant>
        <vt:lpwstr>_Toc330385352</vt:lpwstr>
      </vt:variant>
      <vt:variant>
        <vt:i4>1507384</vt:i4>
      </vt:variant>
      <vt:variant>
        <vt:i4>173</vt:i4>
      </vt:variant>
      <vt:variant>
        <vt:i4>0</vt:i4>
      </vt:variant>
      <vt:variant>
        <vt:i4>5</vt:i4>
      </vt:variant>
      <vt:variant>
        <vt:lpwstr/>
      </vt:variant>
      <vt:variant>
        <vt:lpwstr>_Toc330385351</vt:lpwstr>
      </vt:variant>
      <vt:variant>
        <vt:i4>1507384</vt:i4>
      </vt:variant>
      <vt:variant>
        <vt:i4>167</vt:i4>
      </vt:variant>
      <vt:variant>
        <vt:i4>0</vt:i4>
      </vt:variant>
      <vt:variant>
        <vt:i4>5</vt:i4>
      </vt:variant>
      <vt:variant>
        <vt:lpwstr/>
      </vt:variant>
      <vt:variant>
        <vt:lpwstr>_Toc330385350</vt:lpwstr>
      </vt:variant>
      <vt:variant>
        <vt:i4>1441848</vt:i4>
      </vt:variant>
      <vt:variant>
        <vt:i4>161</vt:i4>
      </vt:variant>
      <vt:variant>
        <vt:i4>0</vt:i4>
      </vt:variant>
      <vt:variant>
        <vt:i4>5</vt:i4>
      </vt:variant>
      <vt:variant>
        <vt:lpwstr/>
      </vt:variant>
      <vt:variant>
        <vt:lpwstr>_Toc330385349</vt:lpwstr>
      </vt:variant>
      <vt:variant>
        <vt:i4>1441848</vt:i4>
      </vt:variant>
      <vt:variant>
        <vt:i4>155</vt:i4>
      </vt:variant>
      <vt:variant>
        <vt:i4>0</vt:i4>
      </vt:variant>
      <vt:variant>
        <vt:i4>5</vt:i4>
      </vt:variant>
      <vt:variant>
        <vt:lpwstr/>
      </vt:variant>
      <vt:variant>
        <vt:lpwstr>_Toc330385348</vt:lpwstr>
      </vt:variant>
      <vt:variant>
        <vt:i4>1441848</vt:i4>
      </vt:variant>
      <vt:variant>
        <vt:i4>149</vt:i4>
      </vt:variant>
      <vt:variant>
        <vt:i4>0</vt:i4>
      </vt:variant>
      <vt:variant>
        <vt:i4>5</vt:i4>
      </vt:variant>
      <vt:variant>
        <vt:lpwstr/>
      </vt:variant>
      <vt:variant>
        <vt:lpwstr>_Toc330385347</vt:lpwstr>
      </vt:variant>
      <vt:variant>
        <vt:i4>1441848</vt:i4>
      </vt:variant>
      <vt:variant>
        <vt:i4>143</vt:i4>
      </vt:variant>
      <vt:variant>
        <vt:i4>0</vt:i4>
      </vt:variant>
      <vt:variant>
        <vt:i4>5</vt:i4>
      </vt:variant>
      <vt:variant>
        <vt:lpwstr/>
      </vt:variant>
      <vt:variant>
        <vt:lpwstr>_Toc330385346</vt:lpwstr>
      </vt:variant>
      <vt:variant>
        <vt:i4>1441848</vt:i4>
      </vt:variant>
      <vt:variant>
        <vt:i4>137</vt:i4>
      </vt:variant>
      <vt:variant>
        <vt:i4>0</vt:i4>
      </vt:variant>
      <vt:variant>
        <vt:i4>5</vt:i4>
      </vt:variant>
      <vt:variant>
        <vt:lpwstr/>
      </vt:variant>
      <vt:variant>
        <vt:lpwstr>_Toc330385345</vt:lpwstr>
      </vt:variant>
      <vt:variant>
        <vt:i4>1441848</vt:i4>
      </vt:variant>
      <vt:variant>
        <vt:i4>131</vt:i4>
      </vt:variant>
      <vt:variant>
        <vt:i4>0</vt:i4>
      </vt:variant>
      <vt:variant>
        <vt:i4>5</vt:i4>
      </vt:variant>
      <vt:variant>
        <vt:lpwstr/>
      </vt:variant>
      <vt:variant>
        <vt:lpwstr>_Toc330385344</vt:lpwstr>
      </vt:variant>
      <vt:variant>
        <vt:i4>1441848</vt:i4>
      </vt:variant>
      <vt:variant>
        <vt:i4>125</vt:i4>
      </vt:variant>
      <vt:variant>
        <vt:i4>0</vt:i4>
      </vt:variant>
      <vt:variant>
        <vt:i4>5</vt:i4>
      </vt:variant>
      <vt:variant>
        <vt:lpwstr/>
      </vt:variant>
      <vt:variant>
        <vt:lpwstr>_Toc330385343</vt:lpwstr>
      </vt:variant>
      <vt:variant>
        <vt:i4>1441848</vt:i4>
      </vt:variant>
      <vt:variant>
        <vt:i4>119</vt:i4>
      </vt:variant>
      <vt:variant>
        <vt:i4>0</vt:i4>
      </vt:variant>
      <vt:variant>
        <vt:i4>5</vt:i4>
      </vt:variant>
      <vt:variant>
        <vt:lpwstr/>
      </vt:variant>
      <vt:variant>
        <vt:lpwstr>_Toc330385342</vt:lpwstr>
      </vt:variant>
      <vt:variant>
        <vt:i4>1441848</vt:i4>
      </vt:variant>
      <vt:variant>
        <vt:i4>113</vt:i4>
      </vt:variant>
      <vt:variant>
        <vt:i4>0</vt:i4>
      </vt:variant>
      <vt:variant>
        <vt:i4>5</vt:i4>
      </vt:variant>
      <vt:variant>
        <vt:lpwstr/>
      </vt:variant>
      <vt:variant>
        <vt:lpwstr>_Toc330385341</vt:lpwstr>
      </vt:variant>
      <vt:variant>
        <vt:i4>1441848</vt:i4>
      </vt:variant>
      <vt:variant>
        <vt:i4>107</vt:i4>
      </vt:variant>
      <vt:variant>
        <vt:i4>0</vt:i4>
      </vt:variant>
      <vt:variant>
        <vt:i4>5</vt:i4>
      </vt:variant>
      <vt:variant>
        <vt:lpwstr/>
      </vt:variant>
      <vt:variant>
        <vt:lpwstr>_Toc330385340</vt:lpwstr>
      </vt:variant>
      <vt:variant>
        <vt:i4>1114168</vt:i4>
      </vt:variant>
      <vt:variant>
        <vt:i4>101</vt:i4>
      </vt:variant>
      <vt:variant>
        <vt:i4>0</vt:i4>
      </vt:variant>
      <vt:variant>
        <vt:i4>5</vt:i4>
      </vt:variant>
      <vt:variant>
        <vt:lpwstr/>
      </vt:variant>
      <vt:variant>
        <vt:lpwstr>_Toc330385339</vt:lpwstr>
      </vt:variant>
      <vt:variant>
        <vt:i4>1114168</vt:i4>
      </vt:variant>
      <vt:variant>
        <vt:i4>95</vt:i4>
      </vt:variant>
      <vt:variant>
        <vt:i4>0</vt:i4>
      </vt:variant>
      <vt:variant>
        <vt:i4>5</vt:i4>
      </vt:variant>
      <vt:variant>
        <vt:lpwstr/>
      </vt:variant>
      <vt:variant>
        <vt:lpwstr>_Toc330385338</vt:lpwstr>
      </vt:variant>
      <vt:variant>
        <vt:i4>1114168</vt:i4>
      </vt:variant>
      <vt:variant>
        <vt:i4>89</vt:i4>
      </vt:variant>
      <vt:variant>
        <vt:i4>0</vt:i4>
      </vt:variant>
      <vt:variant>
        <vt:i4>5</vt:i4>
      </vt:variant>
      <vt:variant>
        <vt:lpwstr/>
      </vt:variant>
      <vt:variant>
        <vt:lpwstr>_Toc330385337</vt:lpwstr>
      </vt:variant>
      <vt:variant>
        <vt:i4>1114168</vt:i4>
      </vt:variant>
      <vt:variant>
        <vt:i4>83</vt:i4>
      </vt:variant>
      <vt:variant>
        <vt:i4>0</vt:i4>
      </vt:variant>
      <vt:variant>
        <vt:i4>5</vt:i4>
      </vt:variant>
      <vt:variant>
        <vt:lpwstr/>
      </vt:variant>
      <vt:variant>
        <vt:lpwstr>_Toc330385336</vt:lpwstr>
      </vt:variant>
      <vt:variant>
        <vt:i4>1114168</vt:i4>
      </vt:variant>
      <vt:variant>
        <vt:i4>77</vt:i4>
      </vt:variant>
      <vt:variant>
        <vt:i4>0</vt:i4>
      </vt:variant>
      <vt:variant>
        <vt:i4>5</vt:i4>
      </vt:variant>
      <vt:variant>
        <vt:lpwstr/>
      </vt:variant>
      <vt:variant>
        <vt:lpwstr>_Toc330385335</vt:lpwstr>
      </vt:variant>
      <vt:variant>
        <vt:i4>1114168</vt:i4>
      </vt:variant>
      <vt:variant>
        <vt:i4>71</vt:i4>
      </vt:variant>
      <vt:variant>
        <vt:i4>0</vt:i4>
      </vt:variant>
      <vt:variant>
        <vt:i4>5</vt:i4>
      </vt:variant>
      <vt:variant>
        <vt:lpwstr/>
      </vt:variant>
      <vt:variant>
        <vt:lpwstr>_Toc330385334</vt:lpwstr>
      </vt:variant>
      <vt:variant>
        <vt:i4>1114168</vt:i4>
      </vt:variant>
      <vt:variant>
        <vt:i4>65</vt:i4>
      </vt:variant>
      <vt:variant>
        <vt:i4>0</vt:i4>
      </vt:variant>
      <vt:variant>
        <vt:i4>5</vt:i4>
      </vt:variant>
      <vt:variant>
        <vt:lpwstr/>
      </vt:variant>
      <vt:variant>
        <vt:lpwstr>_Toc330385333</vt:lpwstr>
      </vt:variant>
      <vt:variant>
        <vt:i4>1114168</vt:i4>
      </vt:variant>
      <vt:variant>
        <vt:i4>59</vt:i4>
      </vt:variant>
      <vt:variant>
        <vt:i4>0</vt:i4>
      </vt:variant>
      <vt:variant>
        <vt:i4>5</vt:i4>
      </vt:variant>
      <vt:variant>
        <vt:lpwstr/>
      </vt:variant>
      <vt:variant>
        <vt:lpwstr>_Toc330385332</vt:lpwstr>
      </vt:variant>
      <vt:variant>
        <vt:i4>1114168</vt:i4>
      </vt:variant>
      <vt:variant>
        <vt:i4>53</vt:i4>
      </vt:variant>
      <vt:variant>
        <vt:i4>0</vt:i4>
      </vt:variant>
      <vt:variant>
        <vt:i4>5</vt:i4>
      </vt:variant>
      <vt:variant>
        <vt:lpwstr/>
      </vt:variant>
      <vt:variant>
        <vt:lpwstr>_Toc330385331</vt:lpwstr>
      </vt:variant>
      <vt:variant>
        <vt:i4>1114168</vt:i4>
      </vt:variant>
      <vt:variant>
        <vt:i4>47</vt:i4>
      </vt:variant>
      <vt:variant>
        <vt:i4>0</vt:i4>
      </vt:variant>
      <vt:variant>
        <vt:i4>5</vt:i4>
      </vt:variant>
      <vt:variant>
        <vt:lpwstr/>
      </vt:variant>
      <vt:variant>
        <vt:lpwstr>_Toc330385330</vt:lpwstr>
      </vt:variant>
      <vt:variant>
        <vt:i4>1048632</vt:i4>
      </vt:variant>
      <vt:variant>
        <vt:i4>41</vt:i4>
      </vt:variant>
      <vt:variant>
        <vt:i4>0</vt:i4>
      </vt:variant>
      <vt:variant>
        <vt:i4>5</vt:i4>
      </vt:variant>
      <vt:variant>
        <vt:lpwstr/>
      </vt:variant>
      <vt:variant>
        <vt:lpwstr>_Toc330385329</vt:lpwstr>
      </vt:variant>
      <vt:variant>
        <vt:i4>1048632</vt:i4>
      </vt:variant>
      <vt:variant>
        <vt:i4>35</vt:i4>
      </vt:variant>
      <vt:variant>
        <vt:i4>0</vt:i4>
      </vt:variant>
      <vt:variant>
        <vt:i4>5</vt:i4>
      </vt:variant>
      <vt:variant>
        <vt:lpwstr/>
      </vt:variant>
      <vt:variant>
        <vt:lpwstr>_Toc330385328</vt:lpwstr>
      </vt:variant>
      <vt:variant>
        <vt:i4>1048632</vt:i4>
      </vt:variant>
      <vt:variant>
        <vt:i4>29</vt:i4>
      </vt:variant>
      <vt:variant>
        <vt:i4>0</vt:i4>
      </vt:variant>
      <vt:variant>
        <vt:i4>5</vt:i4>
      </vt:variant>
      <vt:variant>
        <vt:lpwstr/>
      </vt:variant>
      <vt:variant>
        <vt:lpwstr>_Toc330385327</vt:lpwstr>
      </vt:variant>
      <vt:variant>
        <vt:i4>1048632</vt:i4>
      </vt:variant>
      <vt:variant>
        <vt:i4>23</vt:i4>
      </vt:variant>
      <vt:variant>
        <vt:i4>0</vt:i4>
      </vt:variant>
      <vt:variant>
        <vt:i4>5</vt:i4>
      </vt:variant>
      <vt:variant>
        <vt:lpwstr/>
      </vt:variant>
      <vt:variant>
        <vt:lpwstr>_Toc330385326</vt:lpwstr>
      </vt:variant>
      <vt:variant>
        <vt:i4>1048632</vt:i4>
      </vt:variant>
      <vt:variant>
        <vt:i4>17</vt:i4>
      </vt:variant>
      <vt:variant>
        <vt:i4>0</vt:i4>
      </vt:variant>
      <vt:variant>
        <vt:i4>5</vt:i4>
      </vt:variant>
      <vt:variant>
        <vt:lpwstr/>
      </vt:variant>
      <vt:variant>
        <vt:lpwstr>_Toc330385325</vt:lpwstr>
      </vt:variant>
      <vt:variant>
        <vt:i4>1048632</vt:i4>
      </vt:variant>
      <vt:variant>
        <vt:i4>11</vt:i4>
      </vt:variant>
      <vt:variant>
        <vt:i4>0</vt:i4>
      </vt:variant>
      <vt:variant>
        <vt:i4>5</vt:i4>
      </vt:variant>
      <vt:variant>
        <vt:lpwstr/>
      </vt:variant>
      <vt:variant>
        <vt:lpwstr>_Toc330385324</vt:lpwstr>
      </vt:variant>
      <vt:variant>
        <vt:i4>1048632</vt:i4>
      </vt:variant>
      <vt:variant>
        <vt:i4>5</vt:i4>
      </vt:variant>
      <vt:variant>
        <vt:i4>0</vt:i4>
      </vt:variant>
      <vt:variant>
        <vt:i4>5</vt:i4>
      </vt:variant>
      <vt:variant>
        <vt:lpwstr/>
      </vt:variant>
      <vt:variant>
        <vt:lpwstr>_Toc330385323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DTS-PVS ProductionGuide</dc:title>
  <dc:subject/>
  <dc:creator>CSB</dc:creator>
  <cp:keywords>Production Guide</cp:keywords>
  <dc:description/>
  <cp:lastModifiedBy>Sahu, Priti R</cp:lastModifiedBy>
  <cp:revision>8</cp:revision>
  <cp:lastPrinted>2007-07-27T18:32:00Z</cp:lastPrinted>
  <dcterms:created xsi:type="dcterms:W3CDTF">2013-08-26T19:34:00Z</dcterms:created>
  <dcterms:modified xsi:type="dcterms:W3CDTF">2015-09-16T19:34:00Z</dcterms:modified>
  <cp:contentType>Guide</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Name">
    <vt:lpwstr>&lt;Client Name&gt;</vt:lpwstr>
  </property>
  <property fmtid="{D5CDD505-2E9C-101B-9397-08002B2CF9AE}" pid="3" name="Sector">
    <vt:lpwstr>&lt;Sector (if applicable)&gt;</vt:lpwstr>
  </property>
  <property fmtid="{D5CDD505-2E9C-101B-9397-08002B2CF9AE}" pid="4" name="Component Name">
    <vt:lpwstr>Production Guide</vt:lpwstr>
  </property>
  <property fmtid="{D5CDD505-2E9C-101B-9397-08002B2CF9AE}" pid="5" name="Project Name">
    <vt:lpwstr>&lt;Project Name&gt;</vt:lpwstr>
  </property>
  <property fmtid="{D5CDD505-2E9C-101B-9397-08002B2CF9AE}" pid="6" name="Contract No">
    <vt:lpwstr>&lt;Contract #&gt;</vt:lpwstr>
  </property>
  <property fmtid="{D5CDD505-2E9C-101B-9397-08002B2CF9AE}" pid="7" name="Version Id">
    <vt:lpwstr>&lt;Document Version Id&gt;</vt:lpwstr>
  </property>
  <property fmtid="{D5CDD505-2E9C-101B-9397-08002B2CF9AE}" pid="8" name="Version ID Date">
    <vt:lpwstr>&lt;YYYY-MM-DD&gt;</vt:lpwstr>
  </property>
  <property fmtid="{D5CDD505-2E9C-101B-9397-08002B2CF9AE}" pid="9" name="Document ID">
    <vt:lpwstr>&lt;Document ID&gt;</vt:lpwstr>
  </property>
  <property fmtid="{D5CDD505-2E9C-101B-9397-08002B2CF9AE}" pid="10" name="DLCPolicyLabelValue">
    <vt:lpwstr>Version:{_UIVersionString}</vt:lpwstr>
  </property>
  <property fmtid="{D5CDD505-2E9C-101B-9397-08002B2CF9AE}" pid="11" name="ContentTypeId">
    <vt:lpwstr>0x01010076EA4D2F5F2A4388A94DFBC0EFD183BF00A0267C5502D94FAE8C7F1CD1548DE321007E1FF5CD85FE404AA9E32EDF9036FD10</vt:lpwstr>
  </property>
  <property fmtid="{D5CDD505-2E9C-101B-9397-08002B2CF9AE}" pid="12" name="ContentType">
    <vt:lpwstr>Guide</vt:lpwstr>
  </property>
</Properties>
</file>